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74455" w14:textId="6CDA05C8" w:rsidR="00E16B11" w:rsidRPr="00193049" w:rsidRDefault="00E16B11" w:rsidP="00627601">
      <w:pPr>
        <w:ind w:firstLineChars="0" w:firstLine="0"/>
        <w:jc w:val="both"/>
        <w:rPr>
          <w:rFonts w:eastAsia="黑体" w:cs="Times New Roman"/>
          <w:szCs w:val="28"/>
        </w:rPr>
      </w:pPr>
      <w:r w:rsidRPr="00193049">
        <w:rPr>
          <w:rFonts w:eastAsia="黑体" w:cs="Times New Roman" w:hint="eastAsia"/>
          <w:szCs w:val="28"/>
        </w:rPr>
        <w:t>课题编号：</w:t>
      </w:r>
      <w:r w:rsidRPr="00193049">
        <w:rPr>
          <w:rFonts w:eastAsia="黑体" w:cs="Times New Roman"/>
          <w:szCs w:val="28"/>
        </w:rPr>
        <w:t xml:space="preserve">2024YFB4505105                        </w:t>
      </w:r>
      <w:r w:rsidRPr="00193049">
        <w:rPr>
          <w:rFonts w:eastAsia="黑体" w:cs="Times New Roman" w:hint="eastAsia"/>
          <w:szCs w:val="28"/>
        </w:rPr>
        <w:t>密级：公开</w:t>
      </w:r>
    </w:p>
    <w:p w14:paraId="63DBCCB6" w14:textId="77777777" w:rsidR="00677DB3" w:rsidRPr="00193049" w:rsidRDefault="00677DB3">
      <w:pPr>
        <w:ind w:firstLine="560"/>
        <w:jc w:val="both"/>
        <w:rPr>
          <w:rFonts w:eastAsia="黑体" w:cs="Times New Roman"/>
          <w:szCs w:val="28"/>
          <w:rPrChange w:id="0" w:author="zhouyou" w:date="2025-04-18T16:48:00Z">
            <w:rPr>
              <w:rFonts w:ascii="黑体" w:eastAsia="黑体" w:hAnsi="黑体"/>
              <w:szCs w:val="28"/>
            </w:rPr>
          </w:rPrChange>
        </w:rPr>
        <w:pPrChange w:id="1" w:author="zhouyou" w:date="2025-04-18T16:45:00Z">
          <w:pPr>
            <w:ind w:firstLine="560"/>
            <w:jc w:val="center"/>
          </w:pPr>
        </w:pPrChange>
      </w:pPr>
    </w:p>
    <w:p w14:paraId="02494D0B" w14:textId="77777777" w:rsidR="00677DB3" w:rsidRPr="00193049" w:rsidRDefault="00677DB3">
      <w:pPr>
        <w:ind w:firstLine="560"/>
        <w:jc w:val="both"/>
        <w:rPr>
          <w:rFonts w:eastAsia="黑体" w:cs="Times New Roman"/>
          <w:szCs w:val="28"/>
          <w:rPrChange w:id="2" w:author="zhouyou" w:date="2025-04-18T16:48:00Z">
            <w:rPr>
              <w:rFonts w:ascii="黑体" w:eastAsia="黑体" w:hAnsi="黑体"/>
              <w:szCs w:val="28"/>
            </w:rPr>
          </w:rPrChange>
        </w:rPr>
        <w:pPrChange w:id="3" w:author="zhouyou" w:date="2025-04-18T16:45:00Z">
          <w:pPr>
            <w:ind w:firstLine="560"/>
            <w:jc w:val="center"/>
          </w:pPr>
        </w:pPrChange>
      </w:pPr>
    </w:p>
    <w:p w14:paraId="511D5A30" w14:textId="77777777" w:rsidR="00677DB3" w:rsidRPr="00193049" w:rsidRDefault="00677DB3">
      <w:pPr>
        <w:ind w:firstLine="560"/>
        <w:jc w:val="both"/>
        <w:rPr>
          <w:rFonts w:eastAsia="黑体" w:cs="Times New Roman"/>
          <w:szCs w:val="28"/>
          <w:rPrChange w:id="4" w:author="zhouyou" w:date="2025-04-18T16:48:00Z">
            <w:rPr>
              <w:rFonts w:ascii="黑体" w:eastAsia="黑体" w:hAnsi="黑体"/>
              <w:szCs w:val="28"/>
            </w:rPr>
          </w:rPrChange>
        </w:rPr>
        <w:pPrChange w:id="5" w:author="zhouyou" w:date="2025-04-18T16:45:00Z">
          <w:pPr>
            <w:ind w:firstLine="560"/>
            <w:jc w:val="center"/>
          </w:pPr>
        </w:pPrChange>
      </w:pPr>
    </w:p>
    <w:p w14:paraId="6E19D04F" w14:textId="77777777" w:rsidR="00677DB3" w:rsidRPr="00193049" w:rsidRDefault="00677DB3">
      <w:pPr>
        <w:ind w:firstLine="560"/>
        <w:jc w:val="both"/>
        <w:rPr>
          <w:rFonts w:eastAsia="黑体" w:cs="Times New Roman"/>
          <w:szCs w:val="28"/>
          <w:rPrChange w:id="6" w:author="zhouyou" w:date="2025-04-18T16:48:00Z">
            <w:rPr>
              <w:rFonts w:ascii="黑体" w:eastAsia="黑体" w:hAnsi="黑体"/>
              <w:szCs w:val="28"/>
            </w:rPr>
          </w:rPrChange>
        </w:rPr>
        <w:pPrChange w:id="7" w:author="zhouyou" w:date="2025-04-18T16:45:00Z">
          <w:pPr>
            <w:ind w:firstLine="560"/>
            <w:jc w:val="center"/>
          </w:pPr>
        </w:pPrChange>
      </w:pPr>
    </w:p>
    <w:p w14:paraId="47834067" w14:textId="77777777" w:rsidR="00E16B11" w:rsidRPr="00193049" w:rsidRDefault="00E16B11">
      <w:pPr>
        <w:ind w:firstLine="800"/>
        <w:jc w:val="center"/>
        <w:rPr>
          <w:rFonts w:eastAsia="黑体" w:cs="Times New Roman"/>
          <w:sz w:val="40"/>
          <w:szCs w:val="32"/>
        </w:rPr>
      </w:pPr>
      <w:r w:rsidRPr="00193049">
        <w:rPr>
          <w:rFonts w:eastAsia="黑体" w:cs="Times New Roman" w:hint="eastAsia"/>
          <w:sz w:val="40"/>
          <w:szCs w:val="32"/>
        </w:rPr>
        <w:t>国家重点研发计划重点专项</w:t>
      </w:r>
    </w:p>
    <w:p w14:paraId="114A83CA" w14:textId="77777777" w:rsidR="00E16B11" w:rsidRPr="00193049" w:rsidRDefault="00E16B11">
      <w:pPr>
        <w:ind w:firstLine="800"/>
        <w:jc w:val="center"/>
        <w:rPr>
          <w:rFonts w:eastAsia="黑体" w:cs="Times New Roman"/>
          <w:sz w:val="40"/>
          <w:szCs w:val="32"/>
        </w:rPr>
      </w:pPr>
      <w:r w:rsidRPr="00193049">
        <w:rPr>
          <w:rFonts w:eastAsia="黑体" w:cs="Times New Roman" w:hint="eastAsia"/>
          <w:sz w:val="40"/>
          <w:szCs w:val="32"/>
        </w:rPr>
        <w:t>课题实施方案</w:t>
      </w:r>
    </w:p>
    <w:p w14:paraId="723DD5DE" w14:textId="77777777" w:rsidR="00677DB3" w:rsidRPr="00885D23" w:rsidRDefault="00677DB3">
      <w:pPr>
        <w:ind w:firstLine="560"/>
        <w:jc w:val="both"/>
        <w:rPr>
          <w:rFonts w:cs="Times New Roman"/>
          <w:szCs w:val="28"/>
        </w:rPr>
        <w:pPrChange w:id="8" w:author="zhouyou" w:date="2025-04-18T16:45:00Z">
          <w:pPr>
            <w:ind w:firstLine="560"/>
          </w:pPr>
        </w:pPrChange>
      </w:pPr>
    </w:p>
    <w:p w14:paraId="49428E66" w14:textId="77777777" w:rsidR="00677DB3" w:rsidRPr="00193049" w:rsidRDefault="00677DB3">
      <w:pPr>
        <w:ind w:firstLine="560"/>
        <w:jc w:val="both"/>
        <w:rPr>
          <w:rFonts w:cs="Times New Roman"/>
          <w:szCs w:val="28"/>
          <w:rPrChange w:id="9" w:author="zhouyou" w:date="2025-04-18T16:48:00Z">
            <w:rPr>
              <w:szCs w:val="28"/>
            </w:rPr>
          </w:rPrChange>
        </w:rPr>
        <w:pPrChange w:id="10" w:author="zhouyou" w:date="2025-04-18T16:45:00Z">
          <w:pPr>
            <w:ind w:firstLine="560"/>
          </w:pPr>
        </w:pPrChange>
      </w:pPr>
    </w:p>
    <w:p w14:paraId="195DB680" w14:textId="77777777" w:rsidR="00677DB3" w:rsidRPr="00193049" w:rsidRDefault="00677DB3">
      <w:pPr>
        <w:ind w:firstLine="560"/>
        <w:jc w:val="both"/>
        <w:rPr>
          <w:rFonts w:cs="Times New Roman"/>
          <w:szCs w:val="28"/>
          <w:rPrChange w:id="11" w:author="zhouyou" w:date="2025-04-18T16:48:00Z">
            <w:rPr>
              <w:szCs w:val="28"/>
            </w:rPr>
          </w:rPrChange>
        </w:rPr>
        <w:pPrChange w:id="12" w:author="zhouyou" w:date="2025-04-18T16:45:00Z">
          <w:pPr>
            <w:ind w:firstLine="560"/>
          </w:pPr>
        </w:pPrChange>
      </w:pPr>
    </w:p>
    <w:p w14:paraId="3B2EFF01" w14:textId="77777777" w:rsidR="00677DB3" w:rsidRPr="00193049" w:rsidRDefault="00677DB3">
      <w:pPr>
        <w:ind w:firstLine="560"/>
        <w:jc w:val="both"/>
        <w:rPr>
          <w:rFonts w:cs="Times New Roman"/>
          <w:szCs w:val="28"/>
          <w:rPrChange w:id="13" w:author="zhouyou" w:date="2025-04-18T16:48:00Z">
            <w:rPr>
              <w:szCs w:val="28"/>
            </w:rPr>
          </w:rPrChange>
        </w:rPr>
        <w:pPrChange w:id="14" w:author="zhouyou" w:date="2025-04-18T16:45:00Z">
          <w:pPr>
            <w:ind w:firstLine="560"/>
          </w:pPr>
        </w:pPrChange>
      </w:pPr>
    </w:p>
    <w:p w14:paraId="14F98D2D" w14:textId="78FE5792" w:rsidR="00677DB3" w:rsidRPr="00193049" w:rsidRDefault="003101FD">
      <w:pPr>
        <w:ind w:leftChars="200" w:left="3640" w:hangingChars="1100" w:hanging="3080"/>
        <w:jc w:val="both"/>
        <w:rPr>
          <w:rFonts w:cs="Times New Roman"/>
          <w:szCs w:val="28"/>
          <w:u w:val="single"/>
          <w:rPrChange w:id="15" w:author="zhouyou" w:date="2025-04-18T16:48:00Z">
            <w:rPr>
              <w:szCs w:val="28"/>
              <w:u w:val="single"/>
            </w:rPr>
          </w:rPrChange>
        </w:rPr>
        <w:pPrChange w:id="16" w:author="zhouyou" w:date="2025-04-18T16:45:00Z">
          <w:pPr>
            <w:ind w:leftChars="200" w:left="3640" w:hangingChars="1100" w:hanging="3080"/>
          </w:pPr>
        </w:pPrChange>
      </w:pPr>
      <w:r w:rsidRPr="00193049">
        <w:rPr>
          <w:rFonts w:cs="Times New Roman" w:hint="eastAsia"/>
          <w:szCs w:val="28"/>
          <w:rPrChange w:id="17" w:author="zhouyou" w:date="2025-04-18T16:48:00Z">
            <w:rPr>
              <w:rFonts w:hint="eastAsia"/>
              <w:szCs w:val="28"/>
            </w:rPr>
          </w:rPrChange>
        </w:rPr>
        <w:t>课题名称：</w:t>
      </w:r>
      <w:r w:rsidR="004A4D71" w:rsidRPr="00193049">
        <w:rPr>
          <w:rFonts w:cs="Times New Roman"/>
          <w:szCs w:val="28"/>
          <w:rPrChange w:id="18" w:author="zhouyou" w:date="2025-04-18T16:48:00Z">
            <w:rPr>
              <w:szCs w:val="28"/>
            </w:rPr>
          </w:rPrChange>
        </w:rPr>
        <w:t xml:space="preserve">        </w:t>
      </w:r>
      <w:r w:rsidR="00253AC2" w:rsidRPr="00193049">
        <w:rPr>
          <w:rFonts w:cs="Times New Roman"/>
          <w:szCs w:val="28"/>
          <w:rPrChange w:id="19" w:author="zhouyou" w:date="2025-04-18T16:48:00Z">
            <w:rPr>
              <w:szCs w:val="28"/>
            </w:rPr>
          </w:rPrChange>
        </w:rPr>
        <w:t xml:space="preserve"> </w:t>
      </w:r>
      <w:r w:rsidR="004A4D71" w:rsidRPr="00193049">
        <w:rPr>
          <w:rFonts w:cs="Times New Roman"/>
          <w:szCs w:val="28"/>
          <w:rPrChange w:id="20" w:author="zhouyou" w:date="2025-04-18T16:48:00Z">
            <w:rPr>
              <w:szCs w:val="28"/>
            </w:rPr>
          </w:rPrChange>
        </w:rPr>
        <w:t xml:space="preserve"> </w:t>
      </w:r>
      <w:r w:rsidR="001415CF" w:rsidRPr="00193049">
        <w:rPr>
          <w:rFonts w:cs="Times New Roman"/>
          <w:szCs w:val="28"/>
          <w:rPrChange w:id="21" w:author="zhouyou" w:date="2025-04-18T16:48:00Z">
            <w:rPr>
              <w:szCs w:val="28"/>
            </w:rPr>
          </w:rPrChange>
        </w:rPr>
        <w:t xml:space="preserve"> </w:t>
      </w:r>
      <w:r w:rsidR="00253AC2" w:rsidRPr="00193049">
        <w:rPr>
          <w:rFonts w:cs="Times New Roman"/>
          <w:szCs w:val="28"/>
          <w:u w:val="single"/>
          <w:rPrChange w:id="22" w:author="zhouyou" w:date="2025-04-18T16:48:00Z">
            <w:rPr>
              <w:szCs w:val="28"/>
              <w:u w:val="single"/>
            </w:rPr>
          </w:rPrChange>
        </w:rPr>
        <w:t xml:space="preserve"> </w:t>
      </w:r>
      <w:r w:rsidRPr="00193049">
        <w:rPr>
          <w:rFonts w:cs="Times New Roman"/>
          <w:szCs w:val="28"/>
          <w:u w:val="single"/>
          <w:rPrChange w:id="23" w:author="zhouyou" w:date="2025-04-18T16:48:00Z">
            <w:rPr>
              <w:rFonts w:ascii="仿宋" w:hAnsi="仿宋"/>
              <w:szCs w:val="28"/>
              <w:u w:val="single"/>
            </w:rPr>
          </w:rPrChange>
        </w:rPr>
        <w:t xml:space="preserve">ZB </w:t>
      </w:r>
      <w:r w:rsidRPr="00193049">
        <w:rPr>
          <w:rFonts w:cs="Times New Roman" w:hint="eastAsia"/>
          <w:szCs w:val="28"/>
          <w:u w:val="single"/>
          <w:rPrChange w:id="24" w:author="zhouyou" w:date="2025-04-18T16:48:00Z">
            <w:rPr>
              <w:rFonts w:ascii="仿宋" w:hAnsi="仿宋" w:hint="eastAsia"/>
              <w:szCs w:val="28"/>
              <w:u w:val="single"/>
            </w:rPr>
          </w:rPrChange>
        </w:rPr>
        <w:t>级</w:t>
      </w:r>
      <w:r w:rsidRPr="00885D23">
        <w:rPr>
          <w:rFonts w:cs="Times New Roman" w:hint="eastAsia"/>
          <w:szCs w:val="28"/>
          <w:u w:val="single"/>
        </w:rPr>
        <w:t>海量</w:t>
      </w:r>
      <w:proofErr w:type="gramStart"/>
      <w:r w:rsidRPr="00885D23">
        <w:rPr>
          <w:rFonts w:cs="Times New Roman" w:hint="eastAsia"/>
          <w:szCs w:val="28"/>
          <w:u w:val="single"/>
        </w:rPr>
        <w:t>冷数据</w:t>
      </w:r>
      <w:proofErr w:type="gramEnd"/>
      <w:r w:rsidRPr="00885D23">
        <w:rPr>
          <w:rFonts w:cs="Times New Roman" w:hint="eastAsia"/>
          <w:szCs w:val="28"/>
          <w:u w:val="single"/>
        </w:rPr>
        <w:t>存储架构及高效存储管理系统</w:t>
      </w:r>
      <w:r w:rsidRPr="00193049">
        <w:rPr>
          <w:rFonts w:cs="Times New Roman"/>
          <w:szCs w:val="28"/>
          <w:u w:val="single"/>
          <w:rPrChange w:id="25" w:author="zhouyou" w:date="2025-04-18T16:48:00Z">
            <w:rPr>
              <w:szCs w:val="28"/>
              <w:u w:val="single"/>
            </w:rPr>
          </w:rPrChange>
        </w:rPr>
        <w:t xml:space="preserve">   </w:t>
      </w:r>
      <w:r w:rsidR="00253AC2" w:rsidRPr="00193049">
        <w:rPr>
          <w:rFonts w:cs="Times New Roman"/>
          <w:szCs w:val="28"/>
          <w:u w:val="single"/>
          <w:rPrChange w:id="26" w:author="zhouyou" w:date="2025-04-18T16:48:00Z">
            <w:rPr>
              <w:szCs w:val="28"/>
              <w:u w:val="single"/>
            </w:rPr>
          </w:rPrChange>
        </w:rPr>
        <w:t xml:space="preserve">             </w:t>
      </w:r>
      <w:r w:rsidRPr="00193049">
        <w:rPr>
          <w:rFonts w:cs="Times New Roman"/>
          <w:szCs w:val="28"/>
          <w:u w:val="single"/>
          <w:rPrChange w:id="27" w:author="zhouyou" w:date="2025-04-18T16:48:00Z">
            <w:rPr>
              <w:szCs w:val="28"/>
              <w:u w:val="single"/>
            </w:rPr>
          </w:rPrChange>
        </w:rPr>
        <w:t xml:space="preserve">          </w:t>
      </w:r>
    </w:p>
    <w:p w14:paraId="44A9B996" w14:textId="77777777" w:rsidR="00677DB3" w:rsidRPr="00193049" w:rsidRDefault="003101FD">
      <w:pPr>
        <w:ind w:firstLine="560"/>
        <w:jc w:val="both"/>
        <w:rPr>
          <w:rFonts w:cs="Times New Roman"/>
          <w:szCs w:val="28"/>
          <w:u w:val="single"/>
          <w:rPrChange w:id="28" w:author="zhouyou" w:date="2025-04-18T16:48:00Z">
            <w:rPr>
              <w:szCs w:val="28"/>
              <w:u w:val="single"/>
            </w:rPr>
          </w:rPrChange>
        </w:rPr>
        <w:pPrChange w:id="29" w:author="zhouyou" w:date="2025-04-18T16:45:00Z">
          <w:pPr>
            <w:ind w:firstLine="560"/>
          </w:pPr>
        </w:pPrChange>
      </w:pPr>
      <w:r w:rsidRPr="00193049">
        <w:rPr>
          <w:rFonts w:cs="Times New Roman" w:hint="eastAsia"/>
          <w:szCs w:val="28"/>
          <w:rPrChange w:id="30" w:author="zhouyou" w:date="2025-04-18T16:48:00Z">
            <w:rPr>
              <w:rFonts w:hint="eastAsia"/>
              <w:szCs w:val="28"/>
            </w:rPr>
          </w:rPrChange>
        </w:rPr>
        <w:t>课题牵头单位（盖章）：</w:t>
      </w:r>
      <w:r w:rsidRPr="00193049">
        <w:rPr>
          <w:rFonts w:cs="Times New Roman"/>
          <w:szCs w:val="28"/>
          <w:u w:val="single"/>
          <w:rPrChange w:id="31" w:author="zhouyou" w:date="2025-04-18T16:48:00Z">
            <w:rPr>
              <w:szCs w:val="28"/>
              <w:u w:val="single"/>
            </w:rPr>
          </w:rPrChange>
        </w:rPr>
        <w:t xml:space="preserve">        </w:t>
      </w:r>
      <w:r w:rsidRPr="00193049">
        <w:rPr>
          <w:rFonts w:cs="Times New Roman" w:hint="eastAsia"/>
          <w:szCs w:val="28"/>
          <w:u w:val="single"/>
          <w:rPrChange w:id="32" w:author="zhouyou" w:date="2025-04-18T16:48:00Z">
            <w:rPr>
              <w:rFonts w:hint="eastAsia"/>
              <w:szCs w:val="28"/>
              <w:u w:val="single"/>
            </w:rPr>
          </w:rPrChange>
        </w:rPr>
        <w:t>华中科技大学</w:t>
      </w:r>
      <w:r w:rsidRPr="00193049">
        <w:rPr>
          <w:rFonts w:cs="Times New Roman"/>
          <w:szCs w:val="28"/>
          <w:u w:val="single"/>
          <w:rPrChange w:id="33" w:author="zhouyou" w:date="2025-04-18T16:48:00Z">
            <w:rPr>
              <w:szCs w:val="28"/>
              <w:u w:val="single"/>
            </w:rPr>
          </w:rPrChange>
        </w:rPr>
        <w:t xml:space="preserve">                       </w:t>
      </w:r>
    </w:p>
    <w:p w14:paraId="3E4178D9" w14:textId="5DF47C51" w:rsidR="00677DB3" w:rsidRPr="00193049" w:rsidRDefault="003101FD">
      <w:pPr>
        <w:ind w:firstLine="560"/>
        <w:jc w:val="both"/>
        <w:rPr>
          <w:rFonts w:cs="Times New Roman"/>
          <w:szCs w:val="28"/>
          <w:rPrChange w:id="34" w:author="zhouyou" w:date="2025-04-18T16:48:00Z">
            <w:rPr>
              <w:szCs w:val="28"/>
            </w:rPr>
          </w:rPrChange>
        </w:rPr>
        <w:pPrChange w:id="35" w:author="zhouyou" w:date="2025-04-18T16:45:00Z">
          <w:pPr>
            <w:ind w:firstLine="560"/>
          </w:pPr>
        </w:pPrChange>
      </w:pPr>
      <w:r w:rsidRPr="00193049">
        <w:rPr>
          <w:rFonts w:cs="Times New Roman" w:hint="eastAsia"/>
          <w:szCs w:val="28"/>
          <w:rPrChange w:id="36" w:author="zhouyou" w:date="2025-04-18T16:48:00Z">
            <w:rPr>
              <w:rFonts w:hint="eastAsia"/>
              <w:szCs w:val="28"/>
            </w:rPr>
          </w:rPrChange>
        </w:rPr>
        <w:t>课题负责人（签字）：</w:t>
      </w:r>
      <w:r w:rsidRPr="00193049">
        <w:rPr>
          <w:rFonts w:cs="Times New Roman"/>
          <w:szCs w:val="28"/>
          <w:rPrChange w:id="37" w:author="zhouyou" w:date="2025-04-18T16:48:00Z">
            <w:rPr>
              <w:szCs w:val="28"/>
            </w:rPr>
          </w:rPrChange>
        </w:rPr>
        <w:t xml:space="preserve"> </w:t>
      </w:r>
      <w:r w:rsidR="00253AC2" w:rsidRPr="00193049">
        <w:rPr>
          <w:rFonts w:cs="Times New Roman"/>
          <w:szCs w:val="28"/>
          <w:rPrChange w:id="38" w:author="zhouyou" w:date="2025-04-18T16:48:00Z">
            <w:rPr>
              <w:szCs w:val="28"/>
            </w:rPr>
          </w:rPrChange>
        </w:rPr>
        <w:t xml:space="preserve"> </w:t>
      </w:r>
      <w:r w:rsidRPr="00193049">
        <w:rPr>
          <w:rFonts w:cs="Times New Roman"/>
          <w:szCs w:val="28"/>
          <w:u w:val="single"/>
          <w:rPrChange w:id="39" w:author="zhouyou" w:date="2025-04-18T16:48:00Z">
            <w:rPr>
              <w:szCs w:val="28"/>
              <w:u w:val="single"/>
            </w:rPr>
          </w:rPrChange>
        </w:rPr>
        <w:t xml:space="preserve">        </w:t>
      </w:r>
      <w:r w:rsidR="00D5248D" w:rsidRPr="00193049">
        <w:rPr>
          <w:rFonts w:cs="Times New Roman"/>
          <w:szCs w:val="28"/>
          <w:u w:val="single"/>
          <w:rPrChange w:id="40" w:author="zhouyou" w:date="2025-04-18T16:48:00Z">
            <w:rPr>
              <w:szCs w:val="28"/>
              <w:u w:val="single"/>
            </w:rPr>
          </w:rPrChange>
        </w:rPr>
        <w:t xml:space="preserve">   </w:t>
      </w:r>
      <w:r w:rsidRPr="00193049">
        <w:rPr>
          <w:rFonts w:cs="Times New Roman"/>
          <w:szCs w:val="28"/>
          <w:u w:val="single"/>
          <w:rPrChange w:id="41" w:author="zhouyou" w:date="2025-04-18T16:48:00Z">
            <w:rPr>
              <w:szCs w:val="28"/>
              <w:u w:val="single"/>
            </w:rPr>
          </w:rPrChange>
        </w:rPr>
        <w:t xml:space="preserve"> </w:t>
      </w:r>
      <w:r w:rsidRPr="00193049">
        <w:rPr>
          <w:rFonts w:cs="Times New Roman" w:hint="eastAsia"/>
          <w:szCs w:val="28"/>
          <w:u w:val="single"/>
          <w:rPrChange w:id="42" w:author="zhouyou" w:date="2025-04-18T16:48:00Z">
            <w:rPr>
              <w:rFonts w:hint="eastAsia"/>
              <w:szCs w:val="28"/>
              <w:u w:val="single"/>
            </w:rPr>
          </w:rPrChange>
        </w:rPr>
        <w:t>曹强</w:t>
      </w:r>
      <w:r w:rsidRPr="00193049">
        <w:rPr>
          <w:rFonts w:cs="Times New Roman"/>
          <w:szCs w:val="28"/>
          <w:u w:val="single"/>
          <w:rPrChange w:id="43" w:author="zhouyou" w:date="2025-04-18T16:48:00Z">
            <w:rPr>
              <w:szCs w:val="28"/>
              <w:u w:val="single"/>
            </w:rPr>
          </w:rPrChange>
        </w:rPr>
        <w:t xml:space="preserve">  </w:t>
      </w:r>
      <w:r w:rsidR="00D5248D" w:rsidRPr="00193049">
        <w:rPr>
          <w:rFonts w:cs="Times New Roman"/>
          <w:szCs w:val="28"/>
          <w:u w:val="single"/>
          <w:rPrChange w:id="44" w:author="zhouyou" w:date="2025-04-18T16:48:00Z">
            <w:rPr>
              <w:szCs w:val="28"/>
              <w:u w:val="single"/>
            </w:rPr>
          </w:rPrChange>
        </w:rPr>
        <w:t xml:space="preserve"> </w:t>
      </w:r>
      <w:r w:rsidRPr="00193049">
        <w:rPr>
          <w:rFonts w:cs="Times New Roman"/>
          <w:szCs w:val="28"/>
          <w:u w:val="single"/>
          <w:rPrChange w:id="45" w:author="zhouyou" w:date="2025-04-18T16:48:00Z">
            <w:rPr>
              <w:szCs w:val="28"/>
              <w:u w:val="single"/>
            </w:rPr>
          </w:rPrChange>
        </w:rPr>
        <w:t xml:space="preserve">                </w:t>
      </w:r>
    </w:p>
    <w:p w14:paraId="23313CD7" w14:textId="68CE2CCF" w:rsidR="00E16B11" w:rsidRPr="00193049" w:rsidRDefault="00E16B11">
      <w:pPr>
        <w:ind w:firstLine="560"/>
        <w:jc w:val="both"/>
        <w:rPr>
          <w:rFonts w:cs="Times New Roman"/>
          <w:szCs w:val="28"/>
          <w:u w:val="single"/>
        </w:rPr>
        <w:pPrChange w:id="46" w:author="zhouyou" w:date="2025-04-18T16:45:00Z">
          <w:pPr>
            <w:ind w:firstLine="560"/>
          </w:pPr>
        </w:pPrChange>
      </w:pPr>
      <w:r w:rsidRPr="00193049">
        <w:rPr>
          <w:rFonts w:cs="Times New Roman" w:hint="eastAsia"/>
          <w:szCs w:val="28"/>
        </w:rPr>
        <w:t>所属专项：</w:t>
      </w:r>
      <w:r w:rsidRPr="00193049">
        <w:rPr>
          <w:rFonts w:cs="Times New Roman"/>
          <w:szCs w:val="28"/>
        </w:rPr>
        <w:t xml:space="preserve">           </w:t>
      </w:r>
      <w:r w:rsidRPr="00193049">
        <w:rPr>
          <w:rFonts w:cs="Times New Roman" w:hint="eastAsia"/>
          <w:szCs w:val="28"/>
          <w:u w:val="single"/>
        </w:rPr>
        <w:t>面向低成本超长数据保存的多维光盘</w:t>
      </w:r>
      <w:r w:rsidRPr="00193049">
        <w:rPr>
          <w:rFonts w:cs="Times New Roman"/>
          <w:szCs w:val="28"/>
          <w:u w:val="single"/>
        </w:rPr>
        <w:t xml:space="preserve">  </w:t>
      </w:r>
    </w:p>
    <w:p w14:paraId="2FCFC110" w14:textId="445D6656" w:rsidR="00E16B11" w:rsidRPr="00193049" w:rsidRDefault="00E16B11">
      <w:pPr>
        <w:ind w:left="2240" w:firstLineChars="450" w:firstLine="1260"/>
        <w:jc w:val="both"/>
        <w:rPr>
          <w:rFonts w:cs="Times New Roman"/>
          <w:szCs w:val="28"/>
          <w:u w:val="single"/>
        </w:rPr>
        <w:pPrChange w:id="47" w:author="zhouyou" w:date="2025-04-18T16:45:00Z">
          <w:pPr>
            <w:ind w:left="2240" w:firstLineChars="450" w:firstLine="1260"/>
          </w:pPr>
        </w:pPrChange>
      </w:pPr>
      <w:r w:rsidRPr="00193049">
        <w:rPr>
          <w:rFonts w:cs="Times New Roman" w:hint="eastAsia"/>
          <w:szCs w:val="28"/>
          <w:u w:val="single"/>
        </w:rPr>
        <w:t>设备及系统</w:t>
      </w:r>
      <w:r w:rsidRPr="00193049">
        <w:rPr>
          <w:rFonts w:cs="Times New Roman"/>
          <w:szCs w:val="28"/>
          <w:u w:val="single"/>
        </w:rPr>
        <w:t xml:space="preserve">                        </w:t>
      </w:r>
    </w:p>
    <w:p w14:paraId="749521AA" w14:textId="56152B05" w:rsidR="00677DB3" w:rsidRPr="00193049" w:rsidRDefault="003101FD">
      <w:pPr>
        <w:ind w:firstLine="560"/>
        <w:jc w:val="both"/>
        <w:rPr>
          <w:rFonts w:cs="Times New Roman"/>
          <w:szCs w:val="28"/>
          <w:rPrChange w:id="48" w:author="zhouyou" w:date="2025-04-18T16:48:00Z">
            <w:rPr>
              <w:szCs w:val="28"/>
            </w:rPr>
          </w:rPrChange>
        </w:rPr>
        <w:pPrChange w:id="49" w:author="zhouyou" w:date="2025-04-18T16:45:00Z">
          <w:pPr>
            <w:ind w:firstLine="560"/>
          </w:pPr>
        </w:pPrChange>
      </w:pPr>
      <w:r w:rsidRPr="00885D23">
        <w:rPr>
          <w:rFonts w:cs="Times New Roman" w:hint="eastAsia"/>
          <w:szCs w:val="28"/>
        </w:rPr>
        <w:t>执行期限：</w:t>
      </w:r>
      <w:r w:rsidRPr="00193049">
        <w:rPr>
          <w:rFonts w:cs="Times New Roman"/>
          <w:szCs w:val="28"/>
          <w:rPrChange w:id="50" w:author="zhouyou" w:date="2025-04-18T16:48:00Z">
            <w:rPr>
              <w:szCs w:val="28"/>
            </w:rPr>
          </w:rPrChange>
        </w:rPr>
        <w:t xml:space="preserve">         </w:t>
      </w:r>
      <w:r w:rsidR="001415CF" w:rsidRPr="00193049">
        <w:rPr>
          <w:rFonts w:cs="Times New Roman"/>
          <w:szCs w:val="28"/>
          <w:rPrChange w:id="51" w:author="zhouyou" w:date="2025-04-18T16:48:00Z">
            <w:rPr>
              <w:szCs w:val="28"/>
            </w:rPr>
          </w:rPrChange>
        </w:rPr>
        <w:t xml:space="preserve">  </w:t>
      </w:r>
      <w:r w:rsidRPr="00193049">
        <w:rPr>
          <w:rFonts w:cs="Times New Roman"/>
          <w:szCs w:val="28"/>
          <w:u w:val="single"/>
          <w:rPrChange w:id="52" w:author="zhouyou" w:date="2025-04-18T16:48:00Z">
            <w:rPr>
              <w:szCs w:val="28"/>
              <w:u w:val="single"/>
            </w:rPr>
          </w:rPrChange>
        </w:rPr>
        <w:t xml:space="preserve">  </w:t>
      </w:r>
      <w:r w:rsidR="00E16B11" w:rsidRPr="00193049">
        <w:rPr>
          <w:rFonts w:cs="Times New Roman"/>
          <w:szCs w:val="28"/>
          <w:u w:val="single"/>
          <w:rPrChange w:id="53" w:author="zhouyou" w:date="2025-04-18T16:48:00Z">
            <w:rPr>
              <w:szCs w:val="28"/>
              <w:u w:val="single"/>
            </w:rPr>
          </w:rPrChange>
        </w:rPr>
        <w:t xml:space="preserve"> </w:t>
      </w:r>
      <w:r w:rsidRPr="00193049">
        <w:rPr>
          <w:rFonts w:cs="Times New Roman"/>
          <w:szCs w:val="28"/>
          <w:u w:val="single"/>
        </w:rPr>
        <w:t>2024</w:t>
      </w:r>
      <w:r w:rsidRPr="00193049">
        <w:rPr>
          <w:rFonts w:cs="Times New Roman" w:hint="eastAsia"/>
          <w:szCs w:val="28"/>
          <w:u w:val="single"/>
        </w:rPr>
        <w:t>年</w:t>
      </w:r>
      <w:r w:rsidRPr="00193049">
        <w:rPr>
          <w:rFonts w:cs="Times New Roman"/>
          <w:szCs w:val="28"/>
          <w:u w:val="single"/>
        </w:rPr>
        <w:t>12</w:t>
      </w:r>
      <w:r w:rsidRPr="00193049">
        <w:rPr>
          <w:rFonts w:cs="Times New Roman" w:hint="eastAsia"/>
          <w:szCs w:val="28"/>
          <w:u w:val="single"/>
        </w:rPr>
        <w:t>月</w:t>
      </w:r>
      <w:r w:rsidRPr="00193049">
        <w:rPr>
          <w:rFonts w:cs="Times New Roman"/>
          <w:szCs w:val="28"/>
          <w:u w:val="single"/>
        </w:rPr>
        <w:t xml:space="preserve"> </w:t>
      </w:r>
      <w:r w:rsidRPr="00193049">
        <w:rPr>
          <w:rFonts w:cs="Times New Roman" w:hint="eastAsia"/>
          <w:szCs w:val="28"/>
          <w:u w:val="single"/>
        </w:rPr>
        <w:t>至</w:t>
      </w:r>
      <w:r w:rsidRPr="00193049">
        <w:rPr>
          <w:rFonts w:cs="Times New Roman"/>
          <w:szCs w:val="28"/>
          <w:u w:val="single"/>
        </w:rPr>
        <w:t xml:space="preserve"> 2027</w:t>
      </w:r>
      <w:r w:rsidRPr="00193049">
        <w:rPr>
          <w:rFonts w:cs="Times New Roman" w:hint="eastAsia"/>
          <w:szCs w:val="28"/>
          <w:u w:val="single"/>
        </w:rPr>
        <w:t>年</w:t>
      </w:r>
      <w:r w:rsidRPr="00193049">
        <w:rPr>
          <w:rFonts w:cs="Times New Roman"/>
          <w:szCs w:val="28"/>
          <w:u w:val="single"/>
        </w:rPr>
        <w:t>11</w:t>
      </w:r>
      <w:r w:rsidRPr="00193049">
        <w:rPr>
          <w:rFonts w:cs="Times New Roman" w:hint="eastAsia"/>
          <w:szCs w:val="28"/>
          <w:u w:val="single"/>
        </w:rPr>
        <w:t>月</w:t>
      </w:r>
      <w:r w:rsidRPr="00193049">
        <w:rPr>
          <w:rFonts w:cs="Times New Roman"/>
          <w:szCs w:val="28"/>
          <w:u w:val="single"/>
        </w:rPr>
        <w:t xml:space="preserve">   </w:t>
      </w:r>
      <w:r w:rsidRPr="00885D23">
        <w:rPr>
          <w:rFonts w:cs="Times New Roman"/>
          <w:szCs w:val="28"/>
          <w:u w:val="single"/>
        </w:rPr>
        <w:t xml:space="preserve"> </w:t>
      </w:r>
    </w:p>
    <w:p w14:paraId="6D006ADB" w14:textId="77777777" w:rsidR="00677DB3" w:rsidRPr="00193049" w:rsidRDefault="00677DB3">
      <w:pPr>
        <w:ind w:firstLine="560"/>
        <w:jc w:val="both"/>
        <w:rPr>
          <w:rFonts w:cs="Times New Roman"/>
          <w:szCs w:val="28"/>
          <w:rPrChange w:id="54" w:author="zhouyou" w:date="2025-04-18T16:48:00Z">
            <w:rPr>
              <w:szCs w:val="28"/>
            </w:rPr>
          </w:rPrChange>
        </w:rPr>
        <w:pPrChange w:id="55" w:author="zhouyou" w:date="2025-04-18T16:45:00Z">
          <w:pPr>
            <w:ind w:firstLine="560"/>
          </w:pPr>
        </w:pPrChange>
      </w:pPr>
    </w:p>
    <w:p w14:paraId="4ACA15A1" w14:textId="77777777" w:rsidR="00E16B11" w:rsidRPr="00193049" w:rsidRDefault="00E16B11">
      <w:pPr>
        <w:ind w:firstLine="560"/>
        <w:jc w:val="both"/>
        <w:rPr>
          <w:rFonts w:cs="Times New Roman"/>
          <w:szCs w:val="28"/>
          <w:rPrChange w:id="56" w:author="zhouyou" w:date="2025-04-18T16:48:00Z">
            <w:rPr>
              <w:szCs w:val="28"/>
            </w:rPr>
          </w:rPrChange>
        </w:rPr>
        <w:pPrChange w:id="57" w:author="zhouyou" w:date="2025-04-18T16:45:00Z">
          <w:pPr>
            <w:ind w:firstLine="560"/>
          </w:pPr>
        </w:pPrChange>
      </w:pPr>
    </w:p>
    <w:p w14:paraId="44104F0A" w14:textId="77777777" w:rsidR="00677DB3" w:rsidRPr="00193049" w:rsidRDefault="003101FD">
      <w:pPr>
        <w:ind w:firstLine="560"/>
        <w:jc w:val="center"/>
        <w:rPr>
          <w:rFonts w:cs="Times New Roman"/>
          <w:szCs w:val="28"/>
          <w:rPrChange w:id="58" w:author="zhouyou" w:date="2025-04-18T16:48:00Z">
            <w:rPr>
              <w:szCs w:val="28"/>
            </w:rPr>
          </w:rPrChange>
        </w:rPr>
      </w:pPr>
      <w:r w:rsidRPr="00193049">
        <w:rPr>
          <w:rFonts w:cs="Times New Roman" w:hint="eastAsia"/>
          <w:szCs w:val="28"/>
          <w:rPrChange w:id="59" w:author="zhouyou" w:date="2025-04-18T16:48:00Z">
            <w:rPr>
              <w:rFonts w:hint="eastAsia"/>
              <w:szCs w:val="28"/>
            </w:rPr>
          </w:rPrChange>
        </w:rPr>
        <w:t>国家自然科学基金委员会高技术研究发展中心制</w:t>
      </w:r>
    </w:p>
    <w:p w14:paraId="40B519A9" w14:textId="77777777" w:rsidR="00677DB3" w:rsidRPr="00193049" w:rsidRDefault="003101FD">
      <w:pPr>
        <w:widowControl w:val="0"/>
        <w:ind w:firstLine="560"/>
        <w:jc w:val="center"/>
        <w:rPr>
          <w:rFonts w:cs="Times New Roman"/>
          <w:szCs w:val="28"/>
        </w:rPr>
      </w:pPr>
      <w:r w:rsidRPr="00193049">
        <w:rPr>
          <w:rFonts w:cs="Times New Roman" w:hint="eastAsia"/>
          <w:szCs w:val="28"/>
        </w:rPr>
        <w:t>二○二五年三月</w:t>
      </w:r>
    </w:p>
    <w:p w14:paraId="49E079A2" w14:textId="77777777" w:rsidR="00677DB3" w:rsidRPr="00193049" w:rsidRDefault="003101FD">
      <w:pPr>
        <w:snapToGrid w:val="0"/>
        <w:ind w:firstLine="723"/>
        <w:jc w:val="both"/>
        <w:rPr>
          <w:rFonts w:cs="Times New Roman"/>
          <w:b/>
          <w:sz w:val="36"/>
          <w:szCs w:val="36"/>
          <w:rPrChange w:id="60" w:author="zhouyou" w:date="2025-04-18T16:48:00Z">
            <w:rPr>
              <w:rFonts w:asciiTheme="minorEastAsia" w:hAnsiTheme="minorEastAsia"/>
              <w:b/>
              <w:sz w:val="36"/>
              <w:szCs w:val="36"/>
            </w:rPr>
          </w:rPrChange>
        </w:rPr>
        <w:pPrChange w:id="61" w:author="zhouyou" w:date="2025-04-18T16:45:00Z">
          <w:pPr>
            <w:snapToGrid w:val="0"/>
            <w:ind w:firstLine="723"/>
            <w:jc w:val="center"/>
          </w:pPr>
        </w:pPrChange>
      </w:pPr>
      <w:bookmarkStart w:id="62" w:name="_Hlk194866315"/>
      <w:r w:rsidRPr="00193049">
        <w:rPr>
          <w:rFonts w:cs="Times New Roman" w:hint="eastAsia"/>
          <w:b/>
          <w:sz w:val="36"/>
          <w:szCs w:val="36"/>
          <w:rPrChange w:id="63" w:author="zhouyou" w:date="2025-04-18T16:48:00Z">
            <w:rPr>
              <w:rFonts w:asciiTheme="minorEastAsia" w:hAnsiTheme="minorEastAsia" w:hint="eastAsia"/>
              <w:b/>
              <w:sz w:val="36"/>
              <w:szCs w:val="36"/>
            </w:rPr>
          </w:rPrChange>
        </w:rPr>
        <w:lastRenderedPageBreak/>
        <w:t>课题实施方案编写说明</w:t>
      </w:r>
    </w:p>
    <w:p w14:paraId="43A725BA" w14:textId="77777777" w:rsidR="00677DB3" w:rsidRPr="00193049" w:rsidRDefault="003101FD">
      <w:pPr>
        <w:snapToGrid w:val="0"/>
        <w:ind w:firstLine="560"/>
        <w:jc w:val="both"/>
        <w:rPr>
          <w:rFonts w:cs="Times New Roman"/>
          <w:szCs w:val="28"/>
          <w:rPrChange w:id="64" w:author="zhouyou" w:date="2025-04-18T16:48:00Z">
            <w:rPr>
              <w:rFonts w:ascii="仿宋" w:hAnsi="仿宋" w:cs="Times New Roman"/>
              <w:szCs w:val="28"/>
            </w:rPr>
          </w:rPrChange>
        </w:rPr>
      </w:pPr>
      <w:r w:rsidRPr="00193049">
        <w:rPr>
          <w:rFonts w:cs="Times New Roman" w:hint="eastAsia"/>
          <w:szCs w:val="28"/>
          <w:rPrChange w:id="65" w:author="zhouyou" w:date="2025-04-18T16:48:00Z">
            <w:rPr>
              <w:rFonts w:ascii="仿宋" w:hAnsi="仿宋" w:cs="仿宋" w:hint="eastAsia"/>
              <w:szCs w:val="28"/>
            </w:rPr>
          </w:rPrChange>
        </w:rPr>
        <w:t>课题实施方案是课题实施过程中的重要文档。</w:t>
      </w:r>
      <w:r w:rsidRPr="00193049">
        <w:rPr>
          <w:rFonts w:cs="Times New Roman" w:hint="eastAsia"/>
          <w:szCs w:val="28"/>
          <w:rPrChange w:id="66" w:author="zhouyou" w:date="2025-04-18T16:48:00Z">
            <w:rPr>
              <w:rFonts w:ascii="仿宋" w:hAnsi="仿宋" w:hint="eastAsia"/>
              <w:szCs w:val="28"/>
            </w:rPr>
          </w:rPrChange>
        </w:rPr>
        <w:t>编制</w:t>
      </w:r>
      <w:r w:rsidRPr="00193049">
        <w:rPr>
          <w:rFonts w:cs="Times New Roman" w:hint="eastAsia"/>
          <w:szCs w:val="28"/>
          <w:rPrChange w:id="67" w:author="zhouyou" w:date="2025-04-18T16:48:00Z">
            <w:rPr>
              <w:rFonts w:ascii="仿宋" w:hAnsi="仿宋" w:cs="仿宋" w:hint="eastAsia"/>
              <w:szCs w:val="28"/>
            </w:rPr>
          </w:rPrChange>
        </w:rPr>
        <w:t>课题</w:t>
      </w:r>
      <w:r w:rsidRPr="00193049">
        <w:rPr>
          <w:rFonts w:cs="Times New Roman" w:hint="eastAsia"/>
          <w:szCs w:val="28"/>
          <w:rPrChange w:id="68" w:author="zhouyou" w:date="2025-04-18T16:48:00Z">
            <w:rPr>
              <w:rFonts w:ascii="仿宋" w:hAnsi="仿宋" w:hint="eastAsia"/>
              <w:szCs w:val="28"/>
            </w:rPr>
          </w:rPrChange>
        </w:rPr>
        <w:t>实施方案须以</w:t>
      </w:r>
      <w:r w:rsidRPr="00193049">
        <w:rPr>
          <w:rFonts w:cs="Times New Roman" w:hint="eastAsia"/>
          <w:szCs w:val="28"/>
          <w:rPrChange w:id="69" w:author="zhouyou" w:date="2025-04-18T16:48:00Z">
            <w:rPr>
              <w:rFonts w:ascii="仿宋" w:hAnsi="仿宋" w:cs="仿宋" w:hint="eastAsia"/>
              <w:szCs w:val="28"/>
            </w:rPr>
          </w:rPrChange>
        </w:rPr>
        <w:t>课题</w:t>
      </w:r>
      <w:r w:rsidRPr="00193049">
        <w:rPr>
          <w:rFonts w:cs="Times New Roman" w:hint="eastAsia"/>
          <w:szCs w:val="28"/>
          <w:rPrChange w:id="70" w:author="zhouyou" w:date="2025-04-18T16:48:00Z">
            <w:rPr>
              <w:rFonts w:ascii="仿宋" w:hAnsi="仿宋" w:hint="eastAsia"/>
              <w:szCs w:val="28"/>
            </w:rPr>
          </w:rPrChange>
        </w:rPr>
        <w:t>任务书为基础，</w:t>
      </w:r>
      <w:r w:rsidRPr="00193049">
        <w:rPr>
          <w:rFonts w:cs="Times New Roman" w:hint="eastAsia"/>
          <w:szCs w:val="28"/>
          <w:rPrChange w:id="71" w:author="zhouyou" w:date="2025-04-18T16:48:00Z">
            <w:rPr>
              <w:rFonts w:ascii="仿宋" w:hAnsi="仿宋" w:cs="仿宋" w:hint="eastAsia"/>
              <w:szCs w:val="28"/>
            </w:rPr>
          </w:rPrChange>
        </w:rPr>
        <w:t>要求目标明确，针对性强，系统性表征突出，成果形态明确。各课题在编制实施方案时，可根据自身特点适当进行调整。如下要求供编制实施方案时参考使用。</w:t>
      </w:r>
    </w:p>
    <w:p w14:paraId="7E5F1D4B" w14:textId="77777777" w:rsidR="00677DB3" w:rsidRPr="00193049" w:rsidRDefault="003101FD">
      <w:pPr>
        <w:snapToGrid w:val="0"/>
        <w:ind w:firstLine="560"/>
        <w:jc w:val="both"/>
        <w:rPr>
          <w:rFonts w:cs="Times New Roman"/>
          <w:szCs w:val="28"/>
          <w:rPrChange w:id="72" w:author="zhouyou" w:date="2025-04-18T16:48:00Z">
            <w:rPr>
              <w:rFonts w:ascii="仿宋" w:hAnsi="仿宋"/>
              <w:szCs w:val="28"/>
            </w:rPr>
          </w:rPrChange>
        </w:rPr>
      </w:pPr>
      <w:r w:rsidRPr="00193049">
        <w:rPr>
          <w:rFonts w:cs="Times New Roman"/>
          <w:szCs w:val="28"/>
          <w:rPrChange w:id="73" w:author="zhouyou" w:date="2025-04-18T16:48:00Z">
            <w:rPr>
              <w:rFonts w:ascii="仿宋" w:hAnsi="仿宋"/>
              <w:szCs w:val="28"/>
            </w:rPr>
          </w:rPrChange>
        </w:rPr>
        <w:t>1</w:t>
      </w:r>
      <w:r w:rsidRPr="00193049">
        <w:rPr>
          <w:rFonts w:cs="Times New Roman" w:hint="eastAsia"/>
          <w:szCs w:val="28"/>
          <w:rPrChange w:id="74" w:author="zhouyou" w:date="2025-04-18T16:48:00Z">
            <w:rPr>
              <w:rFonts w:ascii="仿宋" w:hAnsi="仿宋" w:hint="eastAsia"/>
              <w:szCs w:val="28"/>
            </w:rPr>
          </w:rPrChange>
        </w:rPr>
        <w:t>、</w:t>
      </w:r>
      <w:r w:rsidRPr="00193049">
        <w:rPr>
          <w:rFonts w:cs="Times New Roman" w:hint="eastAsia"/>
          <w:szCs w:val="28"/>
          <w:rPrChange w:id="75" w:author="zhouyou" w:date="2025-04-18T16:48:00Z">
            <w:rPr>
              <w:rFonts w:ascii="仿宋" w:hAnsi="仿宋" w:cs="仿宋" w:hint="eastAsia"/>
              <w:szCs w:val="28"/>
            </w:rPr>
          </w:rPrChange>
        </w:rPr>
        <w:t>建立</w:t>
      </w:r>
      <w:proofErr w:type="gramStart"/>
      <w:r w:rsidRPr="00193049">
        <w:rPr>
          <w:rFonts w:cs="Times New Roman" w:hint="eastAsia"/>
          <w:szCs w:val="28"/>
          <w:rPrChange w:id="76" w:author="zhouyou" w:date="2025-04-18T16:48:00Z">
            <w:rPr>
              <w:rFonts w:ascii="仿宋" w:hAnsi="仿宋" w:cs="仿宋" w:hint="eastAsia"/>
              <w:szCs w:val="28"/>
            </w:rPr>
          </w:rPrChange>
        </w:rPr>
        <w:t>完整技术</w:t>
      </w:r>
      <w:proofErr w:type="gramEnd"/>
      <w:r w:rsidRPr="00193049">
        <w:rPr>
          <w:rFonts w:cs="Times New Roman" w:hint="eastAsia"/>
          <w:szCs w:val="28"/>
          <w:rPrChange w:id="77" w:author="zhouyou" w:date="2025-04-18T16:48:00Z">
            <w:rPr>
              <w:rFonts w:ascii="仿宋" w:hAnsi="仿宋" w:cs="仿宋" w:hint="eastAsia"/>
              <w:szCs w:val="28"/>
            </w:rPr>
          </w:rPrChange>
        </w:rPr>
        <w:t>指标体系，明确核心指标。重大共性关键技术、应用示范类项目技术指标要细化到研究基本单元；基础</w:t>
      </w:r>
      <w:proofErr w:type="gramStart"/>
      <w:r w:rsidRPr="00193049">
        <w:rPr>
          <w:rFonts w:cs="Times New Roman" w:hint="eastAsia"/>
          <w:szCs w:val="28"/>
          <w:rPrChange w:id="78" w:author="zhouyou" w:date="2025-04-18T16:48:00Z">
            <w:rPr>
              <w:rFonts w:ascii="仿宋" w:hAnsi="仿宋" w:cs="仿宋" w:hint="eastAsia"/>
              <w:szCs w:val="28"/>
            </w:rPr>
          </w:rPrChange>
        </w:rPr>
        <w:t>前沿类</w:t>
      </w:r>
      <w:proofErr w:type="gramEnd"/>
      <w:r w:rsidRPr="00193049">
        <w:rPr>
          <w:rFonts w:cs="Times New Roman" w:hint="eastAsia"/>
          <w:szCs w:val="28"/>
          <w:rPrChange w:id="79" w:author="zhouyou" w:date="2025-04-18T16:48:00Z">
            <w:rPr>
              <w:rFonts w:ascii="仿宋" w:hAnsi="仿宋" w:cs="仿宋" w:hint="eastAsia"/>
              <w:szCs w:val="28"/>
            </w:rPr>
          </w:rPrChange>
        </w:rPr>
        <w:t>项目需明确具体的项目科学目标，准确</w:t>
      </w:r>
      <w:proofErr w:type="gramStart"/>
      <w:r w:rsidRPr="00193049">
        <w:rPr>
          <w:rFonts w:cs="Times New Roman" w:hint="eastAsia"/>
          <w:szCs w:val="28"/>
          <w:rPrChange w:id="80" w:author="zhouyou" w:date="2025-04-18T16:48:00Z">
            <w:rPr>
              <w:rFonts w:ascii="仿宋" w:hAnsi="仿宋" w:cs="仿宋" w:hint="eastAsia"/>
              <w:szCs w:val="28"/>
            </w:rPr>
          </w:rPrChange>
        </w:rPr>
        <w:t>凝练需</w:t>
      </w:r>
      <w:proofErr w:type="gramEnd"/>
      <w:r w:rsidRPr="00193049">
        <w:rPr>
          <w:rFonts w:cs="Times New Roman" w:hint="eastAsia"/>
          <w:szCs w:val="28"/>
          <w:rPrChange w:id="81" w:author="zhouyou" w:date="2025-04-18T16:48:00Z">
            <w:rPr>
              <w:rFonts w:ascii="仿宋" w:hAnsi="仿宋" w:cs="仿宋" w:hint="eastAsia"/>
              <w:szCs w:val="28"/>
            </w:rPr>
          </w:rPrChange>
        </w:rPr>
        <w:t>解决的所有关键技术问题或科学问题。</w:t>
      </w:r>
    </w:p>
    <w:p w14:paraId="21F3C673" w14:textId="77777777" w:rsidR="00677DB3" w:rsidRPr="00193049" w:rsidRDefault="003101FD">
      <w:pPr>
        <w:snapToGrid w:val="0"/>
        <w:ind w:firstLine="560"/>
        <w:jc w:val="both"/>
        <w:rPr>
          <w:rFonts w:cs="Times New Roman"/>
          <w:szCs w:val="28"/>
          <w:rPrChange w:id="82" w:author="zhouyou" w:date="2025-04-18T16:48:00Z">
            <w:rPr>
              <w:rFonts w:ascii="仿宋" w:hAnsi="仿宋" w:cs="仿宋"/>
              <w:szCs w:val="28"/>
            </w:rPr>
          </w:rPrChange>
        </w:rPr>
      </w:pPr>
      <w:r w:rsidRPr="00193049">
        <w:rPr>
          <w:rFonts w:cs="Times New Roman"/>
          <w:szCs w:val="28"/>
          <w:rPrChange w:id="83" w:author="zhouyou" w:date="2025-04-18T16:48:00Z">
            <w:rPr>
              <w:rFonts w:ascii="仿宋" w:hAnsi="仿宋"/>
              <w:szCs w:val="28"/>
            </w:rPr>
          </w:rPrChange>
        </w:rPr>
        <w:t>2</w:t>
      </w:r>
      <w:r w:rsidRPr="00193049">
        <w:rPr>
          <w:rFonts w:cs="Times New Roman" w:hint="eastAsia"/>
          <w:szCs w:val="28"/>
          <w:rPrChange w:id="84" w:author="zhouyou" w:date="2025-04-18T16:48:00Z">
            <w:rPr>
              <w:rFonts w:ascii="仿宋" w:hAnsi="仿宋" w:hint="eastAsia"/>
              <w:szCs w:val="28"/>
            </w:rPr>
          </w:rPrChange>
        </w:rPr>
        <w:t>、</w:t>
      </w:r>
      <w:r w:rsidRPr="00193049">
        <w:rPr>
          <w:rFonts w:cs="Times New Roman" w:hint="eastAsia"/>
          <w:szCs w:val="28"/>
          <w:rPrChange w:id="85" w:author="zhouyou" w:date="2025-04-18T16:48:00Z">
            <w:rPr>
              <w:rFonts w:ascii="仿宋" w:hAnsi="仿宋" w:cs="仿宋" w:hint="eastAsia"/>
              <w:szCs w:val="28"/>
            </w:rPr>
          </w:rPrChange>
        </w:rPr>
        <w:t>确立明确、清晰的任务（课题）接口关系。围绕总目标，合理进行任务分解，体现项目整体性和一体化组织实施的要求。</w:t>
      </w:r>
    </w:p>
    <w:p w14:paraId="2010FB87" w14:textId="77777777" w:rsidR="00677DB3" w:rsidRPr="00193049" w:rsidRDefault="003101FD">
      <w:pPr>
        <w:snapToGrid w:val="0"/>
        <w:ind w:firstLine="560"/>
        <w:jc w:val="both"/>
        <w:rPr>
          <w:rFonts w:cs="Times New Roman"/>
          <w:szCs w:val="28"/>
          <w:rPrChange w:id="86" w:author="zhouyou" w:date="2025-04-18T16:48:00Z">
            <w:rPr>
              <w:rFonts w:ascii="仿宋" w:hAnsi="仿宋" w:cs="仿宋"/>
              <w:szCs w:val="28"/>
            </w:rPr>
          </w:rPrChange>
        </w:rPr>
      </w:pPr>
      <w:r w:rsidRPr="00193049">
        <w:rPr>
          <w:rFonts w:cs="Times New Roman"/>
          <w:szCs w:val="28"/>
          <w:rPrChange w:id="87" w:author="zhouyou" w:date="2025-04-18T16:48:00Z">
            <w:rPr>
              <w:rFonts w:ascii="仿宋" w:hAnsi="仿宋" w:cs="仿宋"/>
              <w:szCs w:val="28"/>
            </w:rPr>
          </w:rPrChange>
        </w:rPr>
        <w:t>3</w:t>
      </w:r>
      <w:r w:rsidRPr="00193049">
        <w:rPr>
          <w:rFonts w:cs="Times New Roman" w:hint="eastAsia"/>
          <w:szCs w:val="28"/>
          <w:rPrChange w:id="88" w:author="zhouyou" w:date="2025-04-18T16:48:00Z">
            <w:rPr>
              <w:rFonts w:ascii="仿宋" w:hAnsi="仿宋" w:cs="仿宋" w:hint="eastAsia"/>
              <w:szCs w:val="28"/>
            </w:rPr>
          </w:rPrChange>
        </w:rPr>
        <w:t>、拟定项目详细的技术路线，制定合理的进度计划，设置关键节点。结合标志性成果，确定阶段考核的主要方式、方法。按照总体进度要求，各项目应对各课题研究进展提出明确要求。</w:t>
      </w:r>
    </w:p>
    <w:p w14:paraId="468E240A" w14:textId="77777777" w:rsidR="00677DB3" w:rsidRPr="00193049" w:rsidRDefault="003101FD">
      <w:pPr>
        <w:snapToGrid w:val="0"/>
        <w:ind w:firstLine="560"/>
        <w:jc w:val="both"/>
        <w:rPr>
          <w:rFonts w:cs="Times New Roman"/>
          <w:szCs w:val="28"/>
          <w:rPrChange w:id="89" w:author="zhouyou" w:date="2025-04-18T16:48:00Z">
            <w:rPr>
              <w:rFonts w:ascii="仿宋" w:hAnsi="仿宋"/>
              <w:szCs w:val="28"/>
            </w:rPr>
          </w:rPrChange>
        </w:rPr>
      </w:pPr>
      <w:r w:rsidRPr="00193049">
        <w:rPr>
          <w:rFonts w:cs="Times New Roman"/>
          <w:szCs w:val="28"/>
          <w:rPrChange w:id="90" w:author="zhouyou" w:date="2025-04-18T16:48:00Z">
            <w:rPr>
              <w:rFonts w:ascii="仿宋" w:hAnsi="仿宋" w:cs="仿宋"/>
              <w:szCs w:val="28"/>
            </w:rPr>
          </w:rPrChange>
        </w:rPr>
        <w:t>4</w:t>
      </w:r>
      <w:r w:rsidRPr="00193049">
        <w:rPr>
          <w:rFonts w:cs="Times New Roman" w:hint="eastAsia"/>
          <w:szCs w:val="28"/>
          <w:rPrChange w:id="91" w:author="zhouyou" w:date="2025-04-18T16:48:00Z">
            <w:rPr>
              <w:rFonts w:ascii="仿宋" w:hAnsi="仿宋" w:cs="仿宋" w:hint="eastAsia"/>
              <w:szCs w:val="28"/>
            </w:rPr>
          </w:rPrChange>
        </w:rPr>
        <w:t>、明确项目成果形态。提出包括成果形式、技术指标、技术成熟度、成果测试等在内的完整的成果状态表述，建立相应的检查或考核办法，确保项目阶段目标和总体目标的实现。基础研究类项目可参照上述要求执行，实现项目科学目标。</w:t>
      </w:r>
    </w:p>
    <w:p w14:paraId="5BF580D8" w14:textId="77777777" w:rsidR="005F6907" w:rsidRPr="00193049" w:rsidRDefault="003101FD">
      <w:pPr>
        <w:snapToGrid w:val="0"/>
        <w:ind w:firstLine="560"/>
        <w:jc w:val="both"/>
        <w:rPr>
          <w:rFonts w:cs="Times New Roman"/>
          <w:szCs w:val="28"/>
          <w:rPrChange w:id="92" w:author="zhouyou" w:date="2025-04-18T16:48:00Z">
            <w:rPr>
              <w:rFonts w:ascii="仿宋" w:hAnsi="仿宋"/>
              <w:szCs w:val="28"/>
            </w:rPr>
          </w:rPrChange>
        </w:rPr>
      </w:pPr>
      <w:r w:rsidRPr="00193049">
        <w:rPr>
          <w:rFonts w:cs="Times New Roman"/>
          <w:szCs w:val="28"/>
          <w:rPrChange w:id="93" w:author="zhouyou" w:date="2025-04-18T16:48:00Z">
            <w:rPr>
              <w:rFonts w:ascii="仿宋" w:hAnsi="仿宋"/>
              <w:szCs w:val="28"/>
            </w:rPr>
          </w:rPrChange>
        </w:rPr>
        <w:t>5</w:t>
      </w:r>
      <w:r w:rsidRPr="00193049">
        <w:rPr>
          <w:rFonts w:cs="Times New Roman" w:hint="eastAsia"/>
          <w:szCs w:val="28"/>
          <w:rPrChange w:id="94" w:author="zhouyou" w:date="2025-04-18T16:48:00Z">
            <w:rPr>
              <w:rFonts w:ascii="仿宋" w:hAnsi="仿宋" w:hint="eastAsia"/>
              <w:szCs w:val="28"/>
            </w:rPr>
          </w:rPrChange>
        </w:rPr>
        <w:t>、结合项目特点，</w:t>
      </w:r>
      <w:r w:rsidRPr="00193049">
        <w:rPr>
          <w:rFonts w:cs="Times New Roman" w:hint="eastAsia"/>
          <w:szCs w:val="28"/>
          <w:rPrChange w:id="95" w:author="zhouyou" w:date="2025-04-18T16:48:00Z">
            <w:rPr>
              <w:rFonts w:ascii="仿宋" w:hAnsi="仿宋" w:cs="仿宋" w:hint="eastAsia"/>
              <w:szCs w:val="28"/>
            </w:rPr>
          </w:rPrChange>
        </w:rPr>
        <w:t>建立有权威、执行力高、操作性强的项目实施组织管理机制</w:t>
      </w:r>
      <w:r w:rsidRPr="00193049">
        <w:rPr>
          <w:rFonts w:cs="Times New Roman" w:hint="eastAsia"/>
          <w:szCs w:val="28"/>
          <w:rPrChange w:id="96" w:author="zhouyou" w:date="2025-04-18T16:48:00Z">
            <w:rPr>
              <w:rFonts w:ascii="仿宋" w:hAnsi="仿宋" w:hint="eastAsia"/>
              <w:szCs w:val="28"/>
            </w:rPr>
          </w:rPrChange>
        </w:rPr>
        <w:t>。对实施过程中的政策、管理、技术和知识产权等风险进行充分的分析和预判，制定针对性的措施与办法；加强实施过程中的交流和检查，保证经费、人员的合理调度与使用。</w:t>
      </w:r>
    </w:p>
    <w:p w14:paraId="2428BF99" w14:textId="77777777" w:rsidR="00952C47" w:rsidRPr="00193049" w:rsidRDefault="00952C47">
      <w:pPr>
        <w:snapToGrid w:val="0"/>
        <w:ind w:firstLine="560"/>
        <w:jc w:val="both"/>
        <w:rPr>
          <w:rFonts w:cs="Times New Roman"/>
          <w:szCs w:val="28"/>
          <w:rPrChange w:id="97" w:author="zhouyou" w:date="2025-04-18T16:48:00Z">
            <w:rPr>
              <w:rFonts w:ascii="仿宋" w:hAnsi="仿宋"/>
              <w:szCs w:val="28"/>
            </w:rPr>
          </w:rPrChange>
        </w:rPr>
      </w:pPr>
    </w:p>
    <w:bookmarkEnd w:id="62"/>
    <w:p w14:paraId="1A60F12B" w14:textId="77777777" w:rsidR="00000000" w:rsidRDefault="00652E2A">
      <w:pPr>
        <w:snapToGrid w:val="0"/>
        <w:ind w:firstLine="560"/>
        <w:jc w:val="both"/>
        <w:rPr>
          <w:rFonts w:cs="Times New Roman"/>
          <w:szCs w:val="28"/>
          <w:rPrChange w:id="98" w:author="zhouyou" w:date="2025-04-18T16:48:00Z">
            <w:rPr>
              <w:rFonts w:ascii="仿宋" w:hAnsi="仿宋"/>
              <w:szCs w:val="28"/>
            </w:rPr>
          </w:rPrChange>
        </w:rPr>
        <w:sectPr w:rsidR="00000000" w:rsidSect="005F790B">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pgNumType w:fmt="numberInDash" w:start="1"/>
          <w:cols w:space="425"/>
          <w:docGrid w:type="lines" w:linePitch="312"/>
        </w:sectPr>
      </w:pPr>
    </w:p>
    <w:sdt>
      <w:sdtPr>
        <w:rPr>
          <w:rFonts w:ascii="Times New Roman" w:eastAsia="仿宋" w:hAnsi="Times New Roman" w:cs="Times New Roman"/>
          <w:color w:val="auto"/>
          <w:kern w:val="2"/>
          <w:sz w:val="28"/>
          <w:szCs w:val="22"/>
          <w:lang w:val="zh-CN"/>
        </w:rPr>
        <w:id w:val="-1076901720"/>
        <w:docPartObj>
          <w:docPartGallery w:val="Table of Contents"/>
          <w:docPartUnique/>
        </w:docPartObj>
      </w:sdtPr>
      <w:sdtEndPr>
        <w:rPr>
          <w:b/>
          <w:bCs/>
        </w:rPr>
      </w:sdtEndPr>
      <w:sdtContent>
        <w:p w14:paraId="405DE7CA" w14:textId="10171A79" w:rsidR="00677DB3" w:rsidRPr="00193049" w:rsidRDefault="003101FD">
          <w:pPr>
            <w:pStyle w:val="TOC"/>
            <w:rPr>
              <w:rFonts w:ascii="Times New Roman" w:hAnsi="Times New Roman" w:cs="Times New Roman"/>
              <w:color w:val="000000" w:themeColor="text1"/>
              <w:rPrChange w:id="99" w:author="zhouyou" w:date="2025-04-18T16:48:00Z">
                <w:rPr>
                  <w:color w:val="000000" w:themeColor="text1"/>
                </w:rPr>
              </w:rPrChange>
            </w:rPr>
            <w:pPrChange w:id="100" w:author="zhouyou" w:date="2025-04-18T16:45:00Z">
              <w:pPr>
                <w:pStyle w:val="TOC"/>
                <w:jc w:val="center"/>
              </w:pPr>
            </w:pPrChange>
          </w:pPr>
          <w:r w:rsidRPr="00193049">
            <w:rPr>
              <w:rFonts w:ascii="Times New Roman" w:hAnsi="Times New Roman" w:cs="Times New Roman" w:hint="eastAsia"/>
              <w:color w:val="000000" w:themeColor="text1"/>
              <w:lang w:val="zh-CN"/>
              <w:rPrChange w:id="101" w:author="zhouyou" w:date="2025-04-18T16:48:00Z">
                <w:rPr>
                  <w:rFonts w:hint="eastAsia"/>
                  <w:color w:val="000000" w:themeColor="text1"/>
                  <w:lang w:val="zh-CN"/>
                </w:rPr>
              </w:rPrChange>
            </w:rPr>
            <w:t>目</w:t>
          </w:r>
          <w:r w:rsidR="00B927C2" w:rsidRPr="00193049">
            <w:rPr>
              <w:rFonts w:ascii="Times New Roman" w:hAnsi="Times New Roman" w:cs="Times New Roman"/>
              <w:color w:val="000000" w:themeColor="text1"/>
              <w:lang w:val="zh-CN"/>
              <w:rPrChange w:id="102" w:author="zhouyou" w:date="2025-04-18T16:48:00Z">
                <w:rPr>
                  <w:color w:val="000000" w:themeColor="text1"/>
                  <w:lang w:val="zh-CN"/>
                </w:rPr>
              </w:rPrChange>
            </w:rPr>
            <w:t xml:space="preserve">  </w:t>
          </w:r>
          <w:r w:rsidRPr="00193049">
            <w:rPr>
              <w:rFonts w:ascii="Times New Roman" w:hAnsi="Times New Roman" w:cs="Times New Roman" w:hint="eastAsia"/>
              <w:color w:val="000000" w:themeColor="text1"/>
              <w:lang w:val="zh-CN"/>
              <w:rPrChange w:id="103" w:author="zhouyou" w:date="2025-04-18T16:48:00Z">
                <w:rPr>
                  <w:rFonts w:hint="eastAsia"/>
                  <w:color w:val="000000" w:themeColor="text1"/>
                  <w:lang w:val="zh-CN"/>
                </w:rPr>
              </w:rPrChange>
            </w:rPr>
            <w:t>录</w:t>
          </w:r>
        </w:p>
        <w:p w14:paraId="3B558D8C" w14:textId="44C7D3DF" w:rsidR="005F57CB" w:rsidRPr="00193049" w:rsidRDefault="006407D1">
          <w:pPr>
            <w:pStyle w:val="TOC1"/>
            <w:tabs>
              <w:tab w:val="right" w:leader="dot" w:pos="8296"/>
            </w:tabs>
            <w:ind w:firstLine="440"/>
            <w:jc w:val="both"/>
            <w:rPr>
              <w:rFonts w:eastAsiaTheme="minorEastAsia" w:cs="Times New Roman"/>
              <w:noProof/>
              <w:kern w:val="2"/>
              <w:sz w:val="21"/>
              <w:rPrChange w:id="104" w:author="zhouyou" w:date="2025-04-18T16:48:00Z">
                <w:rPr>
                  <w:rFonts w:asciiTheme="minorHAnsi" w:eastAsiaTheme="minorEastAsia" w:hAnsiTheme="minorHAnsi"/>
                  <w:noProof/>
                  <w:kern w:val="2"/>
                  <w:sz w:val="21"/>
                </w:rPr>
              </w:rPrChange>
            </w:rPr>
            <w:pPrChange w:id="105" w:author="zhouyou" w:date="2025-04-18T16:45:00Z">
              <w:pPr>
                <w:pStyle w:val="TOC1"/>
                <w:tabs>
                  <w:tab w:val="right" w:leader="dot" w:pos="8296"/>
                </w:tabs>
                <w:ind w:firstLine="440"/>
              </w:pPr>
            </w:pPrChange>
          </w:pPr>
          <w:r w:rsidRPr="00193049">
            <w:rPr>
              <w:rFonts w:eastAsiaTheme="majorEastAsia" w:cs="Times New Roman"/>
              <w:sz w:val="22"/>
              <w:rPrChange w:id="106" w:author="zhouyou" w:date="2025-04-18T16:48:00Z">
                <w:rPr>
                  <w:rFonts w:asciiTheme="majorEastAsia" w:eastAsiaTheme="majorEastAsia" w:hAnsiTheme="majorEastAsia"/>
                  <w:sz w:val="22"/>
                </w:rPr>
              </w:rPrChange>
            </w:rPr>
            <w:fldChar w:fldCharType="begin"/>
          </w:r>
          <w:r w:rsidRPr="00193049">
            <w:rPr>
              <w:rFonts w:eastAsiaTheme="majorEastAsia" w:cs="Times New Roman"/>
              <w:sz w:val="22"/>
              <w:rPrChange w:id="107" w:author="zhouyou" w:date="2025-04-18T16:48:00Z">
                <w:rPr>
                  <w:rFonts w:asciiTheme="majorEastAsia" w:eastAsiaTheme="majorEastAsia" w:hAnsiTheme="majorEastAsia"/>
                  <w:sz w:val="22"/>
                </w:rPr>
              </w:rPrChange>
            </w:rPr>
            <w:instrText xml:space="preserve"> TOC \o "1-3" \h \z \u </w:instrText>
          </w:r>
          <w:r w:rsidRPr="00193049">
            <w:rPr>
              <w:rFonts w:eastAsiaTheme="majorEastAsia" w:cs="Times New Roman"/>
              <w:sz w:val="22"/>
              <w:rPrChange w:id="108" w:author="zhouyou" w:date="2025-04-18T16:48:00Z">
                <w:rPr>
                  <w:rFonts w:asciiTheme="majorEastAsia" w:eastAsiaTheme="majorEastAsia" w:hAnsiTheme="majorEastAsia"/>
                  <w:sz w:val="22"/>
                </w:rPr>
              </w:rPrChange>
            </w:rPr>
            <w:fldChar w:fldCharType="separate"/>
          </w:r>
          <w:r w:rsidR="00193049" w:rsidRPr="00193049">
            <w:rPr>
              <w:rStyle w:val="a5"/>
              <w:rFonts w:cs="Times New Roman"/>
              <w:noProof/>
              <w:rPrChange w:id="109" w:author="zhouyou" w:date="2025-04-18T16:48:00Z">
                <w:rPr>
                  <w:rStyle w:val="a5"/>
                </w:rPr>
              </w:rPrChange>
            </w:rPr>
            <w:fldChar w:fldCharType="begin"/>
          </w:r>
          <w:r w:rsidR="00193049" w:rsidRPr="00193049">
            <w:rPr>
              <w:rStyle w:val="a5"/>
              <w:rFonts w:cs="Times New Roman"/>
              <w:noProof/>
              <w:rPrChange w:id="110" w:author="zhouyou" w:date="2025-04-18T16:48:00Z">
                <w:rPr>
                  <w:rStyle w:val="a5"/>
                  <w:noProof/>
                </w:rPr>
              </w:rPrChange>
            </w:rPr>
            <w:instrText xml:space="preserve"> HYPERLINK \l "_Toc195645183" </w:instrText>
          </w:r>
          <w:r w:rsidR="00193049" w:rsidRPr="00193049">
            <w:rPr>
              <w:rStyle w:val="a5"/>
              <w:rFonts w:cs="Times New Roman"/>
              <w:noProof/>
              <w:rPrChange w:id="111" w:author="zhouyou" w:date="2025-04-18T16:48:00Z">
                <w:rPr>
                  <w:noProof/>
                </w:rPr>
              </w:rPrChange>
            </w:rPr>
            <w:fldChar w:fldCharType="separate"/>
          </w:r>
          <w:r w:rsidR="005F57CB" w:rsidRPr="00193049">
            <w:rPr>
              <w:rStyle w:val="a5"/>
              <w:rFonts w:cs="Times New Roman" w:hint="eastAsia"/>
              <w:noProof/>
              <w:rPrChange w:id="112" w:author="zhouyou" w:date="2025-04-18T16:48:00Z">
                <w:rPr>
                  <w:rStyle w:val="a5"/>
                  <w:rFonts w:hint="eastAsia"/>
                  <w:noProof/>
                </w:rPr>
              </w:rPrChange>
            </w:rPr>
            <w:t>一、课题概要</w:t>
          </w:r>
          <w:r w:rsidR="005F57CB" w:rsidRPr="00193049">
            <w:rPr>
              <w:rFonts w:cs="Times New Roman"/>
              <w:noProof/>
              <w:webHidden/>
              <w:rPrChange w:id="113" w:author="zhouyou" w:date="2025-04-18T16:48:00Z">
                <w:rPr>
                  <w:noProof/>
                  <w:webHidden/>
                </w:rPr>
              </w:rPrChange>
            </w:rPr>
            <w:tab/>
          </w:r>
          <w:r w:rsidR="005F57CB" w:rsidRPr="00193049">
            <w:rPr>
              <w:rFonts w:cs="Times New Roman"/>
              <w:noProof/>
              <w:webHidden/>
              <w:rPrChange w:id="114" w:author="zhouyou" w:date="2025-04-18T16:48:00Z">
                <w:rPr>
                  <w:noProof/>
                  <w:webHidden/>
                </w:rPr>
              </w:rPrChange>
            </w:rPr>
            <w:fldChar w:fldCharType="begin"/>
          </w:r>
          <w:r w:rsidR="005F57CB" w:rsidRPr="00193049">
            <w:rPr>
              <w:rFonts w:cs="Times New Roman"/>
              <w:noProof/>
              <w:webHidden/>
              <w:rPrChange w:id="115" w:author="zhouyou" w:date="2025-04-18T16:48:00Z">
                <w:rPr>
                  <w:noProof/>
                  <w:webHidden/>
                </w:rPr>
              </w:rPrChange>
            </w:rPr>
            <w:instrText xml:space="preserve"> PAGEREF _Toc195645183 \h </w:instrText>
          </w:r>
          <w:r w:rsidR="005F57CB" w:rsidRPr="00193049">
            <w:rPr>
              <w:rFonts w:cs="Times New Roman"/>
              <w:noProof/>
              <w:webHidden/>
              <w:rPrChange w:id="116" w:author="zhouyou" w:date="2025-04-18T16:48:00Z">
                <w:rPr>
                  <w:rFonts w:cs="Times New Roman"/>
                  <w:noProof/>
                  <w:webHidden/>
                </w:rPr>
              </w:rPrChange>
            </w:rPr>
          </w:r>
          <w:r w:rsidR="005F57CB" w:rsidRPr="00193049">
            <w:rPr>
              <w:rFonts w:cs="Times New Roman"/>
              <w:noProof/>
              <w:webHidden/>
              <w:rPrChange w:id="117" w:author="zhouyou" w:date="2025-04-18T16:48:00Z">
                <w:rPr>
                  <w:noProof/>
                  <w:webHidden/>
                </w:rPr>
              </w:rPrChange>
            </w:rPr>
            <w:fldChar w:fldCharType="separate"/>
          </w:r>
          <w:r w:rsidR="005F57CB" w:rsidRPr="00193049">
            <w:rPr>
              <w:rFonts w:cs="Times New Roman"/>
              <w:noProof/>
              <w:webHidden/>
              <w:rPrChange w:id="118" w:author="zhouyou" w:date="2025-04-18T16:48:00Z">
                <w:rPr>
                  <w:noProof/>
                  <w:webHidden/>
                </w:rPr>
              </w:rPrChange>
            </w:rPr>
            <w:t>1</w:t>
          </w:r>
          <w:r w:rsidR="005F57CB" w:rsidRPr="00193049">
            <w:rPr>
              <w:rFonts w:cs="Times New Roman"/>
              <w:noProof/>
              <w:webHidden/>
              <w:rPrChange w:id="119" w:author="zhouyou" w:date="2025-04-18T16:48:00Z">
                <w:rPr>
                  <w:noProof/>
                  <w:webHidden/>
                </w:rPr>
              </w:rPrChange>
            </w:rPr>
            <w:fldChar w:fldCharType="end"/>
          </w:r>
          <w:r w:rsidR="00193049" w:rsidRPr="00193049">
            <w:rPr>
              <w:rFonts w:cs="Times New Roman"/>
              <w:noProof/>
              <w:rPrChange w:id="120" w:author="zhouyou" w:date="2025-04-18T16:48:00Z">
                <w:rPr>
                  <w:noProof/>
                </w:rPr>
              </w:rPrChange>
            </w:rPr>
            <w:fldChar w:fldCharType="end"/>
          </w:r>
        </w:p>
        <w:p w14:paraId="5C24035B" w14:textId="5E24C698" w:rsidR="005F57CB" w:rsidRPr="00193049" w:rsidRDefault="00193049">
          <w:pPr>
            <w:pStyle w:val="TOC2"/>
            <w:tabs>
              <w:tab w:val="right" w:leader="dot" w:pos="8296"/>
            </w:tabs>
            <w:ind w:firstLine="560"/>
            <w:jc w:val="both"/>
            <w:rPr>
              <w:rFonts w:eastAsiaTheme="minorEastAsia" w:cs="Times New Roman"/>
              <w:noProof/>
              <w:kern w:val="2"/>
              <w:sz w:val="21"/>
              <w:rPrChange w:id="121" w:author="zhouyou" w:date="2025-04-18T16:48:00Z">
                <w:rPr>
                  <w:rFonts w:asciiTheme="minorHAnsi" w:eastAsiaTheme="minorEastAsia" w:hAnsiTheme="minorHAnsi"/>
                  <w:noProof/>
                  <w:kern w:val="2"/>
                  <w:sz w:val="21"/>
                </w:rPr>
              </w:rPrChange>
            </w:rPr>
            <w:pPrChange w:id="122" w:author="zhouyou" w:date="2025-04-18T16:45:00Z">
              <w:pPr>
                <w:pStyle w:val="TOC2"/>
                <w:tabs>
                  <w:tab w:val="right" w:leader="dot" w:pos="8296"/>
                </w:tabs>
                <w:ind w:firstLine="560"/>
              </w:pPr>
            </w:pPrChange>
          </w:pPr>
          <w:r w:rsidRPr="00193049">
            <w:rPr>
              <w:rStyle w:val="a5"/>
              <w:rFonts w:cs="Times New Roman"/>
              <w:noProof/>
              <w:rPrChange w:id="123" w:author="zhouyou" w:date="2025-04-18T16:48:00Z">
                <w:rPr>
                  <w:rStyle w:val="a5"/>
                </w:rPr>
              </w:rPrChange>
            </w:rPr>
            <w:fldChar w:fldCharType="begin"/>
          </w:r>
          <w:r w:rsidRPr="00193049">
            <w:rPr>
              <w:rStyle w:val="a5"/>
              <w:rFonts w:cs="Times New Roman"/>
              <w:noProof/>
              <w:rPrChange w:id="124" w:author="zhouyou" w:date="2025-04-18T16:48:00Z">
                <w:rPr>
                  <w:rStyle w:val="a5"/>
                  <w:noProof/>
                </w:rPr>
              </w:rPrChange>
            </w:rPr>
            <w:instrText xml:space="preserve"> HYPERLINK \l "_Toc195645184" </w:instrText>
          </w:r>
          <w:r w:rsidRPr="00193049">
            <w:rPr>
              <w:rStyle w:val="a5"/>
              <w:rFonts w:cs="Times New Roman"/>
              <w:noProof/>
              <w:rPrChange w:id="125" w:author="zhouyou" w:date="2025-04-18T16:48:00Z">
                <w:rPr>
                  <w:noProof/>
                </w:rPr>
              </w:rPrChange>
            </w:rPr>
            <w:fldChar w:fldCharType="separate"/>
          </w:r>
          <w:r w:rsidR="005F57CB" w:rsidRPr="00193049">
            <w:rPr>
              <w:rStyle w:val="a5"/>
              <w:rFonts w:cs="Times New Roman"/>
              <w:noProof/>
              <w:rPrChange w:id="126" w:author="zhouyou" w:date="2025-04-18T16:48:00Z">
                <w:rPr>
                  <w:rStyle w:val="a5"/>
                  <w:noProof/>
                </w:rPr>
              </w:rPrChange>
            </w:rPr>
            <w:t>1.1</w:t>
          </w:r>
          <w:r w:rsidR="005F57CB" w:rsidRPr="00193049">
            <w:rPr>
              <w:rStyle w:val="a5"/>
              <w:rFonts w:cs="Times New Roman" w:hint="eastAsia"/>
              <w:noProof/>
              <w:rPrChange w:id="127" w:author="zhouyou" w:date="2025-04-18T16:48:00Z">
                <w:rPr>
                  <w:rStyle w:val="a5"/>
                  <w:rFonts w:hint="eastAsia"/>
                  <w:noProof/>
                </w:rPr>
              </w:rPrChange>
            </w:rPr>
            <w:t>课题简介</w:t>
          </w:r>
          <w:r w:rsidR="005F57CB" w:rsidRPr="00193049">
            <w:rPr>
              <w:rFonts w:cs="Times New Roman"/>
              <w:noProof/>
              <w:webHidden/>
              <w:rPrChange w:id="128" w:author="zhouyou" w:date="2025-04-18T16:48:00Z">
                <w:rPr>
                  <w:noProof/>
                  <w:webHidden/>
                </w:rPr>
              </w:rPrChange>
            </w:rPr>
            <w:tab/>
          </w:r>
          <w:r w:rsidR="005F57CB" w:rsidRPr="00193049">
            <w:rPr>
              <w:rFonts w:cs="Times New Roman"/>
              <w:noProof/>
              <w:webHidden/>
              <w:rPrChange w:id="129" w:author="zhouyou" w:date="2025-04-18T16:48:00Z">
                <w:rPr>
                  <w:noProof/>
                  <w:webHidden/>
                </w:rPr>
              </w:rPrChange>
            </w:rPr>
            <w:fldChar w:fldCharType="begin"/>
          </w:r>
          <w:r w:rsidR="005F57CB" w:rsidRPr="00193049">
            <w:rPr>
              <w:rFonts w:cs="Times New Roman"/>
              <w:noProof/>
              <w:webHidden/>
              <w:rPrChange w:id="130" w:author="zhouyou" w:date="2025-04-18T16:48:00Z">
                <w:rPr>
                  <w:noProof/>
                  <w:webHidden/>
                </w:rPr>
              </w:rPrChange>
            </w:rPr>
            <w:instrText xml:space="preserve"> PAGEREF _Toc195645184 \h </w:instrText>
          </w:r>
          <w:r w:rsidR="005F57CB" w:rsidRPr="00193049">
            <w:rPr>
              <w:rFonts w:cs="Times New Roman"/>
              <w:noProof/>
              <w:webHidden/>
              <w:rPrChange w:id="131" w:author="zhouyou" w:date="2025-04-18T16:48:00Z">
                <w:rPr>
                  <w:rFonts w:cs="Times New Roman"/>
                  <w:noProof/>
                  <w:webHidden/>
                </w:rPr>
              </w:rPrChange>
            </w:rPr>
          </w:r>
          <w:r w:rsidR="005F57CB" w:rsidRPr="00193049">
            <w:rPr>
              <w:rFonts w:cs="Times New Roman"/>
              <w:noProof/>
              <w:webHidden/>
              <w:rPrChange w:id="132" w:author="zhouyou" w:date="2025-04-18T16:48:00Z">
                <w:rPr>
                  <w:noProof/>
                  <w:webHidden/>
                </w:rPr>
              </w:rPrChange>
            </w:rPr>
            <w:fldChar w:fldCharType="separate"/>
          </w:r>
          <w:r w:rsidR="005F57CB" w:rsidRPr="00193049">
            <w:rPr>
              <w:rFonts w:cs="Times New Roman"/>
              <w:noProof/>
              <w:webHidden/>
              <w:rPrChange w:id="133" w:author="zhouyou" w:date="2025-04-18T16:48:00Z">
                <w:rPr>
                  <w:noProof/>
                  <w:webHidden/>
                </w:rPr>
              </w:rPrChange>
            </w:rPr>
            <w:t>1</w:t>
          </w:r>
          <w:r w:rsidR="005F57CB" w:rsidRPr="00193049">
            <w:rPr>
              <w:rFonts w:cs="Times New Roman"/>
              <w:noProof/>
              <w:webHidden/>
              <w:rPrChange w:id="134" w:author="zhouyou" w:date="2025-04-18T16:48:00Z">
                <w:rPr>
                  <w:noProof/>
                  <w:webHidden/>
                </w:rPr>
              </w:rPrChange>
            </w:rPr>
            <w:fldChar w:fldCharType="end"/>
          </w:r>
          <w:r w:rsidRPr="00193049">
            <w:rPr>
              <w:rFonts w:cs="Times New Roman"/>
              <w:noProof/>
              <w:rPrChange w:id="135" w:author="zhouyou" w:date="2025-04-18T16:48:00Z">
                <w:rPr>
                  <w:noProof/>
                </w:rPr>
              </w:rPrChange>
            </w:rPr>
            <w:fldChar w:fldCharType="end"/>
          </w:r>
        </w:p>
        <w:p w14:paraId="6CA1AF8B" w14:textId="3D0606C6" w:rsidR="005F57CB" w:rsidRPr="00193049" w:rsidRDefault="00193049">
          <w:pPr>
            <w:pStyle w:val="TOC2"/>
            <w:tabs>
              <w:tab w:val="right" w:leader="dot" w:pos="8296"/>
            </w:tabs>
            <w:ind w:firstLine="560"/>
            <w:jc w:val="both"/>
            <w:rPr>
              <w:rFonts w:eastAsiaTheme="minorEastAsia" w:cs="Times New Roman"/>
              <w:noProof/>
              <w:kern w:val="2"/>
              <w:sz w:val="21"/>
              <w:rPrChange w:id="136" w:author="zhouyou" w:date="2025-04-18T16:48:00Z">
                <w:rPr>
                  <w:rFonts w:asciiTheme="minorHAnsi" w:eastAsiaTheme="minorEastAsia" w:hAnsiTheme="minorHAnsi"/>
                  <w:noProof/>
                  <w:kern w:val="2"/>
                  <w:sz w:val="21"/>
                </w:rPr>
              </w:rPrChange>
            </w:rPr>
            <w:pPrChange w:id="137" w:author="zhouyou" w:date="2025-04-18T16:45:00Z">
              <w:pPr>
                <w:pStyle w:val="TOC2"/>
                <w:tabs>
                  <w:tab w:val="right" w:leader="dot" w:pos="8296"/>
                </w:tabs>
                <w:ind w:firstLine="560"/>
              </w:pPr>
            </w:pPrChange>
          </w:pPr>
          <w:r w:rsidRPr="00193049">
            <w:rPr>
              <w:rStyle w:val="a5"/>
              <w:rFonts w:cs="Times New Roman"/>
              <w:noProof/>
              <w:rPrChange w:id="138" w:author="zhouyou" w:date="2025-04-18T16:48:00Z">
                <w:rPr>
                  <w:rStyle w:val="a5"/>
                </w:rPr>
              </w:rPrChange>
            </w:rPr>
            <w:fldChar w:fldCharType="begin"/>
          </w:r>
          <w:r w:rsidRPr="00193049">
            <w:rPr>
              <w:rStyle w:val="a5"/>
              <w:rFonts w:cs="Times New Roman"/>
              <w:noProof/>
              <w:rPrChange w:id="139" w:author="zhouyou" w:date="2025-04-18T16:48:00Z">
                <w:rPr>
                  <w:rStyle w:val="a5"/>
                  <w:noProof/>
                </w:rPr>
              </w:rPrChange>
            </w:rPr>
            <w:instrText xml:space="preserve"> HYPERLINK \l "_Toc195645185" </w:instrText>
          </w:r>
          <w:r w:rsidRPr="00193049">
            <w:rPr>
              <w:rStyle w:val="a5"/>
              <w:rFonts w:cs="Times New Roman"/>
              <w:noProof/>
              <w:rPrChange w:id="140" w:author="zhouyou" w:date="2025-04-18T16:48:00Z">
                <w:rPr>
                  <w:noProof/>
                </w:rPr>
              </w:rPrChange>
            </w:rPr>
            <w:fldChar w:fldCharType="separate"/>
          </w:r>
          <w:r w:rsidR="005F57CB" w:rsidRPr="00193049">
            <w:rPr>
              <w:rStyle w:val="a5"/>
              <w:rFonts w:cs="Times New Roman"/>
              <w:noProof/>
              <w:rPrChange w:id="141" w:author="zhouyou" w:date="2025-04-18T16:48:00Z">
                <w:rPr>
                  <w:rStyle w:val="a5"/>
                  <w:noProof/>
                </w:rPr>
              </w:rPrChange>
            </w:rPr>
            <w:t>1.2</w:t>
          </w:r>
          <w:r w:rsidR="005F57CB" w:rsidRPr="00193049">
            <w:rPr>
              <w:rStyle w:val="a5"/>
              <w:rFonts w:cs="Times New Roman" w:hint="eastAsia"/>
              <w:noProof/>
              <w:rPrChange w:id="142" w:author="zhouyou" w:date="2025-04-18T16:48:00Z">
                <w:rPr>
                  <w:rStyle w:val="a5"/>
                  <w:rFonts w:hint="eastAsia"/>
                  <w:noProof/>
                </w:rPr>
              </w:rPrChange>
            </w:rPr>
            <w:t>课题目标与考核指标</w:t>
          </w:r>
          <w:r w:rsidR="005F57CB" w:rsidRPr="00193049">
            <w:rPr>
              <w:rFonts w:cs="Times New Roman"/>
              <w:noProof/>
              <w:webHidden/>
              <w:rPrChange w:id="143" w:author="zhouyou" w:date="2025-04-18T16:48:00Z">
                <w:rPr>
                  <w:noProof/>
                  <w:webHidden/>
                </w:rPr>
              </w:rPrChange>
            </w:rPr>
            <w:tab/>
          </w:r>
          <w:r w:rsidR="005F57CB" w:rsidRPr="00193049">
            <w:rPr>
              <w:rFonts w:cs="Times New Roman"/>
              <w:noProof/>
              <w:webHidden/>
              <w:rPrChange w:id="144" w:author="zhouyou" w:date="2025-04-18T16:48:00Z">
                <w:rPr>
                  <w:noProof/>
                  <w:webHidden/>
                </w:rPr>
              </w:rPrChange>
            </w:rPr>
            <w:fldChar w:fldCharType="begin"/>
          </w:r>
          <w:r w:rsidR="005F57CB" w:rsidRPr="00193049">
            <w:rPr>
              <w:rFonts w:cs="Times New Roman"/>
              <w:noProof/>
              <w:webHidden/>
              <w:rPrChange w:id="145" w:author="zhouyou" w:date="2025-04-18T16:48:00Z">
                <w:rPr>
                  <w:noProof/>
                  <w:webHidden/>
                </w:rPr>
              </w:rPrChange>
            </w:rPr>
            <w:instrText xml:space="preserve"> PAGEREF _Toc195645185 \h </w:instrText>
          </w:r>
          <w:r w:rsidR="005F57CB" w:rsidRPr="00193049">
            <w:rPr>
              <w:rFonts w:cs="Times New Roman"/>
              <w:noProof/>
              <w:webHidden/>
              <w:rPrChange w:id="146" w:author="zhouyou" w:date="2025-04-18T16:48:00Z">
                <w:rPr>
                  <w:rFonts w:cs="Times New Roman"/>
                  <w:noProof/>
                  <w:webHidden/>
                </w:rPr>
              </w:rPrChange>
            </w:rPr>
          </w:r>
          <w:r w:rsidR="005F57CB" w:rsidRPr="00193049">
            <w:rPr>
              <w:rFonts w:cs="Times New Roman"/>
              <w:noProof/>
              <w:webHidden/>
              <w:rPrChange w:id="147" w:author="zhouyou" w:date="2025-04-18T16:48:00Z">
                <w:rPr>
                  <w:noProof/>
                  <w:webHidden/>
                </w:rPr>
              </w:rPrChange>
            </w:rPr>
            <w:fldChar w:fldCharType="separate"/>
          </w:r>
          <w:r w:rsidR="005F57CB" w:rsidRPr="00193049">
            <w:rPr>
              <w:rFonts w:cs="Times New Roman"/>
              <w:noProof/>
              <w:webHidden/>
              <w:rPrChange w:id="148" w:author="zhouyou" w:date="2025-04-18T16:48:00Z">
                <w:rPr>
                  <w:noProof/>
                  <w:webHidden/>
                </w:rPr>
              </w:rPrChange>
            </w:rPr>
            <w:t>2</w:t>
          </w:r>
          <w:r w:rsidR="005F57CB" w:rsidRPr="00193049">
            <w:rPr>
              <w:rFonts w:cs="Times New Roman"/>
              <w:noProof/>
              <w:webHidden/>
              <w:rPrChange w:id="149" w:author="zhouyou" w:date="2025-04-18T16:48:00Z">
                <w:rPr>
                  <w:noProof/>
                  <w:webHidden/>
                </w:rPr>
              </w:rPrChange>
            </w:rPr>
            <w:fldChar w:fldCharType="end"/>
          </w:r>
          <w:r w:rsidRPr="00193049">
            <w:rPr>
              <w:rFonts w:cs="Times New Roman"/>
              <w:noProof/>
              <w:rPrChange w:id="150" w:author="zhouyou" w:date="2025-04-18T16:48:00Z">
                <w:rPr>
                  <w:noProof/>
                </w:rPr>
              </w:rPrChange>
            </w:rPr>
            <w:fldChar w:fldCharType="end"/>
          </w:r>
        </w:p>
        <w:p w14:paraId="11D86082" w14:textId="0DCBD7A7" w:rsidR="005F57CB" w:rsidRPr="00193049" w:rsidRDefault="00193049">
          <w:pPr>
            <w:pStyle w:val="TOC3"/>
            <w:tabs>
              <w:tab w:val="right" w:leader="dot" w:pos="8296"/>
            </w:tabs>
            <w:ind w:firstLine="1120"/>
            <w:jc w:val="both"/>
            <w:rPr>
              <w:rFonts w:eastAsiaTheme="minorEastAsia" w:cs="Times New Roman"/>
              <w:noProof/>
              <w:kern w:val="2"/>
              <w:sz w:val="21"/>
              <w:rPrChange w:id="151" w:author="zhouyou" w:date="2025-04-18T16:48:00Z">
                <w:rPr>
                  <w:rFonts w:asciiTheme="minorHAnsi" w:eastAsiaTheme="minorEastAsia" w:hAnsiTheme="minorHAnsi"/>
                  <w:noProof/>
                  <w:kern w:val="2"/>
                  <w:sz w:val="21"/>
                </w:rPr>
              </w:rPrChange>
            </w:rPr>
            <w:pPrChange w:id="152" w:author="zhouyou" w:date="2025-04-18T16:45:00Z">
              <w:pPr>
                <w:pStyle w:val="TOC3"/>
                <w:tabs>
                  <w:tab w:val="right" w:leader="dot" w:pos="8296"/>
                </w:tabs>
                <w:ind w:firstLine="1120"/>
              </w:pPr>
            </w:pPrChange>
          </w:pPr>
          <w:r w:rsidRPr="00193049">
            <w:rPr>
              <w:rStyle w:val="a5"/>
              <w:rFonts w:cs="Times New Roman"/>
              <w:noProof/>
              <w:rPrChange w:id="153" w:author="zhouyou" w:date="2025-04-18T16:48:00Z">
                <w:rPr>
                  <w:rStyle w:val="a5"/>
                </w:rPr>
              </w:rPrChange>
            </w:rPr>
            <w:fldChar w:fldCharType="begin"/>
          </w:r>
          <w:r w:rsidRPr="00193049">
            <w:rPr>
              <w:rStyle w:val="a5"/>
              <w:rFonts w:cs="Times New Roman"/>
              <w:noProof/>
              <w:rPrChange w:id="154" w:author="zhouyou" w:date="2025-04-18T16:48:00Z">
                <w:rPr>
                  <w:rStyle w:val="a5"/>
                  <w:noProof/>
                </w:rPr>
              </w:rPrChange>
            </w:rPr>
            <w:instrText xml:space="preserve"> HYPERLINK \l "_Toc195645186" </w:instrText>
          </w:r>
          <w:r w:rsidRPr="00193049">
            <w:rPr>
              <w:rStyle w:val="a5"/>
              <w:rFonts w:cs="Times New Roman"/>
              <w:noProof/>
              <w:rPrChange w:id="155" w:author="zhouyou" w:date="2025-04-18T16:48:00Z">
                <w:rPr>
                  <w:noProof/>
                </w:rPr>
              </w:rPrChange>
            </w:rPr>
            <w:fldChar w:fldCharType="separate"/>
          </w:r>
          <w:r w:rsidR="005F57CB" w:rsidRPr="00193049">
            <w:rPr>
              <w:rStyle w:val="a5"/>
              <w:rFonts w:cs="Times New Roman"/>
              <w:noProof/>
              <w:rPrChange w:id="156" w:author="zhouyou" w:date="2025-04-18T16:48:00Z">
                <w:rPr>
                  <w:rStyle w:val="a5"/>
                  <w:noProof/>
                </w:rPr>
              </w:rPrChange>
            </w:rPr>
            <w:t xml:space="preserve">1.2.1 </w:t>
          </w:r>
          <w:r w:rsidR="005F57CB" w:rsidRPr="00193049">
            <w:rPr>
              <w:rStyle w:val="a5"/>
              <w:rFonts w:cs="Times New Roman" w:hint="eastAsia"/>
              <w:noProof/>
              <w:rPrChange w:id="157" w:author="zhouyou" w:date="2025-04-18T16:48:00Z">
                <w:rPr>
                  <w:rStyle w:val="a5"/>
                  <w:rFonts w:hint="eastAsia"/>
                  <w:noProof/>
                </w:rPr>
              </w:rPrChange>
            </w:rPr>
            <w:t>课题总体目标</w:t>
          </w:r>
          <w:r w:rsidR="005F57CB" w:rsidRPr="00193049">
            <w:rPr>
              <w:rFonts w:cs="Times New Roman"/>
              <w:noProof/>
              <w:webHidden/>
              <w:rPrChange w:id="158" w:author="zhouyou" w:date="2025-04-18T16:48:00Z">
                <w:rPr>
                  <w:noProof/>
                  <w:webHidden/>
                </w:rPr>
              </w:rPrChange>
            </w:rPr>
            <w:tab/>
          </w:r>
          <w:r w:rsidR="005F57CB" w:rsidRPr="00193049">
            <w:rPr>
              <w:rFonts w:cs="Times New Roman"/>
              <w:noProof/>
              <w:webHidden/>
              <w:rPrChange w:id="159" w:author="zhouyou" w:date="2025-04-18T16:48:00Z">
                <w:rPr>
                  <w:noProof/>
                  <w:webHidden/>
                </w:rPr>
              </w:rPrChange>
            </w:rPr>
            <w:fldChar w:fldCharType="begin"/>
          </w:r>
          <w:r w:rsidR="005F57CB" w:rsidRPr="00193049">
            <w:rPr>
              <w:rFonts w:cs="Times New Roman"/>
              <w:noProof/>
              <w:webHidden/>
              <w:rPrChange w:id="160" w:author="zhouyou" w:date="2025-04-18T16:48:00Z">
                <w:rPr>
                  <w:noProof/>
                  <w:webHidden/>
                </w:rPr>
              </w:rPrChange>
            </w:rPr>
            <w:instrText xml:space="preserve"> PAGEREF _Toc195645186 \h </w:instrText>
          </w:r>
          <w:r w:rsidR="005F57CB" w:rsidRPr="00193049">
            <w:rPr>
              <w:rFonts w:cs="Times New Roman"/>
              <w:noProof/>
              <w:webHidden/>
              <w:rPrChange w:id="161" w:author="zhouyou" w:date="2025-04-18T16:48:00Z">
                <w:rPr>
                  <w:rFonts w:cs="Times New Roman"/>
                  <w:noProof/>
                  <w:webHidden/>
                </w:rPr>
              </w:rPrChange>
            </w:rPr>
          </w:r>
          <w:r w:rsidR="005F57CB" w:rsidRPr="00193049">
            <w:rPr>
              <w:rFonts w:cs="Times New Roman"/>
              <w:noProof/>
              <w:webHidden/>
              <w:rPrChange w:id="162" w:author="zhouyou" w:date="2025-04-18T16:48:00Z">
                <w:rPr>
                  <w:noProof/>
                  <w:webHidden/>
                </w:rPr>
              </w:rPrChange>
            </w:rPr>
            <w:fldChar w:fldCharType="separate"/>
          </w:r>
          <w:r w:rsidR="005F57CB" w:rsidRPr="00193049">
            <w:rPr>
              <w:rFonts w:cs="Times New Roman"/>
              <w:noProof/>
              <w:webHidden/>
              <w:rPrChange w:id="163" w:author="zhouyou" w:date="2025-04-18T16:48:00Z">
                <w:rPr>
                  <w:noProof/>
                  <w:webHidden/>
                </w:rPr>
              </w:rPrChange>
            </w:rPr>
            <w:t>2</w:t>
          </w:r>
          <w:r w:rsidR="005F57CB" w:rsidRPr="00193049">
            <w:rPr>
              <w:rFonts w:cs="Times New Roman"/>
              <w:noProof/>
              <w:webHidden/>
              <w:rPrChange w:id="164" w:author="zhouyou" w:date="2025-04-18T16:48:00Z">
                <w:rPr>
                  <w:noProof/>
                  <w:webHidden/>
                </w:rPr>
              </w:rPrChange>
            </w:rPr>
            <w:fldChar w:fldCharType="end"/>
          </w:r>
          <w:r w:rsidRPr="00193049">
            <w:rPr>
              <w:rFonts w:cs="Times New Roman"/>
              <w:noProof/>
              <w:rPrChange w:id="165" w:author="zhouyou" w:date="2025-04-18T16:48:00Z">
                <w:rPr>
                  <w:noProof/>
                </w:rPr>
              </w:rPrChange>
            </w:rPr>
            <w:fldChar w:fldCharType="end"/>
          </w:r>
        </w:p>
        <w:p w14:paraId="34FB1C31" w14:textId="0593A655" w:rsidR="005F57CB" w:rsidRPr="00193049" w:rsidRDefault="00193049">
          <w:pPr>
            <w:pStyle w:val="TOC1"/>
            <w:tabs>
              <w:tab w:val="right" w:leader="dot" w:pos="8296"/>
            </w:tabs>
            <w:ind w:firstLine="560"/>
            <w:jc w:val="both"/>
            <w:rPr>
              <w:rFonts w:eastAsiaTheme="minorEastAsia" w:cs="Times New Roman"/>
              <w:noProof/>
              <w:kern w:val="2"/>
              <w:sz w:val="21"/>
              <w:rPrChange w:id="166" w:author="zhouyou" w:date="2025-04-18T16:48:00Z">
                <w:rPr>
                  <w:rFonts w:asciiTheme="minorHAnsi" w:eastAsiaTheme="minorEastAsia" w:hAnsiTheme="minorHAnsi"/>
                  <w:noProof/>
                  <w:kern w:val="2"/>
                  <w:sz w:val="21"/>
                </w:rPr>
              </w:rPrChange>
            </w:rPr>
            <w:pPrChange w:id="167" w:author="zhouyou" w:date="2025-04-18T16:45:00Z">
              <w:pPr>
                <w:pStyle w:val="TOC1"/>
                <w:tabs>
                  <w:tab w:val="right" w:leader="dot" w:pos="8296"/>
                </w:tabs>
                <w:ind w:firstLine="560"/>
              </w:pPr>
            </w:pPrChange>
          </w:pPr>
          <w:r w:rsidRPr="00193049">
            <w:rPr>
              <w:rStyle w:val="a5"/>
              <w:rFonts w:cs="Times New Roman"/>
              <w:noProof/>
              <w:rPrChange w:id="168" w:author="zhouyou" w:date="2025-04-18T16:48:00Z">
                <w:rPr>
                  <w:rStyle w:val="a5"/>
                </w:rPr>
              </w:rPrChange>
            </w:rPr>
            <w:fldChar w:fldCharType="begin"/>
          </w:r>
          <w:r w:rsidRPr="00193049">
            <w:rPr>
              <w:rStyle w:val="a5"/>
              <w:rFonts w:cs="Times New Roman"/>
              <w:noProof/>
              <w:rPrChange w:id="169" w:author="zhouyou" w:date="2025-04-18T16:48:00Z">
                <w:rPr>
                  <w:rStyle w:val="a5"/>
                  <w:noProof/>
                </w:rPr>
              </w:rPrChange>
            </w:rPr>
            <w:instrText xml:space="preserve"> HYPERLINK \l "_Toc195645187" </w:instrText>
          </w:r>
          <w:r w:rsidRPr="00193049">
            <w:rPr>
              <w:rStyle w:val="a5"/>
              <w:rFonts w:cs="Times New Roman"/>
              <w:noProof/>
              <w:rPrChange w:id="170" w:author="zhouyou" w:date="2025-04-18T16:48:00Z">
                <w:rPr>
                  <w:noProof/>
                </w:rPr>
              </w:rPrChange>
            </w:rPr>
            <w:fldChar w:fldCharType="separate"/>
          </w:r>
          <w:r w:rsidR="005F57CB" w:rsidRPr="00193049">
            <w:rPr>
              <w:rStyle w:val="a5"/>
              <w:rFonts w:cs="Times New Roman" w:hint="eastAsia"/>
              <w:noProof/>
              <w:rPrChange w:id="171" w:author="zhouyou" w:date="2025-04-18T16:48:00Z">
                <w:rPr>
                  <w:rStyle w:val="a5"/>
                  <w:rFonts w:hint="eastAsia"/>
                  <w:noProof/>
                </w:rPr>
              </w:rPrChange>
            </w:rPr>
            <w:t>二、课题任务分解及主要研究工作</w:t>
          </w:r>
          <w:r w:rsidR="005F57CB" w:rsidRPr="00193049">
            <w:rPr>
              <w:rFonts w:cs="Times New Roman"/>
              <w:noProof/>
              <w:webHidden/>
              <w:rPrChange w:id="172" w:author="zhouyou" w:date="2025-04-18T16:48:00Z">
                <w:rPr>
                  <w:noProof/>
                  <w:webHidden/>
                </w:rPr>
              </w:rPrChange>
            </w:rPr>
            <w:tab/>
          </w:r>
          <w:r w:rsidR="005F57CB" w:rsidRPr="00193049">
            <w:rPr>
              <w:rFonts w:cs="Times New Roman"/>
              <w:noProof/>
              <w:webHidden/>
              <w:rPrChange w:id="173" w:author="zhouyou" w:date="2025-04-18T16:48:00Z">
                <w:rPr>
                  <w:noProof/>
                  <w:webHidden/>
                </w:rPr>
              </w:rPrChange>
            </w:rPr>
            <w:fldChar w:fldCharType="begin"/>
          </w:r>
          <w:r w:rsidR="005F57CB" w:rsidRPr="00193049">
            <w:rPr>
              <w:rFonts w:cs="Times New Roman"/>
              <w:noProof/>
              <w:webHidden/>
              <w:rPrChange w:id="174" w:author="zhouyou" w:date="2025-04-18T16:48:00Z">
                <w:rPr>
                  <w:noProof/>
                  <w:webHidden/>
                </w:rPr>
              </w:rPrChange>
            </w:rPr>
            <w:instrText xml:space="preserve"> PAGEREF _Toc195645187 \h </w:instrText>
          </w:r>
          <w:r w:rsidR="005F57CB" w:rsidRPr="00193049">
            <w:rPr>
              <w:rFonts w:cs="Times New Roman"/>
              <w:noProof/>
              <w:webHidden/>
              <w:rPrChange w:id="175" w:author="zhouyou" w:date="2025-04-18T16:48:00Z">
                <w:rPr>
                  <w:rFonts w:cs="Times New Roman"/>
                  <w:noProof/>
                  <w:webHidden/>
                </w:rPr>
              </w:rPrChange>
            </w:rPr>
          </w:r>
          <w:r w:rsidR="005F57CB" w:rsidRPr="00193049">
            <w:rPr>
              <w:rFonts w:cs="Times New Roman"/>
              <w:noProof/>
              <w:webHidden/>
              <w:rPrChange w:id="176" w:author="zhouyou" w:date="2025-04-18T16:48:00Z">
                <w:rPr>
                  <w:noProof/>
                  <w:webHidden/>
                </w:rPr>
              </w:rPrChange>
            </w:rPr>
            <w:fldChar w:fldCharType="separate"/>
          </w:r>
          <w:r w:rsidR="005F57CB" w:rsidRPr="00193049">
            <w:rPr>
              <w:rFonts w:cs="Times New Roman"/>
              <w:noProof/>
              <w:webHidden/>
              <w:rPrChange w:id="177" w:author="zhouyou" w:date="2025-04-18T16:48:00Z">
                <w:rPr>
                  <w:noProof/>
                  <w:webHidden/>
                </w:rPr>
              </w:rPrChange>
            </w:rPr>
            <w:t>2</w:t>
          </w:r>
          <w:r w:rsidR="005F57CB" w:rsidRPr="00193049">
            <w:rPr>
              <w:rFonts w:cs="Times New Roman"/>
              <w:noProof/>
              <w:webHidden/>
              <w:rPrChange w:id="178" w:author="zhouyou" w:date="2025-04-18T16:48:00Z">
                <w:rPr>
                  <w:noProof/>
                  <w:webHidden/>
                </w:rPr>
              </w:rPrChange>
            </w:rPr>
            <w:fldChar w:fldCharType="end"/>
          </w:r>
          <w:r w:rsidRPr="00193049">
            <w:rPr>
              <w:rFonts w:cs="Times New Roman"/>
              <w:noProof/>
              <w:rPrChange w:id="179" w:author="zhouyou" w:date="2025-04-18T16:48:00Z">
                <w:rPr>
                  <w:noProof/>
                </w:rPr>
              </w:rPrChange>
            </w:rPr>
            <w:fldChar w:fldCharType="end"/>
          </w:r>
        </w:p>
        <w:p w14:paraId="207549C9" w14:textId="3CF8906D" w:rsidR="005F57CB" w:rsidRPr="00193049" w:rsidRDefault="00193049">
          <w:pPr>
            <w:pStyle w:val="TOC2"/>
            <w:tabs>
              <w:tab w:val="right" w:leader="dot" w:pos="8296"/>
            </w:tabs>
            <w:ind w:firstLine="560"/>
            <w:jc w:val="both"/>
            <w:rPr>
              <w:rFonts w:eastAsiaTheme="minorEastAsia" w:cs="Times New Roman"/>
              <w:noProof/>
              <w:kern w:val="2"/>
              <w:sz w:val="21"/>
              <w:rPrChange w:id="180" w:author="zhouyou" w:date="2025-04-18T16:48:00Z">
                <w:rPr>
                  <w:rFonts w:asciiTheme="minorHAnsi" w:eastAsiaTheme="minorEastAsia" w:hAnsiTheme="minorHAnsi"/>
                  <w:noProof/>
                  <w:kern w:val="2"/>
                  <w:sz w:val="21"/>
                </w:rPr>
              </w:rPrChange>
            </w:rPr>
            <w:pPrChange w:id="181" w:author="zhouyou" w:date="2025-04-18T16:45:00Z">
              <w:pPr>
                <w:pStyle w:val="TOC2"/>
                <w:tabs>
                  <w:tab w:val="right" w:leader="dot" w:pos="8296"/>
                </w:tabs>
                <w:ind w:firstLine="560"/>
              </w:pPr>
            </w:pPrChange>
          </w:pPr>
          <w:r w:rsidRPr="00193049">
            <w:rPr>
              <w:rStyle w:val="a5"/>
              <w:rFonts w:cs="Times New Roman"/>
              <w:noProof/>
              <w:rPrChange w:id="182" w:author="zhouyou" w:date="2025-04-18T16:48:00Z">
                <w:rPr>
                  <w:rStyle w:val="a5"/>
                </w:rPr>
              </w:rPrChange>
            </w:rPr>
            <w:fldChar w:fldCharType="begin"/>
          </w:r>
          <w:r w:rsidRPr="00193049">
            <w:rPr>
              <w:rStyle w:val="a5"/>
              <w:rFonts w:cs="Times New Roman"/>
              <w:noProof/>
              <w:rPrChange w:id="183" w:author="zhouyou" w:date="2025-04-18T16:48:00Z">
                <w:rPr>
                  <w:rStyle w:val="a5"/>
                  <w:noProof/>
                </w:rPr>
              </w:rPrChange>
            </w:rPr>
            <w:instrText xml:space="preserve"> HYPERLINK \l "_Toc195645188" </w:instrText>
          </w:r>
          <w:r w:rsidRPr="00193049">
            <w:rPr>
              <w:rStyle w:val="a5"/>
              <w:rFonts w:cs="Times New Roman"/>
              <w:noProof/>
              <w:rPrChange w:id="184" w:author="zhouyou" w:date="2025-04-18T16:48:00Z">
                <w:rPr>
                  <w:noProof/>
                </w:rPr>
              </w:rPrChange>
            </w:rPr>
            <w:fldChar w:fldCharType="separate"/>
          </w:r>
          <w:r w:rsidR="005F57CB" w:rsidRPr="00193049">
            <w:rPr>
              <w:rStyle w:val="a5"/>
              <w:rFonts w:cs="Times New Roman"/>
              <w:noProof/>
              <w:rPrChange w:id="185" w:author="zhouyou" w:date="2025-04-18T16:48:00Z">
                <w:rPr>
                  <w:rStyle w:val="a5"/>
                  <w:noProof/>
                </w:rPr>
              </w:rPrChange>
            </w:rPr>
            <w:t>2.1</w:t>
          </w:r>
          <w:r w:rsidR="005F57CB" w:rsidRPr="00193049">
            <w:rPr>
              <w:rStyle w:val="a5"/>
              <w:rFonts w:cs="Times New Roman" w:hint="eastAsia"/>
              <w:noProof/>
              <w:rPrChange w:id="186" w:author="zhouyou" w:date="2025-04-18T16:48:00Z">
                <w:rPr>
                  <w:rStyle w:val="a5"/>
                  <w:rFonts w:hint="eastAsia"/>
                  <w:noProof/>
                </w:rPr>
              </w:rPrChange>
            </w:rPr>
            <w:t>指南考核指标分解</w:t>
          </w:r>
          <w:r w:rsidR="005F57CB" w:rsidRPr="00193049">
            <w:rPr>
              <w:rFonts w:cs="Times New Roman"/>
              <w:noProof/>
              <w:webHidden/>
              <w:rPrChange w:id="187" w:author="zhouyou" w:date="2025-04-18T16:48:00Z">
                <w:rPr>
                  <w:noProof/>
                  <w:webHidden/>
                </w:rPr>
              </w:rPrChange>
            </w:rPr>
            <w:tab/>
          </w:r>
          <w:r w:rsidR="005F57CB" w:rsidRPr="00193049">
            <w:rPr>
              <w:rFonts w:cs="Times New Roman"/>
              <w:noProof/>
              <w:webHidden/>
              <w:rPrChange w:id="188" w:author="zhouyou" w:date="2025-04-18T16:48:00Z">
                <w:rPr>
                  <w:noProof/>
                  <w:webHidden/>
                </w:rPr>
              </w:rPrChange>
            </w:rPr>
            <w:fldChar w:fldCharType="begin"/>
          </w:r>
          <w:r w:rsidR="005F57CB" w:rsidRPr="00193049">
            <w:rPr>
              <w:rFonts w:cs="Times New Roman"/>
              <w:noProof/>
              <w:webHidden/>
              <w:rPrChange w:id="189" w:author="zhouyou" w:date="2025-04-18T16:48:00Z">
                <w:rPr>
                  <w:noProof/>
                  <w:webHidden/>
                </w:rPr>
              </w:rPrChange>
            </w:rPr>
            <w:instrText xml:space="preserve"> PAGEREF _Toc195645188 \h </w:instrText>
          </w:r>
          <w:r w:rsidR="005F57CB" w:rsidRPr="00193049">
            <w:rPr>
              <w:rFonts w:cs="Times New Roman"/>
              <w:noProof/>
              <w:webHidden/>
              <w:rPrChange w:id="190" w:author="zhouyou" w:date="2025-04-18T16:48:00Z">
                <w:rPr>
                  <w:rFonts w:cs="Times New Roman"/>
                  <w:noProof/>
                  <w:webHidden/>
                </w:rPr>
              </w:rPrChange>
            </w:rPr>
          </w:r>
          <w:r w:rsidR="005F57CB" w:rsidRPr="00193049">
            <w:rPr>
              <w:rFonts w:cs="Times New Roman"/>
              <w:noProof/>
              <w:webHidden/>
              <w:rPrChange w:id="191" w:author="zhouyou" w:date="2025-04-18T16:48:00Z">
                <w:rPr>
                  <w:noProof/>
                  <w:webHidden/>
                </w:rPr>
              </w:rPrChange>
            </w:rPr>
            <w:fldChar w:fldCharType="separate"/>
          </w:r>
          <w:r w:rsidR="005F57CB" w:rsidRPr="00193049">
            <w:rPr>
              <w:rFonts w:cs="Times New Roman"/>
              <w:noProof/>
              <w:webHidden/>
              <w:rPrChange w:id="192" w:author="zhouyou" w:date="2025-04-18T16:48:00Z">
                <w:rPr>
                  <w:noProof/>
                  <w:webHidden/>
                </w:rPr>
              </w:rPrChange>
            </w:rPr>
            <w:t>3</w:t>
          </w:r>
          <w:r w:rsidR="005F57CB" w:rsidRPr="00193049">
            <w:rPr>
              <w:rFonts w:cs="Times New Roman"/>
              <w:noProof/>
              <w:webHidden/>
              <w:rPrChange w:id="193" w:author="zhouyou" w:date="2025-04-18T16:48:00Z">
                <w:rPr>
                  <w:noProof/>
                  <w:webHidden/>
                </w:rPr>
              </w:rPrChange>
            </w:rPr>
            <w:fldChar w:fldCharType="end"/>
          </w:r>
          <w:r w:rsidRPr="00193049">
            <w:rPr>
              <w:rFonts w:cs="Times New Roman"/>
              <w:noProof/>
              <w:rPrChange w:id="194" w:author="zhouyou" w:date="2025-04-18T16:48:00Z">
                <w:rPr>
                  <w:noProof/>
                </w:rPr>
              </w:rPrChange>
            </w:rPr>
            <w:fldChar w:fldCharType="end"/>
          </w:r>
        </w:p>
        <w:p w14:paraId="4E9C7085" w14:textId="66173C44" w:rsidR="005F57CB" w:rsidRPr="00193049" w:rsidRDefault="00193049">
          <w:pPr>
            <w:pStyle w:val="TOC2"/>
            <w:tabs>
              <w:tab w:val="right" w:leader="dot" w:pos="8296"/>
            </w:tabs>
            <w:ind w:firstLine="560"/>
            <w:jc w:val="both"/>
            <w:rPr>
              <w:rFonts w:eastAsiaTheme="minorEastAsia" w:cs="Times New Roman"/>
              <w:noProof/>
              <w:kern w:val="2"/>
              <w:sz w:val="21"/>
              <w:rPrChange w:id="195" w:author="zhouyou" w:date="2025-04-18T16:48:00Z">
                <w:rPr>
                  <w:rFonts w:asciiTheme="minorHAnsi" w:eastAsiaTheme="minorEastAsia" w:hAnsiTheme="minorHAnsi"/>
                  <w:noProof/>
                  <w:kern w:val="2"/>
                  <w:sz w:val="21"/>
                </w:rPr>
              </w:rPrChange>
            </w:rPr>
            <w:pPrChange w:id="196" w:author="zhouyou" w:date="2025-04-18T16:45:00Z">
              <w:pPr>
                <w:pStyle w:val="TOC2"/>
                <w:tabs>
                  <w:tab w:val="right" w:leader="dot" w:pos="8296"/>
                </w:tabs>
                <w:ind w:firstLine="560"/>
              </w:pPr>
            </w:pPrChange>
          </w:pPr>
          <w:r w:rsidRPr="00193049">
            <w:rPr>
              <w:rStyle w:val="a5"/>
              <w:rFonts w:cs="Times New Roman"/>
              <w:noProof/>
              <w:rPrChange w:id="197" w:author="zhouyou" w:date="2025-04-18T16:48:00Z">
                <w:rPr>
                  <w:rStyle w:val="a5"/>
                </w:rPr>
              </w:rPrChange>
            </w:rPr>
            <w:fldChar w:fldCharType="begin"/>
          </w:r>
          <w:r w:rsidRPr="00193049">
            <w:rPr>
              <w:rStyle w:val="a5"/>
              <w:rFonts w:cs="Times New Roman"/>
              <w:noProof/>
              <w:rPrChange w:id="198" w:author="zhouyou" w:date="2025-04-18T16:48:00Z">
                <w:rPr>
                  <w:rStyle w:val="a5"/>
                  <w:noProof/>
                </w:rPr>
              </w:rPrChange>
            </w:rPr>
            <w:instrText xml:space="preserve"> HYPERLINK \l "_Toc195645189" </w:instrText>
          </w:r>
          <w:r w:rsidRPr="00193049">
            <w:rPr>
              <w:rStyle w:val="a5"/>
              <w:rFonts w:cs="Times New Roman"/>
              <w:noProof/>
              <w:rPrChange w:id="199" w:author="zhouyou" w:date="2025-04-18T16:48:00Z">
                <w:rPr>
                  <w:noProof/>
                </w:rPr>
              </w:rPrChange>
            </w:rPr>
            <w:fldChar w:fldCharType="separate"/>
          </w:r>
          <w:r w:rsidR="005F57CB" w:rsidRPr="00193049">
            <w:rPr>
              <w:rStyle w:val="a5"/>
              <w:rFonts w:cs="Times New Roman"/>
              <w:noProof/>
              <w:rPrChange w:id="200" w:author="zhouyou" w:date="2025-04-18T16:48:00Z">
                <w:rPr>
                  <w:rStyle w:val="a5"/>
                  <w:noProof/>
                </w:rPr>
              </w:rPrChange>
            </w:rPr>
            <w:t>2.2</w:t>
          </w:r>
          <w:r w:rsidR="005F57CB" w:rsidRPr="00193049">
            <w:rPr>
              <w:rStyle w:val="a5"/>
              <w:rFonts w:cs="Times New Roman" w:hint="eastAsia"/>
              <w:noProof/>
              <w:rPrChange w:id="201" w:author="zhouyou" w:date="2025-04-18T16:48:00Z">
                <w:rPr>
                  <w:rStyle w:val="a5"/>
                  <w:rFonts w:hint="eastAsia"/>
                  <w:noProof/>
                </w:rPr>
              </w:rPrChange>
            </w:rPr>
            <w:t>主要研究内容</w:t>
          </w:r>
          <w:r w:rsidR="005F57CB" w:rsidRPr="00193049">
            <w:rPr>
              <w:rFonts w:cs="Times New Roman"/>
              <w:noProof/>
              <w:webHidden/>
              <w:rPrChange w:id="202" w:author="zhouyou" w:date="2025-04-18T16:48:00Z">
                <w:rPr>
                  <w:noProof/>
                  <w:webHidden/>
                </w:rPr>
              </w:rPrChange>
            </w:rPr>
            <w:tab/>
          </w:r>
          <w:r w:rsidR="005F57CB" w:rsidRPr="00193049">
            <w:rPr>
              <w:rFonts w:cs="Times New Roman"/>
              <w:noProof/>
              <w:webHidden/>
              <w:rPrChange w:id="203" w:author="zhouyou" w:date="2025-04-18T16:48:00Z">
                <w:rPr>
                  <w:noProof/>
                  <w:webHidden/>
                </w:rPr>
              </w:rPrChange>
            </w:rPr>
            <w:fldChar w:fldCharType="begin"/>
          </w:r>
          <w:r w:rsidR="005F57CB" w:rsidRPr="00193049">
            <w:rPr>
              <w:rFonts w:cs="Times New Roman"/>
              <w:noProof/>
              <w:webHidden/>
              <w:rPrChange w:id="204" w:author="zhouyou" w:date="2025-04-18T16:48:00Z">
                <w:rPr>
                  <w:noProof/>
                  <w:webHidden/>
                </w:rPr>
              </w:rPrChange>
            </w:rPr>
            <w:instrText xml:space="preserve"> PAGEREF _Toc195645189 \h </w:instrText>
          </w:r>
          <w:r w:rsidR="005F57CB" w:rsidRPr="00193049">
            <w:rPr>
              <w:rFonts w:cs="Times New Roman"/>
              <w:noProof/>
              <w:webHidden/>
              <w:rPrChange w:id="205" w:author="zhouyou" w:date="2025-04-18T16:48:00Z">
                <w:rPr>
                  <w:rFonts w:cs="Times New Roman"/>
                  <w:noProof/>
                  <w:webHidden/>
                </w:rPr>
              </w:rPrChange>
            </w:rPr>
          </w:r>
          <w:r w:rsidR="005F57CB" w:rsidRPr="00193049">
            <w:rPr>
              <w:rFonts w:cs="Times New Roman"/>
              <w:noProof/>
              <w:webHidden/>
              <w:rPrChange w:id="206" w:author="zhouyou" w:date="2025-04-18T16:48:00Z">
                <w:rPr>
                  <w:noProof/>
                  <w:webHidden/>
                </w:rPr>
              </w:rPrChange>
            </w:rPr>
            <w:fldChar w:fldCharType="separate"/>
          </w:r>
          <w:r w:rsidR="005F57CB" w:rsidRPr="00193049">
            <w:rPr>
              <w:rFonts w:cs="Times New Roman"/>
              <w:noProof/>
              <w:webHidden/>
              <w:rPrChange w:id="207" w:author="zhouyou" w:date="2025-04-18T16:48:00Z">
                <w:rPr>
                  <w:noProof/>
                  <w:webHidden/>
                </w:rPr>
              </w:rPrChange>
            </w:rPr>
            <w:t>3</w:t>
          </w:r>
          <w:r w:rsidR="005F57CB" w:rsidRPr="00193049">
            <w:rPr>
              <w:rFonts w:cs="Times New Roman"/>
              <w:noProof/>
              <w:webHidden/>
              <w:rPrChange w:id="208" w:author="zhouyou" w:date="2025-04-18T16:48:00Z">
                <w:rPr>
                  <w:noProof/>
                  <w:webHidden/>
                </w:rPr>
              </w:rPrChange>
            </w:rPr>
            <w:fldChar w:fldCharType="end"/>
          </w:r>
          <w:r w:rsidRPr="00193049">
            <w:rPr>
              <w:rFonts w:cs="Times New Roman"/>
              <w:noProof/>
              <w:rPrChange w:id="209" w:author="zhouyou" w:date="2025-04-18T16:48:00Z">
                <w:rPr>
                  <w:noProof/>
                </w:rPr>
              </w:rPrChange>
            </w:rPr>
            <w:fldChar w:fldCharType="end"/>
          </w:r>
        </w:p>
        <w:p w14:paraId="6295899D" w14:textId="3A1395CB" w:rsidR="005F57CB" w:rsidRPr="00193049" w:rsidRDefault="00193049">
          <w:pPr>
            <w:pStyle w:val="TOC2"/>
            <w:tabs>
              <w:tab w:val="right" w:leader="dot" w:pos="8296"/>
            </w:tabs>
            <w:ind w:firstLine="560"/>
            <w:jc w:val="both"/>
            <w:rPr>
              <w:rFonts w:eastAsiaTheme="minorEastAsia" w:cs="Times New Roman"/>
              <w:noProof/>
              <w:kern w:val="2"/>
              <w:sz w:val="21"/>
              <w:rPrChange w:id="210" w:author="zhouyou" w:date="2025-04-18T16:48:00Z">
                <w:rPr>
                  <w:rFonts w:asciiTheme="minorHAnsi" w:eastAsiaTheme="minorEastAsia" w:hAnsiTheme="minorHAnsi"/>
                  <w:noProof/>
                  <w:kern w:val="2"/>
                  <w:sz w:val="21"/>
                </w:rPr>
              </w:rPrChange>
            </w:rPr>
            <w:pPrChange w:id="211" w:author="zhouyou" w:date="2025-04-18T16:45:00Z">
              <w:pPr>
                <w:pStyle w:val="TOC2"/>
                <w:tabs>
                  <w:tab w:val="right" w:leader="dot" w:pos="8296"/>
                </w:tabs>
                <w:ind w:firstLine="560"/>
              </w:pPr>
            </w:pPrChange>
          </w:pPr>
          <w:r w:rsidRPr="00193049">
            <w:rPr>
              <w:rStyle w:val="a5"/>
              <w:rFonts w:cs="Times New Roman"/>
              <w:noProof/>
              <w:rPrChange w:id="212" w:author="zhouyou" w:date="2025-04-18T16:48:00Z">
                <w:rPr>
                  <w:rStyle w:val="a5"/>
                </w:rPr>
              </w:rPrChange>
            </w:rPr>
            <w:fldChar w:fldCharType="begin"/>
          </w:r>
          <w:r w:rsidRPr="00193049">
            <w:rPr>
              <w:rStyle w:val="a5"/>
              <w:rFonts w:cs="Times New Roman"/>
              <w:noProof/>
              <w:rPrChange w:id="213" w:author="zhouyou" w:date="2025-04-18T16:48:00Z">
                <w:rPr>
                  <w:rStyle w:val="a5"/>
                  <w:noProof/>
                </w:rPr>
              </w:rPrChange>
            </w:rPr>
            <w:instrText xml:space="preserve"> HYPERLINK \l "_Toc195645190" </w:instrText>
          </w:r>
          <w:r w:rsidRPr="00193049">
            <w:rPr>
              <w:rStyle w:val="a5"/>
              <w:rFonts w:cs="Times New Roman"/>
              <w:noProof/>
              <w:rPrChange w:id="214" w:author="zhouyou" w:date="2025-04-18T16:48:00Z">
                <w:rPr>
                  <w:noProof/>
                </w:rPr>
              </w:rPrChange>
            </w:rPr>
            <w:fldChar w:fldCharType="separate"/>
          </w:r>
          <w:r w:rsidR="005F57CB" w:rsidRPr="00193049">
            <w:rPr>
              <w:rStyle w:val="a5"/>
              <w:rFonts w:cs="Times New Roman"/>
              <w:noProof/>
              <w:rPrChange w:id="215" w:author="zhouyou" w:date="2025-04-18T16:48:00Z">
                <w:rPr>
                  <w:rStyle w:val="a5"/>
                  <w:noProof/>
                </w:rPr>
              </w:rPrChange>
            </w:rPr>
            <w:t>2.3</w:t>
          </w:r>
          <w:r w:rsidR="005F57CB" w:rsidRPr="00193049">
            <w:rPr>
              <w:rStyle w:val="a5"/>
              <w:rFonts w:cs="Times New Roman" w:hint="eastAsia"/>
              <w:noProof/>
              <w:rPrChange w:id="216" w:author="zhouyou" w:date="2025-04-18T16:48:00Z">
                <w:rPr>
                  <w:rStyle w:val="a5"/>
                  <w:rFonts w:hint="eastAsia"/>
                  <w:noProof/>
                </w:rPr>
              </w:rPrChange>
            </w:rPr>
            <w:t>课题任务内容</w:t>
          </w:r>
          <w:r w:rsidR="005F57CB" w:rsidRPr="00193049">
            <w:rPr>
              <w:rFonts w:cs="Times New Roman"/>
              <w:noProof/>
              <w:webHidden/>
              <w:rPrChange w:id="217" w:author="zhouyou" w:date="2025-04-18T16:48:00Z">
                <w:rPr>
                  <w:noProof/>
                  <w:webHidden/>
                </w:rPr>
              </w:rPrChange>
            </w:rPr>
            <w:tab/>
          </w:r>
          <w:r w:rsidR="005F57CB" w:rsidRPr="00193049">
            <w:rPr>
              <w:rFonts w:cs="Times New Roman"/>
              <w:noProof/>
              <w:webHidden/>
              <w:rPrChange w:id="218" w:author="zhouyou" w:date="2025-04-18T16:48:00Z">
                <w:rPr>
                  <w:noProof/>
                  <w:webHidden/>
                </w:rPr>
              </w:rPrChange>
            </w:rPr>
            <w:fldChar w:fldCharType="begin"/>
          </w:r>
          <w:r w:rsidR="005F57CB" w:rsidRPr="00193049">
            <w:rPr>
              <w:rFonts w:cs="Times New Roman"/>
              <w:noProof/>
              <w:webHidden/>
              <w:rPrChange w:id="219" w:author="zhouyou" w:date="2025-04-18T16:48:00Z">
                <w:rPr>
                  <w:noProof/>
                  <w:webHidden/>
                </w:rPr>
              </w:rPrChange>
            </w:rPr>
            <w:instrText xml:space="preserve"> PAGEREF _Toc195645190 \h </w:instrText>
          </w:r>
          <w:r w:rsidR="005F57CB" w:rsidRPr="00193049">
            <w:rPr>
              <w:rFonts w:cs="Times New Roman"/>
              <w:noProof/>
              <w:webHidden/>
              <w:rPrChange w:id="220" w:author="zhouyou" w:date="2025-04-18T16:48:00Z">
                <w:rPr>
                  <w:rFonts w:cs="Times New Roman"/>
                  <w:noProof/>
                  <w:webHidden/>
                </w:rPr>
              </w:rPrChange>
            </w:rPr>
          </w:r>
          <w:r w:rsidR="005F57CB" w:rsidRPr="00193049">
            <w:rPr>
              <w:rFonts w:cs="Times New Roman"/>
              <w:noProof/>
              <w:webHidden/>
              <w:rPrChange w:id="221" w:author="zhouyou" w:date="2025-04-18T16:48:00Z">
                <w:rPr>
                  <w:noProof/>
                  <w:webHidden/>
                </w:rPr>
              </w:rPrChange>
            </w:rPr>
            <w:fldChar w:fldCharType="separate"/>
          </w:r>
          <w:r w:rsidR="005F57CB" w:rsidRPr="00193049">
            <w:rPr>
              <w:rFonts w:cs="Times New Roman"/>
              <w:noProof/>
              <w:webHidden/>
              <w:rPrChange w:id="222" w:author="zhouyou" w:date="2025-04-18T16:48:00Z">
                <w:rPr>
                  <w:noProof/>
                  <w:webHidden/>
                </w:rPr>
              </w:rPrChange>
            </w:rPr>
            <w:t>4</w:t>
          </w:r>
          <w:r w:rsidR="005F57CB" w:rsidRPr="00193049">
            <w:rPr>
              <w:rFonts w:cs="Times New Roman"/>
              <w:noProof/>
              <w:webHidden/>
              <w:rPrChange w:id="223" w:author="zhouyou" w:date="2025-04-18T16:48:00Z">
                <w:rPr>
                  <w:noProof/>
                  <w:webHidden/>
                </w:rPr>
              </w:rPrChange>
            </w:rPr>
            <w:fldChar w:fldCharType="end"/>
          </w:r>
          <w:r w:rsidRPr="00193049">
            <w:rPr>
              <w:rFonts w:cs="Times New Roman"/>
              <w:noProof/>
              <w:rPrChange w:id="224" w:author="zhouyou" w:date="2025-04-18T16:48:00Z">
                <w:rPr>
                  <w:noProof/>
                </w:rPr>
              </w:rPrChange>
            </w:rPr>
            <w:fldChar w:fldCharType="end"/>
          </w:r>
        </w:p>
        <w:p w14:paraId="1DCD2A13" w14:textId="193EB175" w:rsidR="005F57CB" w:rsidRPr="00193049" w:rsidRDefault="00193049">
          <w:pPr>
            <w:pStyle w:val="TOC3"/>
            <w:tabs>
              <w:tab w:val="right" w:leader="dot" w:pos="8296"/>
            </w:tabs>
            <w:ind w:firstLine="1120"/>
            <w:jc w:val="both"/>
            <w:rPr>
              <w:rFonts w:eastAsiaTheme="minorEastAsia" w:cs="Times New Roman"/>
              <w:noProof/>
              <w:kern w:val="2"/>
              <w:sz w:val="21"/>
              <w:rPrChange w:id="225" w:author="zhouyou" w:date="2025-04-18T16:48:00Z">
                <w:rPr>
                  <w:rFonts w:asciiTheme="minorHAnsi" w:eastAsiaTheme="minorEastAsia" w:hAnsiTheme="minorHAnsi"/>
                  <w:noProof/>
                  <w:kern w:val="2"/>
                  <w:sz w:val="21"/>
                </w:rPr>
              </w:rPrChange>
            </w:rPr>
            <w:pPrChange w:id="226" w:author="zhouyou" w:date="2025-04-18T16:45:00Z">
              <w:pPr>
                <w:pStyle w:val="TOC3"/>
                <w:tabs>
                  <w:tab w:val="right" w:leader="dot" w:pos="8296"/>
                </w:tabs>
                <w:ind w:firstLine="1120"/>
              </w:pPr>
            </w:pPrChange>
          </w:pPr>
          <w:r w:rsidRPr="00193049">
            <w:rPr>
              <w:rStyle w:val="a5"/>
              <w:rFonts w:cs="Times New Roman"/>
              <w:noProof/>
              <w:rPrChange w:id="227" w:author="zhouyou" w:date="2025-04-18T16:48:00Z">
                <w:rPr>
                  <w:rStyle w:val="a5"/>
                </w:rPr>
              </w:rPrChange>
            </w:rPr>
            <w:fldChar w:fldCharType="begin"/>
          </w:r>
          <w:r w:rsidRPr="00193049">
            <w:rPr>
              <w:rStyle w:val="a5"/>
              <w:rFonts w:cs="Times New Roman"/>
              <w:noProof/>
              <w:rPrChange w:id="228" w:author="zhouyou" w:date="2025-04-18T16:48:00Z">
                <w:rPr>
                  <w:rStyle w:val="a5"/>
                  <w:noProof/>
                </w:rPr>
              </w:rPrChange>
            </w:rPr>
            <w:instrText xml:space="preserve"> HYPERLINK \l "_Toc195645191" </w:instrText>
          </w:r>
          <w:r w:rsidRPr="00193049">
            <w:rPr>
              <w:rStyle w:val="a5"/>
              <w:rFonts w:cs="Times New Roman"/>
              <w:noProof/>
              <w:rPrChange w:id="229" w:author="zhouyou" w:date="2025-04-18T16:48:00Z">
                <w:rPr>
                  <w:noProof/>
                </w:rPr>
              </w:rPrChange>
            </w:rPr>
            <w:fldChar w:fldCharType="separate"/>
          </w:r>
          <w:r w:rsidR="005F57CB" w:rsidRPr="00193049">
            <w:rPr>
              <w:rStyle w:val="a5"/>
              <w:rFonts w:cs="Times New Roman"/>
              <w:noProof/>
              <w:rPrChange w:id="230" w:author="zhouyou" w:date="2025-04-18T16:48:00Z">
                <w:rPr>
                  <w:rStyle w:val="a5"/>
                  <w:noProof/>
                </w:rPr>
              </w:rPrChange>
            </w:rPr>
            <w:t>2.3.1</w:t>
          </w:r>
          <w:r w:rsidR="005F57CB" w:rsidRPr="00193049">
            <w:rPr>
              <w:rStyle w:val="a5"/>
              <w:rFonts w:cs="Times New Roman" w:hint="eastAsia"/>
              <w:noProof/>
              <w:rPrChange w:id="231" w:author="zhouyou" w:date="2025-04-18T16:48:00Z">
                <w:rPr>
                  <w:rStyle w:val="a5"/>
                  <w:rFonts w:hint="eastAsia"/>
                  <w:noProof/>
                </w:rPr>
              </w:rPrChange>
            </w:rPr>
            <w:t>研究目标</w:t>
          </w:r>
          <w:r w:rsidR="005F57CB" w:rsidRPr="00193049">
            <w:rPr>
              <w:rFonts w:cs="Times New Roman"/>
              <w:noProof/>
              <w:webHidden/>
              <w:rPrChange w:id="232" w:author="zhouyou" w:date="2025-04-18T16:48:00Z">
                <w:rPr>
                  <w:noProof/>
                  <w:webHidden/>
                </w:rPr>
              </w:rPrChange>
            </w:rPr>
            <w:tab/>
          </w:r>
          <w:r w:rsidR="005F57CB" w:rsidRPr="00193049">
            <w:rPr>
              <w:rFonts w:cs="Times New Roman"/>
              <w:noProof/>
              <w:webHidden/>
              <w:rPrChange w:id="233" w:author="zhouyou" w:date="2025-04-18T16:48:00Z">
                <w:rPr>
                  <w:noProof/>
                  <w:webHidden/>
                </w:rPr>
              </w:rPrChange>
            </w:rPr>
            <w:fldChar w:fldCharType="begin"/>
          </w:r>
          <w:r w:rsidR="005F57CB" w:rsidRPr="00193049">
            <w:rPr>
              <w:rFonts w:cs="Times New Roman"/>
              <w:noProof/>
              <w:webHidden/>
              <w:rPrChange w:id="234" w:author="zhouyou" w:date="2025-04-18T16:48:00Z">
                <w:rPr>
                  <w:noProof/>
                  <w:webHidden/>
                </w:rPr>
              </w:rPrChange>
            </w:rPr>
            <w:instrText xml:space="preserve"> PAGEREF _Toc195645191 \h </w:instrText>
          </w:r>
          <w:r w:rsidR="005F57CB" w:rsidRPr="00193049">
            <w:rPr>
              <w:rFonts w:cs="Times New Roman"/>
              <w:noProof/>
              <w:webHidden/>
              <w:rPrChange w:id="235" w:author="zhouyou" w:date="2025-04-18T16:48:00Z">
                <w:rPr>
                  <w:rFonts w:cs="Times New Roman"/>
                  <w:noProof/>
                  <w:webHidden/>
                </w:rPr>
              </w:rPrChange>
            </w:rPr>
          </w:r>
          <w:r w:rsidR="005F57CB" w:rsidRPr="00193049">
            <w:rPr>
              <w:rFonts w:cs="Times New Roman"/>
              <w:noProof/>
              <w:webHidden/>
              <w:rPrChange w:id="236" w:author="zhouyou" w:date="2025-04-18T16:48:00Z">
                <w:rPr>
                  <w:noProof/>
                  <w:webHidden/>
                </w:rPr>
              </w:rPrChange>
            </w:rPr>
            <w:fldChar w:fldCharType="separate"/>
          </w:r>
          <w:r w:rsidR="005F57CB" w:rsidRPr="00193049">
            <w:rPr>
              <w:rFonts w:cs="Times New Roman"/>
              <w:noProof/>
              <w:webHidden/>
              <w:rPrChange w:id="237" w:author="zhouyou" w:date="2025-04-18T16:48:00Z">
                <w:rPr>
                  <w:noProof/>
                  <w:webHidden/>
                </w:rPr>
              </w:rPrChange>
            </w:rPr>
            <w:t>4</w:t>
          </w:r>
          <w:r w:rsidR="005F57CB" w:rsidRPr="00193049">
            <w:rPr>
              <w:rFonts w:cs="Times New Roman"/>
              <w:noProof/>
              <w:webHidden/>
              <w:rPrChange w:id="238" w:author="zhouyou" w:date="2025-04-18T16:48:00Z">
                <w:rPr>
                  <w:noProof/>
                  <w:webHidden/>
                </w:rPr>
              </w:rPrChange>
            </w:rPr>
            <w:fldChar w:fldCharType="end"/>
          </w:r>
          <w:r w:rsidRPr="00193049">
            <w:rPr>
              <w:rFonts w:cs="Times New Roman"/>
              <w:noProof/>
              <w:rPrChange w:id="239" w:author="zhouyou" w:date="2025-04-18T16:48:00Z">
                <w:rPr>
                  <w:noProof/>
                </w:rPr>
              </w:rPrChange>
            </w:rPr>
            <w:fldChar w:fldCharType="end"/>
          </w:r>
        </w:p>
        <w:p w14:paraId="62D3CCCE" w14:textId="5684F53A" w:rsidR="005F57CB" w:rsidRPr="00193049" w:rsidRDefault="00193049">
          <w:pPr>
            <w:pStyle w:val="TOC3"/>
            <w:tabs>
              <w:tab w:val="right" w:leader="dot" w:pos="8296"/>
            </w:tabs>
            <w:ind w:firstLine="1120"/>
            <w:jc w:val="both"/>
            <w:rPr>
              <w:rFonts w:eastAsiaTheme="minorEastAsia" w:cs="Times New Roman"/>
              <w:noProof/>
              <w:kern w:val="2"/>
              <w:sz w:val="21"/>
              <w:rPrChange w:id="240" w:author="zhouyou" w:date="2025-04-18T16:48:00Z">
                <w:rPr>
                  <w:rFonts w:asciiTheme="minorHAnsi" w:eastAsiaTheme="minorEastAsia" w:hAnsiTheme="minorHAnsi"/>
                  <w:noProof/>
                  <w:kern w:val="2"/>
                  <w:sz w:val="21"/>
                </w:rPr>
              </w:rPrChange>
            </w:rPr>
            <w:pPrChange w:id="241" w:author="zhouyou" w:date="2025-04-18T16:45:00Z">
              <w:pPr>
                <w:pStyle w:val="TOC3"/>
                <w:tabs>
                  <w:tab w:val="right" w:leader="dot" w:pos="8296"/>
                </w:tabs>
                <w:ind w:firstLine="1120"/>
              </w:pPr>
            </w:pPrChange>
          </w:pPr>
          <w:r w:rsidRPr="00193049">
            <w:rPr>
              <w:rStyle w:val="a5"/>
              <w:rFonts w:cs="Times New Roman"/>
              <w:noProof/>
              <w:rPrChange w:id="242" w:author="zhouyou" w:date="2025-04-18T16:48:00Z">
                <w:rPr>
                  <w:rStyle w:val="a5"/>
                </w:rPr>
              </w:rPrChange>
            </w:rPr>
            <w:fldChar w:fldCharType="begin"/>
          </w:r>
          <w:r w:rsidRPr="00193049">
            <w:rPr>
              <w:rStyle w:val="a5"/>
              <w:rFonts w:cs="Times New Roman"/>
              <w:noProof/>
              <w:rPrChange w:id="243" w:author="zhouyou" w:date="2025-04-18T16:48:00Z">
                <w:rPr>
                  <w:rStyle w:val="a5"/>
                  <w:noProof/>
                </w:rPr>
              </w:rPrChange>
            </w:rPr>
            <w:instrText xml:space="preserve"> HYPERLINK \l "_Toc195645192" </w:instrText>
          </w:r>
          <w:r w:rsidRPr="00193049">
            <w:rPr>
              <w:rStyle w:val="a5"/>
              <w:rFonts w:cs="Times New Roman"/>
              <w:noProof/>
              <w:rPrChange w:id="244" w:author="zhouyou" w:date="2025-04-18T16:48:00Z">
                <w:rPr>
                  <w:noProof/>
                </w:rPr>
              </w:rPrChange>
            </w:rPr>
            <w:fldChar w:fldCharType="separate"/>
          </w:r>
          <w:r w:rsidR="005F57CB" w:rsidRPr="00193049">
            <w:rPr>
              <w:rStyle w:val="a5"/>
              <w:rFonts w:cs="Times New Roman"/>
              <w:noProof/>
              <w:rPrChange w:id="245" w:author="zhouyou" w:date="2025-04-18T16:48:00Z">
                <w:rPr>
                  <w:rStyle w:val="a5"/>
                  <w:noProof/>
                </w:rPr>
              </w:rPrChange>
            </w:rPr>
            <w:t>2.3.2</w:t>
          </w:r>
          <w:r w:rsidR="005F57CB" w:rsidRPr="00193049">
            <w:rPr>
              <w:rStyle w:val="a5"/>
              <w:rFonts w:cs="Times New Roman" w:hint="eastAsia"/>
              <w:noProof/>
              <w:rPrChange w:id="246" w:author="zhouyou" w:date="2025-04-18T16:48:00Z">
                <w:rPr>
                  <w:rStyle w:val="a5"/>
                  <w:rFonts w:hint="eastAsia"/>
                  <w:noProof/>
                </w:rPr>
              </w:rPrChange>
            </w:rPr>
            <w:t>主要研究内容</w:t>
          </w:r>
          <w:r w:rsidR="005F57CB" w:rsidRPr="00193049">
            <w:rPr>
              <w:rFonts w:cs="Times New Roman"/>
              <w:noProof/>
              <w:webHidden/>
              <w:rPrChange w:id="247" w:author="zhouyou" w:date="2025-04-18T16:48:00Z">
                <w:rPr>
                  <w:noProof/>
                  <w:webHidden/>
                </w:rPr>
              </w:rPrChange>
            </w:rPr>
            <w:tab/>
          </w:r>
          <w:r w:rsidR="005F57CB" w:rsidRPr="00193049">
            <w:rPr>
              <w:rFonts w:cs="Times New Roman"/>
              <w:noProof/>
              <w:webHidden/>
              <w:rPrChange w:id="248" w:author="zhouyou" w:date="2025-04-18T16:48:00Z">
                <w:rPr>
                  <w:noProof/>
                  <w:webHidden/>
                </w:rPr>
              </w:rPrChange>
            </w:rPr>
            <w:fldChar w:fldCharType="begin"/>
          </w:r>
          <w:r w:rsidR="005F57CB" w:rsidRPr="00193049">
            <w:rPr>
              <w:rFonts w:cs="Times New Roman"/>
              <w:noProof/>
              <w:webHidden/>
              <w:rPrChange w:id="249" w:author="zhouyou" w:date="2025-04-18T16:48:00Z">
                <w:rPr>
                  <w:noProof/>
                  <w:webHidden/>
                </w:rPr>
              </w:rPrChange>
            </w:rPr>
            <w:instrText xml:space="preserve"> PAGEREF _Toc195645192 \h </w:instrText>
          </w:r>
          <w:r w:rsidR="005F57CB" w:rsidRPr="00193049">
            <w:rPr>
              <w:rFonts w:cs="Times New Roman"/>
              <w:noProof/>
              <w:webHidden/>
              <w:rPrChange w:id="250" w:author="zhouyou" w:date="2025-04-18T16:48:00Z">
                <w:rPr>
                  <w:rFonts w:cs="Times New Roman"/>
                  <w:noProof/>
                  <w:webHidden/>
                </w:rPr>
              </w:rPrChange>
            </w:rPr>
          </w:r>
          <w:r w:rsidR="005F57CB" w:rsidRPr="00193049">
            <w:rPr>
              <w:rFonts w:cs="Times New Roman"/>
              <w:noProof/>
              <w:webHidden/>
              <w:rPrChange w:id="251" w:author="zhouyou" w:date="2025-04-18T16:48:00Z">
                <w:rPr>
                  <w:noProof/>
                  <w:webHidden/>
                </w:rPr>
              </w:rPrChange>
            </w:rPr>
            <w:fldChar w:fldCharType="separate"/>
          </w:r>
          <w:r w:rsidR="005F57CB" w:rsidRPr="00193049">
            <w:rPr>
              <w:rFonts w:cs="Times New Roman"/>
              <w:noProof/>
              <w:webHidden/>
              <w:rPrChange w:id="252" w:author="zhouyou" w:date="2025-04-18T16:48:00Z">
                <w:rPr>
                  <w:noProof/>
                  <w:webHidden/>
                </w:rPr>
              </w:rPrChange>
            </w:rPr>
            <w:t>4</w:t>
          </w:r>
          <w:r w:rsidR="005F57CB" w:rsidRPr="00193049">
            <w:rPr>
              <w:rFonts w:cs="Times New Roman"/>
              <w:noProof/>
              <w:webHidden/>
              <w:rPrChange w:id="253" w:author="zhouyou" w:date="2025-04-18T16:48:00Z">
                <w:rPr>
                  <w:noProof/>
                  <w:webHidden/>
                </w:rPr>
              </w:rPrChange>
            </w:rPr>
            <w:fldChar w:fldCharType="end"/>
          </w:r>
          <w:r w:rsidRPr="00193049">
            <w:rPr>
              <w:rFonts w:cs="Times New Roman"/>
              <w:noProof/>
              <w:rPrChange w:id="254" w:author="zhouyou" w:date="2025-04-18T16:48:00Z">
                <w:rPr>
                  <w:noProof/>
                </w:rPr>
              </w:rPrChange>
            </w:rPr>
            <w:fldChar w:fldCharType="end"/>
          </w:r>
        </w:p>
        <w:p w14:paraId="7264D3A0" w14:textId="4123813C" w:rsidR="005F57CB" w:rsidRPr="00193049" w:rsidRDefault="00193049">
          <w:pPr>
            <w:pStyle w:val="TOC3"/>
            <w:tabs>
              <w:tab w:val="right" w:leader="dot" w:pos="8296"/>
            </w:tabs>
            <w:ind w:firstLine="1120"/>
            <w:jc w:val="both"/>
            <w:rPr>
              <w:rFonts w:eastAsiaTheme="minorEastAsia" w:cs="Times New Roman"/>
              <w:noProof/>
              <w:kern w:val="2"/>
              <w:sz w:val="21"/>
              <w:rPrChange w:id="255" w:author="zhouyou" w:date="2025-04-18T16:48:00Z">
                <w:rPr>
                  <w:rFonts w:asciiTheme="minorHAnsi" w:eastAsiaTheme="minorEastAsia" w:hAnsiTheme="minorHAnsi"/>
                  <w:noProof/>
                  <w:kern w:val="2"/>
                  <w:sz w:val="21"/>
                </w:rPr>
              </w:rPrChange>
            </w:rPr>
            <w:pPrChange w:id="256" w:author="zhouyou" w:date="2025-04-18T16:45:00Z">
              <w:pPr>
                <w:pStyle w:val="TOC3"/>
                <w:tabs>
                  <w:tab w:val="right" w:leader="dot" w:pos="8296"/>
                </w:tabs>
                <w:ind w:firstLine="1120"/>
              </w:pPr>
            </w:pPrChange>
          </w:pPr>
          <w:r w:rsidRPr="00193049">
            <w:rPr>
              <w:rStyle w:val="a5"/>
              <w:rFonts w:cs="Times New Roman"/>
              <w:noProof/>
              <w:rPrChange w:id="257" w:author="zhouyou" w:date="2025-04-18T16:48:00Z">
                <w:rPr>
                  <w:rStyle w:val="a5"/>
                </w:rPr>
              </w:rPrChange>
            </w:rPr>
            <w:fldChar w:fldCharType="begin"/>
          </w:r>
          <w:r w:rsidRPr="00193049">
            <w:rPr>
              <w:rStyle w:val="a5"/>
              <w:rFonts w:cs="Times New Roman"/>
              <w:noProof/>
              <w:rPrChange w:id="258" w:author="zhouyou" w:date="2025-04-18T16:48:00Z">
                <w:rPr>
                  <w:rStyle w:val="a5"/>
                  <w:noProof/>
                </w:rPr>
              </w:rPrChange>
            </w:rPr>
            <w:instrText xml:space="preserve"> HYPERLINK \l "_Toc195645193" </w:instrText>
          </w:r>
          <w:r w:rsidRPr="00193049">
            <w:rPr>
              <w:rStyle w:val="a5"/>
              <w:rFonts w:cs="Times New Roman"/>
              <w:noProof/>
              <w:rPrChange w:id="259" w:author="zhouyou" w:date="2025-04-18T16:48:00Z">
                <w:rPr>
                  <w:noProof/>
                </w:rPr>
              </w:rPrChange>
            </w:rPr>
            <w:fldChar w:fldCharType="separate"/>
          </w:r>
          <w:r w:rsidR="005F57CB" w:rsidRPr="00193049">
            <w:rPr>
              <w:rStyle w:val="a5"/>
              <w:rFonts w:cs="Times New Roman"/>
              <w:noProof/>
              <w:rPrChange w:id="260" w:author="zhouyou" w:date="2025-04-18T16:48:00Z">
                <w:rPr>
                  <w:rStyle w:val="a5"/>
                  <w:noProof/>
                </w:rPr>
              </w:rPrChange>
            </w:rPr>
            <w:t>2.3.3</w:t>
          </w:r>
          <w:r w:rsidR="005F57CB" w:rsidRPr="00193049">
            <w:rPr>
              <w:rStyle w:val="a5"/>
              <w:rFonts w:cs="Times New Roman" w:hint="eastAsia"/>
              <w:noProof/>
              <w:rPrChange w:id="261" w:author="zhouyou" w:date="2025-04-18T16:48:00Z">
                <w:rPr>
                  <w:rStyle w:val="a5"/>
                  <w:rFonts w:hint="eastAsia"/>
                  <w:noProof/>
                </w:rPr>
              </w:rPrChange>
            </w:rPr>
            <w:t>拟解决的重大科学问题或关键技术问题</w:t>
          </w:r>
          <w:r w:rsidR="005F57CB" w:rsidRPr="00193049">
            <w:rPr>
              <w:rFonts w:cs="Times New Roman"/>
              <w:noProof/>
              <w:webHidden/>
              <w:rPrChange w:id="262" w:author="zhouyou" w:date="2025-04-18T16:48:00Z">
                <w:rPr>
                  <w:noProof/>
                  <w:webHidden/>
                </w:rPr>
              </w:rPrChange>
            </w:rPr>
            <w:tab/>
          </w:r>
          <w:r w:rsidR="005F57CB" w:rsidRPr="00193049">
            <w:rPr>
              <w:rFonts w:cs="Times New Roman"/>
              <w:noProof/>
              <w:webHidden/>
              <w:rPrChange w:id="263" w:author="zhouyou" w:date="2025-04-18T16:48:00Z">
                <w:rPr>
                  <w:noProof/>
                  <w:webHidden/>
                </w:rPr>
              </w:rPrChange>
            </w:rPr>
            <w:fldChar w:fldCharType="begin"/>
          </w:r>
          <w:r w:rsidR="005F57CB" w:rsidRPr="00193049">
            <w:rPr>
              <w:rFonts w:cs="Times New Roman"/>
              <w:noProof/>
              <w:webHidden/>
              <w:rPrChange w:id="264" w:author="zhouyou" w:date="2025-04-18T16:48:00Z">
                <w:rPr>
                  <w:noProof/>
                  <w:webHidden/>
                </w:rPr>
              </w:rPrChange>
            </w:rPr>
            <w:instrText xml:space="preserve"> PAGEREF _Toc195645193 \h </w:instrText>
          </w:r>
          <w:r w:rsidR="005F57CB" w:rsidRPr="00193049">
            <w:rPr>
              <w:rFonts w:cs="Times New Roman"/>
              <w:noProof/>
              <w:webHidden/>
              <w:rPrChange w:id="265" w:author="zhouyou" w:date="2025-04-18T16:48:00Z">
                <w:rPr>
                  <w:rFonts w:cs="Times New Roman"/>
                  <w:noProof/>
                  <w:webHidden/>
                </w:rPr>
              </w:rPrChange>
            </w:rPr>
          </w:r>
          <w:r w:rsidR="005F57CB" w:rsidRPr="00193049">
            <w:rPr>
              <w:rFonts w:cs="Times New Roman"/>
              <w:noProof/>
              <w:webHidden/>
              <w:rPrChange w:id="266" w:author="zhouyou" w:date="2025-04-18T16:48:00Z">
                <w:rPr>
                  <w:noProof/>
                  <w:webHidden/>
                </w:rPr>
              </w:rPrChange>
            </w:rPr>
            <w:fldChar w:fldCharType="separate"/>
          </w:r>
          <w:r w:rsidR="005F57CB" w:rsidRPr="00193049">
            <w:rPr>
              <w:rFonts w:cs="Times New Roman"/>
              <w:noProof/>
              <w:webHidden/>
              <w:rPrChange w:id="267" w:author="zhouyou" w:date="2025-04-18T16:48:00Z">
                <w:rPr>
                  <w:noProof/>
                  <w:webHidden/>
                </w:rPr>
              </w:rPrChange>
            </w:rPr>
            <w:t>5</w:t>
          </w:r>
          <w:r w:rsidR="005F57CB" w:rsidRPr="00193049">
            <w:rPr>
              <w:rFonts w:cs="Times New Roman"/>
              <w:noProof/>
              <w:webHidden/>
              <w:rPrChange w:id="268" w:author="zhouyou" w:date="2025-04-18T16:48:00Z">
                <w:rPr>
                  <w:noProof/>
                  <w:webHidden/>
                </w:rPr>
              </w:rPrChange>
            </w:rPr>
            <w:fldChar w:fldCharType="end"/>
          </w:r>
          <w:r w:rsidRPr="00193049">
            <w:rPr>
              <w:rFonts w:cs="Times New Roman"/>
              <w:noProof/>
              <w:rPrChange w:id="269" w:author="zhouyou" w:date="2025-04-18T16:48:00Z">
                <w:rPr>
                  <w:noProof/>
                </w:rPr>
              </w:rPrChange>
            </w:rPr>
            <w:fldChar w:fldCharType="end"/>
          </w:r>
        </w:p>
        <w:p w14:paraId="21178455" w14:textId="5F7EBA91" w:rsidR="005F57CB" w:rsidRPr="00193049" w:rsidRDefault="00193049">
          <w:pPr>
            <w:pStyle w:val="TOC3"/>
            <w:tabs>
              <w:tab w:val="right" w:leader="dot" w:pos="8296"/>
            </w:tabs>
            <w:ind w:firstLine="1120"/>
            <w:jc w:val="both"/>
            <w:rPr>
              <w:rFonts w:eastAsiaTheme="minorEastAsia" w:cs="Times New Roman"/>
              <w:noProof/>
              <w:kern w:val="2"/>
              <w:sz w:val="21"/>
              <w:rPrChange w:id="270" w:author="zhouyou" w:date="2025-04-18T16:48:00Z">
                <w:rPr>
                  <w:rFonts w:asciiTheme="minorHAnsi" w:eastAsiaTheme="minorEastAsia" w:hAnsiTheme="minorHAnsi"/>
                  <w:noProof/>
                  <w:kern w:val="2"/>
                  <w:sz w:val="21"/>
                </w:rPr>
              </w:rPrChange>
            </w:rPr>
            <w:pPrChange w:id="271" w:author="zhouyou" w:date="2025-04-18T16:45:00Z">
              <w:pPr>
                <w:pStyle w:val="TOC3"/>
                <w:tabs>
                  <w:tab w:val="right" w:leader="dot" w:pos="8296"/>
                </w:tabs>
                <w:ind w:firstLine="1120"/>
              </w:pPr>
            </w:pPrChange>
          </w:pPr>
          <w:r w:rsidRPr="00193049">
            <w:rPr>
              <w:rStyle w:val="a5"/>
              <w:rFonts w:cs="Times New Roman"/>
              <w:noProof/>
              <w:rPrChange w:id="272" w:author="zhouyou" w:date="2025-04-18T16:48:00Z">
                <w:rPr>
                  <w:rStyle w:val="a5"/>
                </w:rPr>
              </w:rPrChange>
            </w:rPr>
            <w:fldChar w:fldCharType="begin"/>
          </w:r>
          <w:r w:rsidRPr="00193049">
            <w:rPr>
              <w:rStyle w:val="a5"/>
              <w:rFonts w:cs="Times New Roman"/>
              <w:noProof/>
              <w:rPrChange w:id="273" w:author="zhouyou" w:date="2025-04-18T16:48:00Z">
                <w:rPr>
                  <w:rStyle w:val="a5"/>
                  <w:noProof/>
                </w:rPr>
              </w:rPrChange>
            </w:rPr>
            <w:instrText xml:space="preserve"> HYPERLINK \l "_Toc195645194" </w:instrText>
          </w:r>
          <w:r w:rsidRPr="00193049">
            <w:rPr>
              <w:rStyle w:val="a5"/>
              <w:rFonts w:cs="Times New Roman"/>
              <w:noProof/>
              <w:rPrChange w:id="274" w:author="zhouyou" w:date="2025-04-18T16:48:00Z">
                <w:rPr>
                  <w:noProof/>
                </w:rPr>
              </w:rPrChange>
            </w:rPr>
            <w:fldChar w:fldCharType="separate"/>
          </w:r>
          <w:r w:rsidR="005F57CB" w:rsidRPr="00193049">
            <w:rPr>
              <w:rStyle w:val="a5"/>
              <w:rFonts w:cs="Times New Roman"/>
              <w:noProof/>
              <w:rPrChange w:id="275" w:author="zhouyou" w:date="2025-04-18T16:48:00Z">
                <w:rPr>
                  <w:rStyle w:val="a5"/>
                  <w:noProof/>
                </w:rPr>
              </w:rPrChange>
            </w:rPr>
            <w:t>2.3.4</w:t>
          </w:r>
          <w:r w:rsidR="005F57CB" w:rsidRPr="00193049">
            <w:rPr>
              <w:rStyle w:val="a5"/>
              <w:rFonts w:cs="Times New Roman" w:hint="eastAsia"/>
              <w:noProof/>
              <w:rPrChange w:id="276" w:author="zhouyou" w:date="2025-04-18T16:48:00Z">
                <w:rPr>
                  <w:rStyle w:val="a5"/>
                  <w:rFonts w:hint="eastAsia"/>
                  <w:noProof/>
                </w:rPr>
              </w:rPrChange>
            </w:rPr>
            <w:t>考核指标及评测手段</w:t>
          </w:r>
          <w:r w:rsidR="005F57CB" w:rsidRPr="00193049">
            <w:rPr>
              <w:rStyle w:val="a5"/>
              <w:rFonts w:cs="Times New Roman"/>
              <w:noProof/>
              <w:rPrChange w:id="277" w:author="zhouyou" w:date="2025-04-18T16:48:00Z">
                <w:rPr>
                  <w:rStyle w:val="a5"/>
                  <w:noProof/>
                </w:rPr>
              </w:rPrChange>
            </w:rPr>
            <w:t>/</w:t>
          </w:r>
          <w:r w:rsidR="005F57CB" w:rsidRPr="00193049">
            <w:rPr>
              <w:rStyle w:val="a5"/>
              <w:rFonts w:cs="Times New Roman" w:hint="eastAsia"/>
              <w:noProof/>
              <w:rPrChange w:id="278" w:author="zhouyou" w:date="2025-04-18T16:48:00Z">
                <w:rPr>
                  <w:rStyle w:val="a5"/>
                  <w:rFonts w:hint="eastAsia"/>
                  <w:noProof/>
                </w:rPr>
              </w:rPrChange>
            </w:rPr>
            <w:t>方法</w:t>
          </w:r>
          <w:r w:rsidR="005F57CB" w:rsidRPr="00193049">
            <w:rPr>
              <w:rFonts w:cs="Times New Roman"/>
              <w:noProof/>
              <w:webHidden/>
              <w:rPrChange w:id="279" w:author="zhouyou" w:date="2025-04-18T16:48:00Z">
                <w:rPr>
                  <w:noProof/>
                  <w:webHidden/>
                </w:rPr>
              </w:rPrChange>
            </w:rPr>
            <w:tab/>
          </w:r>
          <w:r w:rsidR="005F57CB" w:rsidRPr="00193049">
            <w:rPr>
              <w:rFonts w:cs="Times New Roman"/>
              <w:noProof/>
              <w:webHidden/>
              <w:rPrChange w:id="280" w:author="zhouyou" w:date="2025-04-18T16:48:00Z">
                <w:rPr>
                  <w:noProof/>
                  <w:webHidden/>
                </w:rPr>
              </w:rPrChange>
            </w:rPr>
            <w:fldChar w:fldCharType="begin"/>
          </w:r>
          <w:r w:rsidR="005F57CB" w:rsidRPr="00193049">
            <w:rPr>
              <w:rFonts w:cs="Times New Roman"/>
              <w:noProof/>
              <w:webHidden/>
              <w:rPrChange w:id="281" w:author="zhouyou" w:date="2025-04-18T16:48:00Z">
                <w:rPr>
                  <w:noProof/>
                  <w:webHidden/>
                </w:rPr>
              </w:rPrChange>
            </w:rPr>
            <w:instrText xml:space="preserve"> PAGEREF _Toc195645194 \h </w:instrText>
          </w:r>
          <w:r w:rsidR="005F57CB" w:rsidRPr="00193049">
            <w:rPr>
              <w:rFonts w:cs="Times New Roman"/>
              <w:noProof/>
              <w:webHidden/>
              <w:rPrChange w:id="282" w:author="zhouyou" w:date="2025-04-18T16:48:00Z">
                <w:rPr>
                  <w:rFonts w:cs="Times New Roman"/>
                  <w:noProof/>
                  <w:webHidden/>
                </w:rPr>
              </w:rPrChange>
            </w:rPr>
          </w:r>
          <w:r w:rsidR="005F57CB" w:rsidRPr="00193049">
            <w:rPr>
              <w:rFonts w:cs="Times New Roman"/>
              <w:noProof/>
              <w:webHidden/>
              <w:rPrChange w:id="283" w:author="zhouyou" w:date="2025-04-18T16:48:00Z">
                <w:rPr>
                  <w:noProof/>
                  <w:webHidden/>
                </w:rPr>
              </w:rPrChange>
            </w:rPr>
            <w:fldChar w:fldCharType="separate"/>
          </w:r>
          <w:r w:rsidR="005F57CB" w:rsidRPr="00193049">
            <w:rPr>
              <w:rFonts w:cs="Times New Roman"/>
              <w:noProof/>
              <w:webHidden/>
              <w:rPrChange w:id="284" w:author="zhouyou" w:date="2025-04-18T16:48:00Z">
                <w:rPr>
                  <w:noProof/>
                  <w:webHidden/>
                </w:rPr>
              </w:rPrChange>
            </w:rPr>
            <w:t>6</w:t>
          </w:r>
          <w:r w:rsidR="005F57CB" w:rsidRPr="00193049">
            <w:rPr>
              <w:rFonts w:cs="Times New Roman"/>
              <w:noProof/>
              <w:webHidden/>
              <w:rPrChange w:id="285" w:author="zhouyou" w:date="2025-04-18T16:48:00Z">
                <w:rPr>
                  <w:noProof/>
                  <w:webHidden/>
                </w:rPr>
              </w:rPrChange>
            </w:rPr>
            <w:fldChar w:fldCharType="end"/>
          </w:r>
          <w:r w:rsidRPr="00193049">
            <w:rPr>
              <w:rFonts w:cs="Times New Roman"/>
              <w:noProof/>
              <w:rPrChange w:id="286" w:author="zhouyou" w:date="2025-04-18T16:48:00Z">
                <w:rPr>
                  <w:noProof/>
                </w:rPr>
              </w:rPrChange>
            </w:rPr>
            <w:fldChar w:fldCharType="end"/>
          </w:r>
        </w:p>
        <w:p w14:paraId="1E3C773D" w14:textId="57021706" w:rsidR="005F57CB" w:rsidRPr="00193049" w:rsidRDefault="00193049">
          <w:pPr>
            <w:pStyle w:val="TOC3"/>
            <w:tabs>
              <w:tab w:val="right" w:leader="dot" w:pos="8296"/>
            </w:tabs>
            <w:ind w:firstLine="1120"/>
            <w:jc w:val="both"/>
            <w:rPr>
              <w:rFonts w:eastAsiaTheme="minorEastAsia" w:cs="Times New Roman"/>
              <w:noProof/>
              <w:kern w:val="2"/>
              <w:sz w:val="21"/>
              <w:rPrChange w:id="287" w:author="zhouyou" w:date="2025-04-18T16:48:00Z">
                <w:rPr>
                  <w:rFonts w:asciiTheme="minorHAnsi" w:eastAsiaTheme="minorEastAsia" w:hAnsiTheme="minorHAnsi"/>
                  <w:noProof/>
                  <w:kern w:val="2"/>
                  <w:sz w:val="21"/>
                </w:rPr>
              </w:rPrChange>
            </w:rPr>
            <w:pPrChange w:id="288" w:author="zhouyou" w:date="2025-04-18T16:45:00Z">
              <w:pPr>
                <w:pStyle w:val="TOC3"/>
                <w:tabs>
                  <w:tab w:val="right" w:leader="dot" w:pos="8296"/>
                </w:tabs>
                <w:ind w:firstLine="1120"/>
              </w:pPr>
            </w:pPrChange>
          </w:pPr>
          <w:r w:rsidRPr="00193049">
            <w:rPr>
              <w:rStyle w:val="a5"/>
              <w:rFonts w:cs="Times New Roman"/>
              <w:noProof/>
              <w:rPrChange w:id="289" w:author="zhouyou" w:date="2025-04-18T16:48:00Z">
                <w:rPr>
                  <w:rStyle w:val="a5"/>
                </w:rPr>
              </w:rPrChange>
            </w:rPr>
            <w:fldChar w:fldCharType="begin"/>
          </w:r>
          <w:r w:rsidRPr="00193049">
            <w:rPr>
              <w:rStyle w:val="a5"/>
              <w:rFonts w:cs="Times New Roman"/>
              <w:noProof/>
              <w:rPrChange w:id="290" w:author="zhouyou" w:date="2025-04-18T16:48:00Z">
                <w:rPr>
                  <w:rStyle w:val="a5"/>
                  <w:noProof/>
                </w:rPr>
              </w:rPrChange>
            </w:rPr>
            <w:instrText xml:space="preserve"> HYPERLINK \l "_Toc195645195" </w:instrText>
          </w:r>
          <w:r w:rsidRPr="00193049">
            <w:rPr>
              <w:rStyle w:val="a5"/>
              <w:rFonts w:cs="Times New Roman"/>
              <w:noProof/>
              <w:rPrChange w:id="291" w:author="zhouyou" w:date="2025-04-18T16:48:00Z">
                <w:rPr>
                  <w:noProof/>
                </w:rPr>
              </w:rPrChange>
            </w:rPr>
            <w:fldChar w:fldCharType="separate"/>
          </w:r>
          <w:r w:rsidR="005F57CB" w:rsidRPr="00193049">
            <w:rPr>
              <w:rStyle w:val="a5"/>
              <w:rFonts w:cs="Times New Roman"/>
              <w:noProof/>
              <w:rPrChange w:id="292" w:author="zhouyou" w:date="2025-04-18T16:48:00Z">
                <w:rPr>
                  <w:rStyle w:val="a5"/>
                  <w:noProof/>
                </w:rPr>
              </w:rPrChange>
            </w:rPr>
            <w:t>2.3.5</w:t>
          </w:r>
          <w:r w:rsidR="005F57CB" w:rsidRPr="00193049">
            <w:rPr>
              <w:rStyle w:val="a5"/>
              <w:rFonts w:cs="Times New Roman" w:hint="eastAsia"/>
              <w:noProof/>
              <w:rPrChange w:id="293" w:author="zhouyou" w:date="2025-04-18T16:48:00Z">
                <w:rPr>
                  <w:rStyle w:val="a5"/>
                  <w:rFonts w:hint="eastAsia"/>
                  <w:noProof/>
                </w:rPr>
              </w:rPrChange>
            </w:rPr>
            <w:t>参加单位任务分工</w:t>
          </w:r>
          <w:r w:rsidR="005F57CB" w:rsidRPr="00193049">
            <w:rPr>
              <w:rFonts w:cs="Times New Roman"/>
              <w:noProof/>
              <w:webHidden/>
              <w:rPrChange w:id="294" w:author="zhouyou" w:date="2025-04-18T16:48:00Z">
                <w:rPr>
                  <w:noProof/>
                  <w:webHidden/>
                </w:rPr>
              </w:rPrChange>
            </w:rPr>
            <w:tab/>
          </w:r>
          <w:r w:rsidR="005F57CB" w:rsidRPr="00193049">
            <w:rPr>
              <w:rFonts w:cs="Times New Roman"/>
              <w:noProof/>
              <w:webHidden/>
              <w:rPrChange w:id="295" w:author="zhouyou" w:date="2025-04-18T16:48:00Z">
                <w:rPr>
                  <w:noProof/>
                  <w:webHidden/>
                </w:rPr>
              </w:rPrChange>
            </w:rPr>
            <w:fldChar w:fldCharType="begin"/>
          </w:r>
          <w:r w:rsidR="005F57CB" w:rsidRPr="00193049">
            <w:rPr>
              <w:rFonts w:cs="Times New Roman"/>
              <w:noProof/>
              <w:webHidden/>
              <w:rPrChange w:id="296" w:author="zhouyou" w:date="2025-04-18T16:48:00Z">
                <w:rPr>
                  <w:noProof/>
                  <w:webHidden/>
                </w:rPr>
              </w:rPrChange>
            </w:rPr>
            <w:instrText xml:space="preserve"> PAGEREF _Toc195645195 \h </w:instrText>
          </w:r>
          <w:r w:rsidR="005F57CB" w:rsidRPr="00193049">
            <w:rPr>
              <w:rFonts w:cs="Times New Roman"/>
              <w:noProof/>
              <w:webHidden/>
              <w:rPrChange w:id="297" w:author="zhouyou" w:date="2025-04-18T16:48:00Z">
                <w:rPr>
                  <w:rFonts w:cs="Times New Roman"/>
                  <w:noProof/>
                  <w:webHidden/>
                </w:rPr>
              </w:rPrChange>
            </w:rPr>
          </w:r>
          <w:r w:rsidR="005F57CB" w:rsidRPr="00193049">
            <w:rPr>
              <w:rFonts w:cs="Times New Roman"/>
              <w:noProof/>
              <w:webHidden/>
              <w:rPrChange w:id="298" w:author="zhouyou" w:date="2025-04-18T16:48:00Z">
                <w:rPr>
                  <w:noProof/>
                  <w:webHidden/>
                </w:rPr>
              </w:rPrChange>
            </w:rPr>
            <w:fldChar w:fldCharType="separate"/>
          </w:r>
          <w:r w:rsidR="005F57CB" w:rsidRPr="00193049">
            <w:rPr>
              <w:rFonts w:cs="Times New Roman"/>
              <w:noProof/>
              <w:webHidden/>
              <w:rPrChange w:id="299" w:author="zhouyou" w:date="2025-04-18T16:48:00Z">
                <w:rPr>
                  <w:noProof/>
                  <w:webHidden/>
                </w:rPr>
              </w:rPrChange>
            </w:rPr>
            <w:t>8</w:t>
          </w:r>
          <w:r w:rsidR="005F57CB" w:rsidRPr="00193049">
            <w:rPr>
              <w:rFonts w:cs="Times New Roman"/>
              <w:noProof/>
              <w:webHidden/>
              <w:rPrChange w:id="300" w:author="zhouyou" w:date="2025-04-18T16:48:00Z">
                <w:rPr>
                  <w:noProof/>
                  <w:webHidden/>
                </w:rPr>
              </w:rPrChange>
            </w:rPr>
            <w:fldChar w:fldCharType="end"/>
          </w:r>
          <w:r w:rsidRPr="00193049">
            <w:rPr>
              <w:rFonts w:cs="Times New Roman"/>
              <w:noProof/>
              <w:rPrChange w:id="301" w:author="zhouyou" w:date="2025-04-18T16:48:00Z">
                <w:rPr>
                  <w:noProof/>
                </w:rPr>
              </w:rPrChange>
            </w:rPr>
            <w:fldChar w:fldCharType="end"/>
          </w:r>
        </w:p>
        <w:p w14:paraId="10B72825" w14:textId="54047213" w:rsidR="005F57CB" w:rsidRPr="00193049" w:rsidRDefault="00193049">
          <w:pPr>
            <w:pStyle w:val="TOC1"/>
            <w:tabs>
              <w:tab w:val="right" w:leader="dot" w:pos="8296"/>
            </w:tabs>
            <w:ind w:firstLine="560"/>
            <w:jc w:val="both"/>
            <w:rPr>
              <w:rFonts w:eastAsiaTheme="minorEastAsia" w:cs="Times New Roman"/>
              <w:noProof/>
              <w:kern w:val="2"/>
              <w:sz w:val="21"/>
              <w:rPrChange w:id="302" w:author="zhouyou" w:date="2025-04-18T16:48:00Z">
                <w:rPr>
                  <w:rFonts w:asciiTheme="minorHAnsi" w:eastAsiaTheme="minorEastAsia" w:hAnsiTheme="minorHAnsi"/>
                  <w:noProof/>
                  <w:kern w:val="2"/>
                  <w:sz w:val="21"/>
                </w:rPr>
              </w:rPrChange>
            </w:rPr>
            <w:pPrChange w:id="303" w:author="zhouyou" w:date="2025-04-18T16:45:00Z">
              <w:pPr>
                <w:pStyle w:val="TOC1"/>
                <w:tabs>
                  <w:tab w:val="right" w:leader="dot" w:pos="8296"/>
                </w:tabs>
                <w:ind w:firstLine="560"/>
              </w:pPr>
            </w:pPrChange>
          </w:pPr>
          <w:r w:rsidRPr="00193049">
            <w:rPr>
              <w:rStyle w:val="a5"/>
              <w:rFonts w:cs="Times New Roman"/>
              <w:noProof/>
              <w:rPrChange w:id="304" w:author="zhouyou" w:date="2025-04-18T16:48:00Z">
                <w:rPr>
                  <w:rStyle w:val="a5"/>
                </w:rPr>
              </w:rPrChange>
            </w:rPr>
            <w:fldChar w:fldCharType="begin"/>
          </w:r>
          <w:r w:rsidRPr="00193049">
            <w:rPr>
              <w:rStyle w:val="a5"/>
              <w:rFonts w:cs="Times New Roman"/>
              <w:noProof/>
              <w:rPrChange w:id="305" w:author="zhouyou" w:date="2025-04-18T16:48:00Z">
                <w:rPr>
                  <w:rStyle w:val="a5"/>
                  <w:noProof/>
                </w:rPr>
              </w:rPrChange>
            </w:rPr>
            <w:instrText xml:space="preserve"> HYPERLINK \l "_Toc195645196" </w:instrText>
          </w:r>
          <w:r w:rsidRPr="00193049">
            <w:rPr>
              <w:rStyle w:val="a5"/>
              <w:rFonts w:cs="Times New Roman"/>
              <w:noProof/>
              <w:rPrChange w:id="306" w:author="zhouyou" w:date="2025-04-18T16:48:00Z">
                <w:rPr>
                  <w:noProof/>
                </w:rPr>
              </w:rPrChange>
            </w:rPr>
            <w:fldChar w:fldCharType="separate"/>
          </w:r>
          <w:r w:rsidR="005F57CB" w:rsidRPr="00193049">
            <w:rPr>
              <w:rStyle w:val="a5"/>
              <w:rFonts w:cs="Times New Roman" w:hint="eastAsia"/>
              <w:noProof/>
              <w:rPrChange w:id="307" w:author="zhouyou" w:date="2025-04-18T16:48:00Z">
                <w:rPr>
                  <w:rStyle w:val="a5"/>
                  <w:rFonts w:hint="eastAsia"/>
                  <w:noProof/>
                </w:rPr>
              </w:rPrChange>
            </w:rPr>
            <w:t>三、课题实施关键节点与具体实施计划</w:t>
          </w:r>
          <w:r w:rsidR="005F57CB" w:rsidRPr="00193049">
            <w:rPr>
              <w:rFonts w:cs="Times New Roman"/>
              <w:noProof/>
              <w:webHidden/>
              <w:rPrChange w:id="308" w:author="zhouyou" w:date="2025-04-18T16:48:00Z">
                <w:rPr>
                  <w:noProof/>
                  <w:webHidden/>
                </w:rPr>
              </w:rPrChange>
            </w:rPr>
            <w:tab/>
          </w:r>
          <w:r w:rsidR="005F57CB" w:rsidRPr="00193049">
            <w:rPr>
              <w:rFonts w:cs="Times New Roman"/>
              <w:noProof/>
              <w:webHidden/>
              <w:rPrChange w:id="309" w:author="zhouyou" w:date="2025-04-18T16:48:00Z">
                <w:rPr>
                  <w:noProof/>
                  <w:webHidden/>
                </w:rPr>
              </w:rPrChange>
            </w:rPr>
            <w:fldChar w:fldCharType="begin"/>
          </w:r>
          <w:r w:rsidR="005F57CB" w:rsidRPr="00193049">
            <w:rPr>
              <w:rFonts w:cs="Times New Roman"/>
              <w:noProof/>
              <w:webHidden/>
              <w:rPrChange w:id="310" w:author="zhouyou" w:date="2025-04-18T16:48:00Z">
                <w:rPr>
                  <w:noProof/>
                  <w:webHidden/>
                </w:rPr>
              </w:rPrChange>
            </w:rPr>
            <w:instrText xml:space="preserve"> PAGEREF _Toc195645196 \h </w:instrText>
          </w:r>
          <w:r w:rsidR="005F57CB" w:rsidRPr="00193049">
            <w:rPr>
              <w:rFonts w:cs="Times New Roman"/>
              <w:noProof/>
              <w:webHidden/>
              <w:rPrChange w:id="311" w:author="zhouyou" w:date="2025-04-18T16:48:00Z">
                <w:rPr>
                  <w:rFonts w:cs="Times New Roman"/>
                  <w:noProof/>
                  <w:webHidden/>
                </w:rPr>
              </w:rPrChange>
            </w:rPr>
          </w:r>
          <w:r w:rsidR="005F57CB" w:rsidRPr="00193049">
            <w:rPr>
              <w:rFonts w:cs="Times New Roman"/>
              <w:noProof/>
              <w:webHidden/>
              <w:rPrChange w:id="312" w:author="zhouyou" w:date="2025-04-18T16:48:00Z">
                <w:rPr>
                  <w:noProof/>
                  <w:webHidden/>
                </w:rPr>
              </w:rPrChange>
            </w:rPr>
            <w:fldChar w:fldCharType="separate"/>
          </w:r>
          <w:r w:rsidR="005F57CB" w:rsidRPr="00193049">
            <w:rPr>
              <w:rFonts w:cs="Times New Roman"/>
              <w:noProof/>
              <w:webHidden/>
              <w:rPrChange w:id="313" w:author="zhouyou" w:date="2025-04-18T16:48:00Z">
                <w:rPr>
                  <w:noProof/>
                  <w:webHidden/>
                </w:rPr>
              </w:rPrChange>
            </w:rPr>
            <w:t>10</w:t>
          </w:r>
          <w:r w:rsidR="005F57CB" w:rsidRPr="00193049">
            <w:rPr>
              <w:rFonts w:cs="Times New Roman"/>
              <w:noProof/>
              <w:webHidden/>
              <w:rPrChange w:id="314" w:author="zhouyou" w:date="2025-04-18T16:48:00Z">
                <w:rPr>
                  <w:noProof/>
                  <w:webHidden/>
                </w:rPr>
              </w:rPrChange>
            </w:rPr>
            <w:fldChar w:fldCharType="end"/>
          </w:r>
          <w:r w:rsidRPr="00193049">
            <w:rPr>
              <w:rFonts w:cs="Times New Roman"/>
              <w:noProof/>
              <w:rPrChange w:id="315" w:author="zhouyou" w:date="2025-04-18T16:48:00Z">
                <w:rPr>
                  <w:noProof/>
                </w:rPr>
              </w:rPrChange>
            </w:rPr>
            <w:fldChar w:fldCharType="end"/>
          </w:r>
        </w:p>
        <w:p w14:paraId="5D8BC3C5" w14:textId="08C4507E" w:rsidR="005F57CB" w:rsidRPr="00193049" w:rsidRDefault="00193049">
          <w:pPr>
            <w:pStyle w:val="TOC2"/>
            <w:tabs>
              <w:tab w:val="right" w:leader="dot" w:pos="8296"/>
            </w:tabs>
            <w:ind w:firstLine="560"/>
            <w:jc w:val="both"/>
            <w:rPr>
              <w:rFonts w:eastAsiaTheme="minorEastAsia" w:cs="Times New Roman"/>
              <w:noProof/>
              <w:kern w:val="2"/>
              <w:sz w:val="21"/>
              <w:rPrChange w:id="316" w:author="zhouyou" w:date="2025-04-18T16:48:00Z">
                <w:rPr>
                  <w:rFonts w:asciiTheme="minorHAnsi" w:eastAsiaTheme="minorEastAsia" w:hAnsiTheme="minorHAnsi"/>
                  <w:noProof/>
                  <w:kern w:val="2"/>
                  <w:sz w:val="21"/>
                </w:rPr>
              </w:rPrChange>
            </w:rPr>
            <w:pPrChange w:id="317" w:author="zhouyou" w:date="2025-04-18T16:45:00Z">
              <w:pPr>
                <w:pStyle w:val="TOC2"/>
                <w:tabs>
                  <w:tab w:val="right" w:leader="dot" w:pos="8296"/>
                </w:tabs>
                <w:ind w:firstLine="560"/>
              </w:pPr>
            </w:pPrChange>
          </w:pPr>
          <w:r w:rsidRPr="00193049">
            <w:rPr>
              <w:rStyle w:val="a5"/>
              <w:rFonts w:cs="Times New Roman"/>
              <w:noProof/>
              <w:rPrChange w:id="318" w:author="zhouyou" w:date="2025-04-18T16:48:00Z">
                <w:rPr>
                  <w:rStyle w:val="a5"/>
                </w:rPr>
              </w:rPrChange>
            </w:rPr>
            <w:fldChar w:fldCharType="begin"/>
          </w:r>
          <w:r w:rsidRPr="00193049">
            <w:rPr>
              <w:rStyle w:val="a5"/>
              <w:rFonts w:cs="Times New Roman"/>
              <w:noProof/>
              <w:rPrChange w:id="319" w:author="zhouyou" w:date="2025-04-18T16:48:00Z">
                <w:rPr>
                  <w:rStyle w:val="a5"/>
                  <w:noProof/>
                </w:rPr>
              </w:rPrChange>
            </w:rPr>
            <w:instrText xml:space="preserve"> HYPERLINK \l "_Toc195645197" </w:instrText>
          </w:r>
          <w:r w:rsidRPr="00193049">
            <w:rPr>
              <w:rStyle w:val="a5"/>
              <w:rFonts w:cs="Times New Roman"/>
              <w:noProof/>
              <w:rPrChange w:id="320" w:author="zhouyou" w:date="2025-04-18T16:48:00Z">
                <w:rPr>
                  <w:noProof/>
                </w:rPr>
              </w:rPrChange>
            </w:rPr>
            <w:fldChar w:fldCharType="separate"/>
          </w:r>
          <w:r w:rsidR="005F57CB" w:rsidRPr="00193049">
            <w:rPr>
              <w:rStyle w:val="a5"/>
              <w:rFonts w:cs="Times New Roman"/>
              <w:noProof/>
              <w:rPrChange w:id="321" w:author="zhouyou" w:date="2025-04-18T16:48:00Z">
                <w:rPr>
                  <w:rStyle w:val="a5"/>
                  <w:noProof/>
                </w:rPr>
              </w:rPrChange>
            </w:rPr>
            <w:t>3.1</w:t>
          </w:r>
          <w:r w:rsidR="005F57CB" w:rsidRPr="00193049">
            <w:rPr>
              <w:rStyle w:val="a5"/>
              <w:rFonts w:cs="Times New Roman" w:hint="eastAsia"/>
              <w:noProof/>
              <w:rPrChange w:id="322" w:author="zhouyou" w:date="2025-04-18T16:48:00Z">
                <w:rPr>
                  <w:rStyle w:val="a5"/>
                  <w:rFonts w:hint="eastAsia"/>
                  <w:noProof/>
                </w:rPr>
              </w:rPrChange>
            </w:rPr>
            <w:t>课题总体实施计划与进度安排</w:t>
          </w:r>
          <w:r w:rsidR="005F57CB" w:rsidRPr="00193049">
            <w:rPr>
              <w:rFonts w:cs="Times New Roman"/>
              <w:noProof/>
              <w:webHidden/>
              <w:rPrChange w:id="323" w:author="zhouyou" w:date="2025-04-18T16:48:00Z">
                <w:rPr>
                  <w:noProof/>
                  <w:webHidden/>
                </w:rPr>
              </w:rPrChange>
            </w:rPr>
            <w:tab/>
          </w:r>
          <w:r w:rsidR="005F57CB" w:rsidRPr="00193049">
            <w:rPr>
              <w:rFonts w:cs="Times New Roman"/>
              <w:noProof/>
              <w:webHidden/>
              <w:rPrChange w:id="324" w:author="zhouyou" w:date="2025-04-18T16:48:00Z">
                <w:rPr>
                  <w:noProof/>
                  <w:webHidden/>
                </w:rPr>
              </w:rPrChange>
            </w:rPr>
            <w:fldChar w:fldCharType="begin"/>
          </w:r>
          <w:r w:rsidR="005F57CB" w:rsidRPr="00193049">
            <w:rPr>
              <w:rFonts w:cs="Times New Roman"/>
              <w:noProof/>
              <w:webHidden/>
              <w:rPrChange w:id="325" w:author="zhouyou" w:date="2025-04-18T16:48:00Z">
                <w:rPr>
                  <w:noProof/>
                  <w:webHidden/>
                </w:rPr>
              </w:rPrChange>
            </w:rPr>
            <w:instrText xml:space="preserve"> PAGEREF _Toc195645197 \h </w:instrText>
          </w:r>
          <w:r w:rsidR="005F57CB" w:rsidRPr="00193049">
            <w:rPr>
              <w:rFonts w:cs="Times New Roman"/>
              <w:noProof/>
              <w:webHidden/>
              <w:rPrChange w:id="326" w:author="zhouyou" w:date="2025-04-18T16:48:00Z">
                <w:rPr>
                  <w:rFonts w:cs="Times New Roman"/>
                  <w:noProof/>
                  <w:webHidden/>
                </w:rPr>
              </w:rPrChange>
            </w:rPr>
          </w:r>
          <w:r w:rsidR="005F57CB" w:rsidRPr="00193049">
            <w:rPr>
              <w:rFonts w:cs="Times New Roman"/>
              <w:noProof/>
              <w:webHidden/>
              <w:rPrChange w:id="327" w:author="zhouyou" w:date="2025-04-18T16:48:00Z">
                <w:rPr>
                  <w:noProof/>
                  <w:webHidden/>
                </w:rPr>
              </w:rPrChange>
            </w:rPr>
            <w:fldChar w:fldCharType="separate"/>
          </w:r>
          <w:r w:rsidR="005F57CB" w:rsidRPr="00193049">
            <w:rPr>
              <w:rFonts w:cs="Times New Roman"/>
              <w:noProof/>
              <w:webHidden/>
              <w:rPrChange w:id="328" w:author="zhouyou" w:date="2025-04-18T16:48:00Z">
                <w:rPr>
                  <w:noProof/>
                  <w:webHidden/>
                </w:rPr>
              </w:rPrChange>
            </w:rPr>
            <w:t>10</w:t>
          </w:r>
          <w:r w:rsidR="005F57CB" w:rsidRPr="00193049">
            <w:rPr>
              <w:rFonts w:cs="Times New Roman"/>
              <w:noProof/>
              <w:webHidden/>
              <w:rPrChange w:id="329" w:author="zhouyou" w:date="2025-04-18T16:48:00Z">
                <w:rPr>
                  <w:noProof/>
                  <w:webHidden/>
                </w:rPr>
              </w:rPrChange>
            </w:rPr>
            <w:fldChar w:fldCharType="end"/>
          </w:r>
          <w:r w:rsidRPr="00193049">
            <w:rPr>
              <w:rFonts w:cs="Times New Roman"/>
              <w:noProof/>
              <w:rPrChange w:id="330" w:author="zhouyou" w:date="2025-04-18T16:48:00Z">
                <w:rPr>
                  <w:noProof/>
                </w:rPr>
              </w:rPrChange>
            </w:rPr>
            <w:fldChar w:fldCharType="end"/>
          </w:r>
        </w:p>
        <w:p w14:paraId="55E23C79" w14:textId="0ACF97A1" w:rsidR="005F57CB" w:rsidRPr="00193049" w:rsidRDefault="00193049">
          <w:pPr>
            <w:pStyle w:val="TOC3"/>
            <w:tabs>
              <w:tab w:val="right" w:leader="dot" w:pos="8296"/>
            </w:tabs>
            <w:ind w:firstLine="1120"/>
            <w:jc w:val="both"/>
            <w:rPr>
              <w:rFonts w:eastAsiaTheme="minorEastAsia" w:cs="Times New Roman"/>
              <w:noProof/>
              <w:kern w:val="2"/>
              <w:sz w:val="21"/>
              <w:rPrChange w:id="331" w:author="zhouyou" w:date="2025-04-18T16:48:00Z">
                <w:rPr>
                  <w:rFonts w:asciiTheme="minorHAnsi" w:eastAsiaTheme="minorEastAsia" w:hAnsiTheme="minorHAnsi"/>
                  <w:noProof/>
                  <w:kern w:val="2"/>
                  <w:sz w:val="21"/>
                </w:rPr>
              </w:rPrChange>
            </w:rPr>
            <w:pPrChange w:id="332" w:author="zhouyou" w:date="2025-04-18T16:45:00Z">
              <w:pPr>
                <w:pStyle w:val="TOC3"/>
                <w:tabs>
                  <w:tab w:val="right" w:leader="dot" w:pos="8296"/>
                </w:tabs>
                <w:ind w:firstLine="1120"/>
              </w:pPr>
            </w:pPrChange>
          </w:pPr>
          <w:r w:rsidRPr="00193049">
            <w:rPr>
              <w:rStyle w:val="a5"/>
              <w:rFonts w:cs="Times New Roman"/>
              <w:noProof/>
              <w:rPrChange w:id="333" w:author="zhouyou" w:date="2025-04-18T16:48:00Z">
                <w:rPr>
                  <w:rStyle w:val="a5"/>
                </w:rPr>
              </w:rPrChange>
            </w:rPr>
            <w:fldChar w:fldCharType="begin"/>
          </w:r>
          <w:r w:rsidRPr="00193049">
            <w:rPr>
              <w:rStyle w:val="a5"/>
              <w:rFonts w:cs="Times New Roman"/>
              <w:noProof/>
              <w:rPrChange w:id="334" w:author="zhouyou" w:date="2025-04-18T16:48:00Z">
                <w:rPr>
                  <w:rStyle w:val="a5"/>
                  <w:noProof/>
                </w:rPr>
              </w:rPrChange>
            </w:rPr>
            <w:instrText xml:space="preserve"> HYPERLINK \l "_Toc195645198" </w:instrText>
          </w:r>
          <w:r w:rsidRPr="00193049">
            <w:rPr>
              <w:rStyle w:val="a5"/>
              <w:rFonts w:cs="Times New Roman"/>
              <w:noProof/>
              <w:rPrChange w:id="335" w:author="zhouyou" w:date="2025-04-18T16:48:00Z">
                <w:rPr>
                  <w:noProof/>
                </w:rPr>
              </w:rPrChange>
            </w:rPr>
            <w:fldChar w:fldCharType="separate"/>
          </w:r>
          <w:r w:rsidR="005F57CB" w:rsidRPr="00193049">
            <w:rPr>
              <w:rStyle w:val="a5"/>
              <w:rFonts w:cs="Times New Roman"/>
              <w:noProof/>
              <w:rPrChange w:id="336" w:author="zhouyou" w:date="2025-04-18T16:48:00Z">
                <w:rPr>
                  <w:rStyle w:val="a5"/>
                  <w:noProof/>
                </w:rPr>
              </w:rPrChange>
            </w:rPr>
            <w:t>3.1.1</w:t>
          </w:r>
          <w:r w:rsidR="005F57CB" w:rsidRPr="00193049">
            <w:rPr>
              <w:rStyle w:val="a5"/>
              <w:rFonts w:cs="Times New Roman" w:hint="eastAsia"/>
              <w:noProof/>
              <w:rPrChange w:id="337" w:author="zhouyou" w:date="2025-04-18T16:48:00Z">
                <w:rPr>
                  <w:rStyle w:val="a5"/>
                  <w:rFonts w:hint="eastAsia"/>
                  <w:noProof/>
                </w:rPr>
              </w:rPrChange>
            </w:rPr>
            <w:t>研究思路和技术路线</w:t>
          </w:r>
          <w:r w:rsidR="005F57CB" w:rsidRPr="00193049">
            <w:rPr>
              <w:rFonts w:cs="Times New Roman"/>
              <w:noProof/>
              <w:webHidden/>
              <w:rPrChange w:id="338" w:author="zhouyou" w:date="2025-04-18T16:48:00Z">
                <w:rPr>
                  <w:noProof/>
                  <w:webHidden/>
                </w:rPr>
              </w:rPrChange>
            </w:rPr>
            <w:tab/>
          </w:r>
          <w:r w:rsidR="005F57CB" w:rsidRPr="00193049">
            <w:rPr>
              <w:rFonts w:cs="Times New Roman"/>
              <w:noProof/>
              <w:webHidden/>
              <w:rPrChange w:id="339" w:author="zhouyou" w:date="2025-04-18T16:48:00Z">
                <w:rPr>
                  <w:noProof/>
                  <w:webHidden/>
                </w:rPr>
              </w:rPrChange>
            </w:rPr>
            <w:fldChar w:fldCharType="begin"/>
          </w:r>
          <w:r w:rsidR="005F57CB" w:rsidRPr="00193049">
            <w:rPr>
              <w:rFonts w:cs="Times New Roman"/>
              <w:noProof/>
              <w:webHidden/>
              <w:rPrChange w:id="340" w:author="zhouyou" w:date="2025-04-18T16:48:00Z">
                <w:rPr>
                  <w:noProof/>
                  <w:webHidden/>
                </w:rPr>
              </w:rPrChange>
            </w:rPr>
            <w:instrText xml:space="preserve"> PAGEREF _Toc195645198 \h </w:instrText>
          </w:r>
          <w:r w:rsidR="005F57CB" w:rsidRPr="00193049">
            <w:rPr>
              <w:rFonts w:cs="Times New Roman"/>
              <w:noProof/>
              <w:webHidden/>
              <w:rPrChange w:id="341" w:author="zhouyou" w:date="2025-04-18T16:48:00Z">
                <w:rPr>
                  <w:rFonts w:cs="Times New Roman"/>
                  <w:noProof/>
                  <w:webHidden/>
                </w:rPr>
              </w:rPrChange>
            </w:rPr>
          </w:r>
          <w:r w:rsidR="005F57CB" w:rsidRPr="00193049">
            <w:rPr>
              <w:rFonts w:cs="Times New Roman"/>
              <w:noProof/>
              <w:webHidden/>
              <w:rPrChange w:id="342" w:author="zhouyou" w:date="2025-04-18T16:48:00Z">
                <w:rPr>
                  <w:noProof/>
                  <w:webHidden/>
                </w:rPr>
              </w:rPrChange>
            </w:rPr>
            <w:fldChar w:fldCharType="separate"/>
          </w:r>
          <w:r w:rsidR="005F57CB" w:rsidRPr="00193049">
            <w:rPr>
              <w:rFonts w:cs="Times New Roman"/>
              <w:noProof/>
              <w:webHidden/>
              <w:rPrChange w:id="343" w:author="zhouyou" w:date="2025-04-18T16:48:00Z">
                <w:rPr>
                  <w:noProof/>
                  <w:webHidden/>
                </w:rPr>
              </w:rPrChange>
            </w:rPr>
            <w:t>10</w:t>
          </w:r>
          <w:r w:rsidR="005F57CB" w:rsidRPr="00193049">
            <w:rPr>
              <w:rFonts w:cs="Times New Roman"/>
              <w:noProof/>
              <w:webHidden/>
              <w:rPrChange w:id="344" w:author="zhouyou" w:date="2025-04-18T16:48:00Z">
                <w:rPr>
                  <w:noProof/>
                  <w:webHidden/>
                </w:rPr>
              </w:rPrChange>
            </w:rPr>
            <w:fldChar w:fldCharType="end"/>
          </w:r>
          <w:r w:rsidRPr="00193049">
            <w:rPr>
              <w:rFonts w:cs="Times New Roman"/>
              <w:noProof/>
              <w:rPrChange w:id="345" w:author="zhouyou" w:date="2025-04-18T16:48:00Z">
                <w:rPr>
                  <w:noProof/>
                </w:rPr>
              </w:rPrChange>
            </w:rPr>
            <w:fldChar w:fldCharType="end"/>
          </w:r>
        </w:p>
        <w:p w14:paraId="6336DAFA" w14:textId="13775640" w:rsidR="005F57CB" w:rsidRPr="00193049" w:rsidRDefault="00193049">
          <w:pPr>
            <w:pStyle w:val="TOC3"/>
            <w:tabs>
              <w:tab w:val="right" w:leader="dot" w:pos="8296"/>
            </w:tabs>
            <w:ind w:firstLine="1120"/>
            <w:jc w:val="both"/>
            <w:rPr>
              <w:rFonts w:eastAsiaTheme="minorEastAsia" w:cs="Times New Roman"/>
              <w:noProof/>
              <w:kern w:val="2"/>
              <w:sz w:val="21"/>
              <w:rPrChange w:id="346" w:author="zhouyou" w:date="2025-04-18T16:48:00Z">
                <w:rPr>
                  <w:rFonts w:asciiTheme="minorHAnsi" w:eastAsiaTheme="minorEastAsia" w:hAnsiTheme="minorHAnsi"/>
                  <w:noProof/>
                  <w:kern w:val="2"/>
                  <w:sz w:val="21"/>
                </w:rPr>
              </w:rPrChange>
            </w:rPr>
            <w:pPrChange w:id="347" w:author="zhouyou" w:date="2025-04-18T16:45:00Z">
              <w:pPr>
                <w:pStyle w:val="TOC3"/>
                <w:tabs>
                  <w:tab w:val="right" w:leader="dot" w:pos="8296"/>
                </w:tabs>
                <w:ind w:firstLine="1120"/>
              </w:pPr>
            </w:pPrChange>
          </w:pPr>
          <w:r w:rsidRPr="00193049">
            <w:rPr>
              <w:rStyle w:val="a5"/>
              <w:rFonts w:cs="Times New Roman"/>
              <w:noProof/>
              <w:rPrChange w:id="348" w:author="zhouyou" w:date="2025-04-18T16:48:00Z">
                <w:rPr>
                  <w:rStyle w:val="a5"/>
                </w:rPr>
              </w:rPrChange>
            </w:rPr>
            <w:fldChar w:fldCharType="begin"/>
          </w:r>
          <w:r w:rsidRPr="00193049">
            <w:rPr>
              <w:rStyle w:val="a5"/>
              <w:rFonts w:cs="Times New Roman"/>
              <w:noProof/>
              <w:rPrChange w:id="349" w:author="zhouyou" w:date="2025-04-18T16:48:00Z">
                <w:rPr>
                  <w:rStyle w:val="a5"/>
                  <w:noProof/>
                </w:rPr>
              </w:rPrChange>
            </w:rPr>
            <w:instrText xml:space="preserve"> HYPERLINK \l "_Toc195645199" </w:instrText>
          </w:r>
          <w:r w:rsidRPr="00193049">
            <w:rPr>
              <w:rStyle w:val="a5"/>
              <w:rFonts w:cs="Times New Roman"/>
              <w:noProof/>
              <w:rPrChange w:id="350" w:author="zhouyou" w:date="2025-04-18T16:48:00Z">
                <w:rPr>
                  <w:noProof/>
                </w:rPr>
              </w:rPrChange>
            </w:rPr>
            <w:fldChar w:fldCharType="separate"/>
          </w:r>
          <w:r w:rsidR="005F57CB" w:rsidRPr="00193049">
            <w:rPr>
              <w:rStyle w:val="a5"/>
              <w:rFonts w:cs="Times New Roman"/>
              <w:noProof/>
              <w:rPrChange w:id="351" w:author="zhouyou" w:date="2025-04-18T16:48:00Z">
                <w:rPr>
                  <w:rStyle w:val="a5"/>
                  <w:noProof/>
                </w:rPr>
              </w:rPrChange>
            </w:rPr>
            <w:t>3.1.2</w:t>
          </w:r>
          <w:r w:rsidR="005F57CB" w:rsidRPr="00193049">
            <w:rPr>
              <w:rStyle w:val="a5"/>
              <w:rFonts w:cs="Times New Roman" w:hint="eastAsia"/>
              <w:noProof/>
              <w:rPrChange w:id="352" w:author="zhouyou" w:date="2025-04-18T16:48:00Z">
                <w:rPr>
                  <w:rStyle w:val="a5"/>
                  <w:rFonts w:hint="eastAsia"/>
                  <w:noProof/>
                </w:rPr>
              </w:rPrChange>
            </w:rPr>
            <w:t>进度安排与主要任务</w:t>
          </w:r>
          <w:r w:rsidR="005F57CB" w:rsidRPr="00193049">
            <w:rPr>
              <w:rFonts w:cs="Times New Roman"/>
              <w:noProof/>
              <w:webHidden/>
              <w:rPrChange w:id="353" w:author="zhouyou" w:date="2025-04-18T16:48:00Z">
                <w:rPr>
                  <w:noProof/>
                  <w:webHidden/>
                </w:rPr>
              </w:rPrChange>
            </w:rPr>
            <w:tab/>
          </w:r>
          <w:r w:rsidR="005F57CB" w:rsidRPr="00193049">
            <w:rPr>
              <w:rFonts w:cs="Times New Roman"/>
              <w:noProof/>
              <w:webHidden/>
              <w:rPrChange w:id="354" w:author="zhouyou" w:date="2025-04-18T16:48:00Z">
                <w:rPr>
                  <w:noProof/>
                  <w:webHidden/>
                </w:rPr>
              </w:rPrChange>
            </w:rPr>
            <w:fldChar w:fldCharType="begin"/>
          </w:r>
          <w:r w:rsidR="005F57CB" w:rsidRPr="00193049">
            <w:rPr>
              <w:rFonts w:cs="Times New Roman"/>
              <w:noProof/>
              <w:webHidden/>
              <w:rPrChange w:id="355" w:author="zhouyou" w:date="2025-04-18T16:48:00Z">
                <w:rPr>
                  <w:noProof/>
                  <w:webHidden/>
                </w:rPr>
              </w:rPrChange>
            </w:rPr>
            <w:instrText xml:space="preserve"> PAGEREF _Toc195645199 \h </w:instrText>
          </w:r>
          <w:r w:rsidR="005F57CB" w:rsidRPr="00193049">
            <w:rPr>
              <w:rFonts w:cs="Times New Roman"/>
              <w:noProof/>
              <w:webHidden/>
              <w:rPrChange w:id="356" w:author="zhouyou" w:date="2025-04-18T16:48:00Z">
                <w:rPr>
                  <w:rFonts w:cs="Times New Roman"/>
                  <w:noProof/>
                  <w:webHidden/>
                </w:rPr>
              </w:rPrChange>
            </w:rPr>
          </w:r>
          <w:r w:rsidR="005F57CB" w:rsidRPr="00193049">
            <w:rPr>
              <w:rFonts w:cs="Times New Roman"/>
              <w:noProof/>
              <w:webHidden/>
              <w:rPrChange w:id="357" w:author="zhouyou" w:date="2025-04-18T16:48:00Z">
                <w:rPr>
                  <w:noProof/>
                  <w:webHidden/>
                </w:rPr>
              </w:rPrChange>
            </w:rPr>
            <w:fldChar w:fldCharType="separate"/>
          </w:r>
          <w:r w:rsidR="005F57CB" w:rsidRPr="00193049">
            <w:rPr>
              <w:rFonts w:cs="Times New Roman"/>
              <w:noProof/>
              <w:webHidden/>
              <w:rPrChange w:id="358" w:author="zhouyou" w:date="2025-04-18T16:48:00Z">
                <w:rPr>
                  <w:noProof/>
                  <w:webHidden/>
                </w:rPr>
              </w:rPrChange>
            </w:rPr>
            <w:t>10</w:t>
          </w:r>
          <w:r w:rsidR="005F57CB" w:rsidRPr="00193049">
            <w:rPr>
              <w:rFonts w:cs="Times New Roman"/>
              <w:noProof/>
              <w:webHidden/>
              <w:rPrChange w:id="359" w:author="zhouyou" w:date="2025-04-18T16:48:00Z">
                <w:rPr>
                  <w:noProof/>
                  <w:webHidden/>
                </w:rPr>
              </w:rPrChange>
            </w:rPr>
            <w:fldChar w:fldCharType="end"/>
          </w:r>
          <w:r w:rsidRPr="00193049">
            <w:rPr>
              <w:rFonts w:cs="Times New Roman"/>
              <w:noProof/>
              <w:rPrChange w:id="360" w:author="zhouyou" w:date="2025-04-18T16:48:00Z">
                <w:rPr>
                  <w:noProof/>
                </w:rPr>
              </w:rPrChange>
            </w:rPr>
            <w:fldChar w:fldCharType="end"/>
          </w:r>
        </w:p>
        <w:p w14:paraId="4A7B8DAC" w14:textId="5498EDEB" w:rsidR="005F57CB" w:rsidRPr="00193049" w:rsidRDefault="00193049">
          <w:pPr>
            <w:pStyle w:val="TOC3"/>
            <w:tabs>
              <w:tab w:val="right" w:leader="dot" w:pos="8296"/>
            </w:tabs>
            <w:ind w:firstLine="1120"/>
            <w:jc w:val="both"/>
            <w:rPr>
              <w:rFonts w:eastAsiaTheme="minorEastAsia" w:cs="Times New Roman"/>
              <w:noProof/>
              <w:kern w:val="2"/>
              <w:sz w:val="21"/>
              <w:rPrChange w:id="361" w:author="zhouyou" w:date="2025-04-18T16:48:00Z">
                <w:rPr>
                  <w:rFonts w:asciiTheme="minorHAnsi" w:eastAsiaTheme="minorEastAsia" w:hAnsiTheme="minorHAnsi"/>
                  <w:noProof/>
                  <w:kern w:val="2"/>
                  <w:sz w:val="21"/>
                </w:rPr>
              </w:rPrChange>
            </w:rPr>
            <w:pPrChange w:id="362" w:author="zhouyou" w:date="2025-04-18T16:45:00Z">
              <w:pPr>
                <w:pStyle w:val="TOC3"/>
                <w:tabs>
                  <w:tab w:val="right" w:leader="dot" w:pos="8296"/>
                </w:tabs>
                <w:ind w:firstLine="1120"/>
              </w:pPr>
            </w:pPrChange>
          </w:pPr>
          <w:r w:rsidRPr="00193049">
            <w:rPr>
              <w:rStyle w:val="a5"/>
              <w:rFonts w:cs="Times New Roman"/>
              <w:noProof/>
              <w:rPrChange w:id="363" w:author="zhouyou" w:date="2025-04-18T16:48:00Z">
                <w:rPr>
                  <w:rStyle w:val="a5"/>
                </w:rPr>
              </w:rPrChange>
            </w:rPr>
            <w:fldChar w:fldCharType="begin"/>
          </w:r>
          <w:r w:rsidRPr="00193049">
            <w:rPr>
              <w:rStyle w:val="a5"/>
              <w:rFonts w:cs="Times New Roman"/>
              <w:noProof/>
              <w:rPrChange w:id="364" w:author="zhouyou" w:date="2025-04-18T16:48:00Z">
                <w:rPr>
                  <w:rStyle w:val="a5"/>
                  <w:noProof/>
                </w:rPr>
              </w:rPrChange>
            </w:rPr>
            <w:instrText xml:space="preserve"> HYPERLINK \l "_Toc195645200" </w:instrText>
          </w:r>
          <w:r w:rsidRPr="00193049">
            <w:rPr>
              <w:rStyle w:val="a5"/>
              <w:rFonts w:cs="Times New Roman"/>
              <w:noProof/>
              <w:rPrChange w:id="365" w:author="zhouyou" w:date="2025-04-18T16:48:00Z">
                <w:rPr>
                  <w:noProof/>
                </w:rPr>
              </w:rPrChange>
            </w:rPr>
            <w:fldChar w:fldCharType="separate"/>
          </w:r>
          <w:r w:rsidR="005F57CB" w:rsidRPr="00193049">
            <w:rPr>
              <w:rStyle w:val="a5"/>
              <w:rFonts w:cs="Times New Roman"/>
              <w:noProof/>
              <w:rPrChange w:id="366" w:author="zhouyou" w:date="2025-04-18T16:48:00Z">
                <w:rPr>
                  <w:rStyle w:val="a5"/>
                  <w:noProof/>
                </w:rPr>
              </w:rPrChange>
            </w:rPr>
            <w:t>3.1.3</w:t>
          </w:r>
          <w:r w:rsidR="005F57CB" w:rsidRPr="00193049">
            <w:rPr>
              <w:rStyle w:val="a5"/>
              <w:rFonts w:cs="Times New Roman" w:hint="eastAsia"/>
              <w:noProof/>
              <w:rPrChange w:id="367" w:author="zhouyou" w:date="2025-04-18T16:48:00Z">
                <w:rPr>
                  <w:rStyle w:val="a5"/>
                  <w:rFonts w:hint="eastAsia"/>
                  <w:noProof/>
                </w:rPr>
              </w:rPrChange>
            </w:rPr>
            <w:t>课题任务进度甘特图与关键节点</w:t>
          </w:r>
          <w:r w:rsidR="005F57CB" w:rsidRPr="00193049">
            <w:rPr>
              <w:rFonts w:cs="Times New Roman"/>
              <w:noProof/>
              <w:webHidden/>
              <w:rPrChange w:id="368" w:author="zhouyou" w:date="2025-04-18T16:48:00Z">
                <w:rPr>
                  <w:noProof/>
                  <w:webHidden/>
                </w:rPr>
              </w:rPrChange>
            </w:rPr>
            <w:tab/>
          </w:r>
          <w:r w:rsidR="005F57CB" w:rsidRPr="00193049">
            <w:rPr>
              <w:rFonts w:cs="Times New Roman"/>
              <w:noProof/>
              <w:webHidden/>
              <w:rPrChange w:id="369" w:author="zhouyou" w:date="2025-04-18T16:48:00Z">
                <w:rPr>
                  <w:noProof/>
                  <w:webHidden/>
                </w:rPr>
              </w:rPrChange>
            </w:rPr>
            <w:fldChar w:fldCharType="begin"/>
          </w:r>
          <w:r w:rsidR="005F57CB" w:rsidRPr="00193049">
            <w:rPr>
              <w:rFonts w:cs="Times New Roman"/>
              <w:noProof/>
              <w:webHidden/>
              <w:rPrChange w:id="370" w:author="zhouyou" w:date="2025-04-18T16:48:00Z">
                <w:rPr>
                  <w:noProof/>
                  <w:webHidden/>
                </w:rPr>
              </w:rPrChange>
            </w:rPr>
            <w:instrText xml:space="preserve"> PAGEREF _Toc195645200 \h </w:instrText>
          </w:r>
          <w:r w:rsidR="005F57CB" w:rsidRPr="00193049">
            <w:rPr>
              <w:rFonts w:cs="Times New Roman"/>
              <w:noProof/>
              <w:webHidden/>
              <w:rPrChange w:id="371" w:author="zhouyou" w:date="2025-04-18T16:48:00Z">
                <w:rPr>
                  <w:rFonts w:cs="Times New Roman"/>
                  <w:noProof/>
                  <w:webHidden/>
                </w:rPr>
              </w:rPrChange>
            </w:rPr>
          </w:r>
          <w:r w:rsidR="005F57CB" w:rsidRPr="00193049">
            <w:rPr>
              <w:rFonts w:cs="Times New Roman"/>
              <w:noProof/>
              <w:webHidden/>
              <w:rPrChange w:id="372" w:author="zhouyou" w:date="2025-04-18T16:48:00Z">
                <w:rPr>
                  <w:noProof/>
                  <w:webHidden/>
                </w:rPr>
              </w:rPrChange>
            </w:rPr>
            <w:fldChar w:fldCharType="separate"/>
          </w:r>
          <w:r w:rsidR="005F57CB" w:rsidRPr="00193049">
            <w:rPr>
              <w:rFonts w:cs="Times New Roman"/>
              <w:noProof/>
              <w:webHidden/>
              <w:rPrChange w:id="373" w:author="zhouyou" w:date="2025-04-18T16:48:00Z">
                <w:rPr>
                  <w:noProof/>
                  <w:webHidden/>
                </w:rPr>
              </w:rPrChange>
            </w:rPr>
            <w:t>11</w:t>
          </w:r>
          <w:r w:rsidR="005F57CB" w:rsidRPr="00193049">
            <w:rPr>
              <w:rFonts w:cs="Times New Roman"/>
              <w:noProof/>
              <w:webHidden/>
              <w:rPrChange w:id="374" w:author="zhouyou" w:date="2025-04-18T16:48:00Z">
                <w:rPr>
                  <w:noProof/>
                  <w:webHidden/>
                </w:rPr>
              </w:rPrChange>
            </w:rPr>
            <w:fldChar w:fldCharType="end"/>
          </w:r>
          <w:r w:rsidRPr="00193049">
            <w:rPr>
              <w:rFonts w:cs="Times New Roman"/>
              <w:noProof/>
              <w:rPrChange w:id="375" w:author="zhouyou" w:date="2025-04-18T16:48:00Z">
                <w:rPr>
                  <w:noProof/>
                </w:rPr>
              </w:rPrChange>
            </w:rPr>
            <w:fldChar w:fldCharType="end"/>
          </w:r>
        </w:p>
        <w:p w14:paraId="00F6EC0F" w14:textId="77DBB0DF" w:rsidR="005F57CB" w:rsidRPr="00193049" w:rsidRDefault="00193049">
          <w:pPr>
            <w:pStyle w:val="TOC2"/>
            <w:tabs>
              <w:tab w:val="right" w:leader="dot" w:pos="8296"/>
            </w:tabs>
            <w:ind w:firstLine="560"/>
            <w:jc w:val="both"/>
            <w:rPr>
              <w:rFonts w:eastAsiaTheme="minorEastAsia" w:cs="Times New Roman"/>
              <w:noProof/>
              <w:kern w:val="2"/>
              <w:sz w:val="21"/>
              <w:rPrChange w:id="376" w:author="zhouyou" w:date="2025-04-18T16:48:00Z">
                <w:rPr>
                  <w:rFonts w:asciiTheme="minorHAnsi" w:eastAsiaTheme="minorEastAsia" w:hAnsiTheme="minorHAnsi"/>
                  <w:noProof/>
                  <w:kern w:val="2"/>
                  <w:sz w:val="21"/>
                </w:rPr>
              </w:rPrChange>
            </w:rPr>
            <w:pPrChange w:id="377" w:author="zhouyou" w:date="2025-04-18T16:45:00Z">
              <w:pPr>
                <w:pStyle w:val="TOC2"/>
                <w:tabs>
                  <w:tab w:val="right" w:leader="dot" w:pos="8296"/>
                </w:tabs>
                <w:ind w:firstLine="560"/>
              </w:pPr>
            </w:pPrChange>
          </w:pPr>
          <w:r w:rsidRPr="00193049">
            <w:rPr>
              <w:rStyle w:val="a5"/>
              <w:rFonts w:cs="Times New Roman"/>
              <w:noProof/>
              <w:rPrChange w:id="378" w:author="zhouyou" w:date="2025-04-18T16:48:00Z">
                <w:rPr>
                  <w:rStyle w:val="a5"/>
                </w:rPr>
              </w:rPrChange>
            </w:rPr>
            <w:fldChar w:fldCharType="begin"/>
          </w:r>
          <w:r w:rsidRPr="00193049">
            <w:rPr>
              <w:rStyle w:val="a5"/>
              <w:rFonts w:cs="Times New Roman"/>
              <w:noProof/>
              <w:rPrChange w:id="379" w:author="zhouyou" w:date="2025-04-18T16:48:00Z">
                <w:rPr>
                  <w:rStyle w:val="a5"/>
                  <w:noProof/>
                </w:rPr>
              </w:rPrChange>
            </w:rPr>
            <w:instrText xml:space="preserve"> HYPERLINK \l "_Toc195645201" </w:instrText>
          </w:r>
          <w:r w:rsidRPr="00193049">
            <w:rPr>
              <w:rStyle w:val="a5"/>
              <w:rFonts w:cs="Times New Roman"/>
              <w:noProof/>
              <w:rPrChange w:id="380" w:author="zhouyou" w:date="2025-04-18T16:48:00Z">
                <w:rPr>
                  <w:noProof/>
                </w:rPr>
              </w:rPrChange>
            </w:rPr>
            <w:fldChar w:fldCharType="separate"/>
          </w:r>
          <w:r w:rsidR="005F57CB" w:rsidRPr="00193049">
            <w:rPr>
              <w:rStyle w:val="a5"/>
              <w:rFonts w:cs="Times New Roman"/>
              <w:noProof/>
              <w:rPrChange w:id="381" w:author="zhouyou" w:date="2025-04-18T16:48:00Z">
                <w:rPr>
                  <w:rStyle w:val="a5"/>
                  <w:noProof/>
                </w:rPr>
              </w:rPrChange>
            </w:rPr>
            <w:t xml:space="preserve">3.2 </w:t>
          </w:r>
          <w:r w:rsidR="005F57CB" w:rsidRPr="00193049">
            <w:rPr>
              <w:rStyle w:val="a5"/>
              <w:rFonts w:cs="Times New Roman" w:hint="eastAsia"/>
              <w:noProof/>
              <w:rPrChange w:id="382" w:author="zhouyou" w:date="2025-04-18T16:48:00Z">
                <w:rPr>
                  <w:rStyle w:val="a5"/>
                  <w:rFonts w:hint="eastAsia"/>
                  <w:noProof/>
                </w:rPr>
              </w:rPrChange>
            </w:rPr>
            <w:t>课题详细技术方案</w:t>
          </w:r>
          <w:r w:rsidR="005F57CB" w:rsidRPr="00193049">
            <w:rPr>
              <w:rFonts w:cs="Times New Roman"/>
              <w:noProof/>
              <w:webHidden/>
              <w:rPrChange w:id="383" w:author="zhouyou" w:date="2025-04-18T16:48:00Z">
                <w:rPr>
                  <w:noProof/>
                  <w:webHidden/>
                </w:rPr>
              </w:rPrChange>
            </w:rPr>
            <w:tab/>
          </w:r>
          <w:r w:rsidR="005F57CB" w:rsidRPr="00193049">
            <w:rPr>
              <w:rFonts w:cs="Times New Roman"/>
              <w:noProof/>
              <w:webHidden/>
              <w:rPrChange w:id="384" w:author="zhouyou" w:date="2025-04-18T16:48:00Z">
                <w:rPr>
                  <w:noProof/>
                  <w:webHidden/>
                </w:rPr>
              </w:rPrChange>
            </w:rPr>
            <w:fldChar w:fldCharType="begin"/>
          </w:r>
          <w:r w:rsidR="005F57CB" w:rsidRPr="00193049">
            <w:rPr>
              <w:rFonts w:cs="Times New Roman"/>
              <w:noProof/>
              <w:webHidden/>
              <w:rPrChange w:id="385" w:author="zhouyou" w:date="2025-04-18T16:48:00Z">
                <w:rPr>
                  <w:noProof/>
                  <w:webHidden/>
                </w:rPr>
              </w:rPrChange>
            </w:rPr>
            <w:instrText xml:space="preserve"> PAGEREF _Toc195645201 \h </w:instrText>
          </w:r>
          <w:r w:rsidR="005F57CB" w:rsidRPr="00193049">
            <w:rPr>
              <w:rFonts w:cs="Times New Roman"/>
              <w:noProof/>
              <w:webHidden/>
              <w:rPrChange w:id="386" w:author="zhouyou" w:date="2025-04-18T16:48:00Z">
                <w:rPr>
                  <w:rFonts w:cs="Times New Roman"/>
                  <w:noProof/>
                  <w:webHidden/>
                </w:rPr>
              </w:rPrChange>
            </w:rPr>
          </w:r>
          <w:r w:rsidR="005F57CB" w:rsidRPr="00193049">
            <w:rPr>
              <w:rFonts w:cs="Times New Roman"/>
              <w:noProof/>
              <w:webHidden/>
              <w:rPrChange w:id="387" w:author="zhouyou" w:date="2025-04-18T16:48:00Z">
                <w:rPr>
                  <w:noProof/>
                  <w:webHidden/>
                </w:rPr>
              </w:rPrChange>
            </w:rPr>
            <w:fldChar w:fldCharType="separate"/>
          </w:r>
          <w:r w:rsidR="005F57CB" w:rsidRPr="00193049">
            <w:rPr>
              <w:rFonts w:cs="Times New Roman"/>
              <w:noProof/>
              <w:webHidden/>
              <w:rPrChange w:id="388" w:author="zhouyou" w:date="2025-04-18T16:48:00Z">
                <w:rPr>
                  <w:noProof/>
                  <w:webHidden/>
                </w:rPr>
              </w:rPrChange>
            </w:rPr>
            <w:t>12</w:t>
          </w:r>
          <w:r w:rsidR="005F57CB" w:rsidRPr="00193049">
            <w:rPr>
              <w:rFonts w:cs="Times New Roman"/>
              <w:noProof/>
              <w:webHidden/>
              <w:rPrChange w:id="389" w:author="zhouyou" w:date="2025-04-18T16:48:00Z">
                <w:rPr>
                  <w:noProof/>
                  <w:webHidden/>
                </w:rPr>
              </w:rPrChange>
            </w:rPr>
            <w:fldChar w:fldCharType="end"/>
          </w:r>
          <w:r w:rsidRPr="00193049">
            <w:rPr>
              <w:rFonts w:cs="Times New Roman"/>
              <w:noProof/>
              <w:rPrChange w:id="390" w:author="zhouyou" w:date="2025-04-18T16:48:00Z">
                <w:rPr>
                  <w:noProof/>
                </w:rPr>
              </w:rPrChange>
            </w:rPr>
            <w:fldChar w:fldCharType="end"/>
          </w:r>
        </w:p>
        <w:p w14:paraId="1BCAB67F" w14:textId="3DAD1669" w:rsidR="005F57CB" w:rsidRPr="00193049" w:rsidRDefault="00193049">
          <w:pPr>
            <w:pStyle w:val="TOC3"/>
            <w:tabs>
              <w:tab w:val="right" w:leader="dot" w:pos="8296"/>
            </w:tabs>
            <w:ind w:firstLine="1120"/>
            <w:jc w:val="both"/>
            <w:rPr>
              <w:rFonts w:eastAsiaTheme="minorEastAsia" w:cs="Times New Roman"/>
              <w:noProof/>
              <w:kern w:val="2"/>
              <w:sz w:val="21"/>
              <w:rPrChange w:id="391" w:author="zhouyou" w:date="2025-04-18T16:48:00Z">
                <w:rPr>
                  <w:rFonts w:asciiTheme="minorHAnsi" w:eastAsiaTheme="minorEastAsia" w:hAnsiTheme="minorHAnsi"/>
                  <w:noProof/>
                  <w:kern w:val="2"/>
                  <w:sz w:val="21"/>
                </w:rPr>
              </w:rPrChange>
            </w:rPr>
            <w:pPrChange w:id="392" w:author="zhouyou" w:date="2025-04-18T16:45:00Z">
              <w:pPr>
                <w:pStyle w:val="TOC3"/>
                <w:tabs>
                  <w:tab w:val="right" w:leader="dot" w:pos="8296"/>
                </w:tabs>
                <w:ind w:firstLine="1120"/>
              </w:pPr>
            </w:pPrChange>
          </w:pPr>
          <w:r w:rsidRPr="00193049">
            <w:rPr>
              <w:rStyle w:val="a5"/>
              <w:rFonts w:cs="Times New Roman"/>
              <w:noProof/>
              <w:rPrChange w:id="393" w:author="zhouyou" w:date="2025-04-18T16:48:00Z">
                <w:rPr>
                  <w:rStyle w:val="a5"/>
                </w:rPr>
              </w:rPrChange>
            </w:rPr>
            <w:fldChar w:fldCharType="begin"/>
          </w:r>
          <w:r w:rsidRPr="00193049">
            <w:rPr>
              <w:rStyle w:val="a5"/>
              <w:rFonts w:cs="Times New Roman"/>
              <w:noProof/>
              <w:rPrChange w:id="394" w:author="zhouyou" w:date="2025-04-18T16:48:00Z">
                <w:rPr>
                  <w:rStyle w:val="a5"/>
                  <w:noProof/>
                </w:rPr>
              </w:rPrChange>
            </w:rPr>
            <w:instrText xml:space="preserve"> HYPERLINK \l "_Toc195645202" </w:instrText>
          </w:r>
          <w:r w:rsidRPr="00193049">
            <w:rPr>
              <w:rStyle w:val="a5"/>
              <w:rFonts w:cs="Times New Roman"/>
              <w:noProof/>
              <w:rPrChange w:id="395" w:author="zhouyou" w:date="2025-04-18T16:48:00Z">
                <w:rPr>
                  <w:noProof/>
                </w:rPr>
              </w:rPrChange>
            </w:rPr>
            <w:fldChar w:fldCharType="separate"/>
          </w:r>
          <w:r w:rsidR="005F57CB" w:rsidRPr="00193049">
            <w:rPr>
              <w:rStyle w:val="a5"/>
              <w:rFonts w:cs="Times New Roman"/>
              <w:noProof/>
              <w:rPrChange w:id="396" w:author="zhouyou" w:date="2025-04-18T16:48:00Z">
                <w:rPr>
                  <w:rStyle w:val="a5"/>
                  <w:noProof/>
                </w:rPr>
              </w:rPrChange>
            </w:rPr>
            <w:t xml:space="preserve">3.2.1 </w:t>
          </w:r>
          <w:r w:rsidR="005F57CB" w:rsidRPr="00193049">
            <w:rPr>
              <w:rStyle w:val="a5"/>
              <w:rFonts w:cs="Times New Roman" w:hint="eastAsia"/>
              <w:noProof/>
              <w:rPrChange w:id="397" w:author="zhouyou" w:date="2025-04-18T16:48:00Z">
                <w:rPr>
                  <w:rStyle w:val="a5"/>
                  <w:rFonts w:hint="eastAsia"/>
                  <w:noProof/>
                </w:rPr>
              </w:rPrChange>
            </w:rPr>
            <w:t>研究思路</w:t>
          </w:r>
          <w:r w:rsidR="005F57CB" w:rsidRPr="00193049">
            <w:rPr>
              <w:rFonts w:cs="Times New Roman"/>
              <w:noProof/>
              <w:webHidden/>
              <w:rPrChange w:id="398" w:author="zhouyou" w:date="2025-04-18T16:48:00Z">
                <w:rPr>
                  <w:noProof/>
                  <w:webHidden/>
                </w:rPr>
              </w:rPrChange>
            </w:rPr>
            <w:tab/>
          </w:r>
          <w:r w:rsidR="005F57CB" w:rsidRPr="00193049">
            <w:rPr>
              <w:rFonts w:cs="Times New Roman"/>
              <w:noProof/>
              <w:webHidden/>
              <w:rPrChange w:id="399" w:author="zhouyou" w:date="2025-04-18T16:48:00Z">
                <w:rPr>
                  <w:noProof/>
                  <w:webHidden/>
                </w:rPr>
              </w:rPrChange>
            </w:rPr>
            <w:fldChar w:fldCharType="begin"/>
          </w:r>
          <w:r w:rsidR="005F57CB" w:rsidRPr="00193049">
            <w:rPr>
              <w:rFonts w:cs="Times New Roman"/>
              <w:noProof/>
              <w:webHidden/>
              <w:rPrChange w:id="400" w:author="zhouyou" w:date="2025-04-18T16:48:00Z">
                <w:rPr>
                  <w:noProof/>
                  <w:webHidden/>
                </w:rPr>
              </w:rPrChange>
            </w:rPr>
            <w:instrText xml:space="preserve"> PAGEREF _Toc195645202 \h </w:instrText>
          </w:r>
          <w:r w:rsidR="005F57CB" w:rsidRPr="00193049">
            <w:rPr>
              <w:rFonts w:cs="Times New Roman"/>
              <w:noProof/>
              <w:webHidden/>
              <w:rPrChange w:id="401" w:author="zhouyou" w:date="2025-04-18T16:48:00Z">
                <w:rPr>
                  <w:rFonts w:cs="Times New Roman"/>
                  <w:noProof/>
                  <w:webHidden/>
                </w:rPr>
              </w:rPrChange>
            </w:rPr>
          </w:r>
          <w:r w:rsidR="005F57CB" w:rsidRPr="00193049">
            <w:rPr>
              <w:rFonts w:cs="Times New Roman"/>
              <w:noProof/>
              <w:webHidden/>
              <w:rPrChange w:id="402" w:author="zhouyou" w:date="2025-04-18T16:48:00Z">
                <w:rPr>
                  <w:noProof/>
                  <w:webHidden/>
                </w:rPr>
              </w:rPrChange>
            </w:rPr>
            <w:fldChar w:fldCharType="separate"/>
          </w:r>
          <w:r w:rsidR="005F57CB" w:rsidRPr="00193049">
            <w:rPr>
              <w:rFonts w:cs="Times New Roman"/>
              <w:noProof/>
              <w:webHidden/>
              <w:rPrChange w:id="403" w:author="zhouyou" w:date="2025-04-18T16:48:00Z">
                <w:rPr>
                  <w:noProof/>
                  <w:webHidden/>
                </w:rPr>
              </w:rPrChange>
            </w:rPr>
            <w:t>12</w:t>
          </w:r>
          <w:r w:rsidR="005F57CB" w:rsidRPr="00193049">
            <w:rPr>
              <w:rFonts w:cs="Times New Roman"/>
              <w:noProof/>
              <w:webHidden/>
              <w:rPrChange w:id="404" w:author="zhouyou" w:date="2025-04-18T16:48:00Z">
                <w:rPr>
                  <w:noProof/>
                  <w:webHidden/>
                </w:rPr>
              </w:rPrChange>
            </w:rPr>
            <w:fldChar w:fldCharType="end"/>
          </w:r>
          <w:r w:rsidRPr="00193049">
            <w:rPr>
              <w:rFonts w:cs="Times New Roman"/>
              <w:noProof/>
              <w:rPrChange w:id="405" w:author="zhouyou" w:date="2025-04-18T16:48:00Z">
                <w:rPr>
                  <w:noProof/>
                </w:rPr>
              </w:rPrChange>
            </w:rPr>
            <w:fldChar w:fldCharType="end"/>
          </w:r>
        </w:p>
        <w:p w14:paraId="4AC7DEB5" w14:textId="688BE909" w:rsidR="005F57CB" w:rsidRPr="00193049" w:rsidRDefault="00193049">
          <w:pPr>
            <w:pStyle w:val="TOC3"/>
            <w:tabs>
              <w:tab w:val="right" w:leader="dot" w:pos="8296"/>
            </w:tabs>
            <w:ind w:firstLine="1120"/>
            <w:jc w:val="both"/>
            <w:rPr>
              <w:rFonts w:eastAsiaTheme="minorEastAsia" w:cs="Times New Roman"/>
              <w:noProof/>
              <w:kern w:val="2"/>
              <w:sz w:val="21"/>
              <w:rPrChange w:id="406" w:author="zhouyou" w:date="2025-04-18T16:48:00Z">
                <w:rPr>
                  <w:rFonts w:asciiTheme="minorHAnsi" w:eastAsiaTheme="minorEastAsia" w:hAnsiTheme="minorHAnsi"/>
                  <w:noProof/>
                  <w:kern w:val="2"/>
                  <w:sz w:val="21"/>
                </w:rPr>
              </w:rPrChange>
            </w:rPr>
            <w:pPrChange w:id="407" w:author="zhouyou" w:date="2025-04-18T16:45:00Z">
              <w:pPr>
                <w:pStyle w:val="TOC3"/>
                <w:tabs>
                  <w:tab w:val="right" w:leader="dot" w:pos="8296"/>
                </w:tabs>
                <w:ind w:firstLine="1120"/>
              </w:pPr>
            </w:pPrChange>
          </w:pPr>
          <w:r w:rsidRPr="00193049">
            <w:rPr>
              <w:rStyle w:val="a5"/>
              <w:rFonts w:cs="Times New Roman"/>
              <w:noProof/>
              <w:rPrChange w:id="408" w:author="zhouyou" w:date="2025-04-18T16:48:00Z">
                <w:rPr>
                  <w:rStyle w:val="a5"/>
                </w:rPr>
              </w:rPrChange>
            </w:rPr>
            <w:lastRenderedPageBreak/>
            <w:fldChar w:fldCharType="begin"/>
          </w:r>
          <w:r w:rsidRPr="00193049">
            <w:rPr>
              <w:rStyle w:val="a5"/>
              <w:rFonts w:cs="Times New Roman"/>
              <w:noProof/>
              <w:rPrChange w:id="409" w:author="zhouyou" w:date="2025-04-18T16:48:00Z">
                <w:rPr>
                  <w:rStyle w:val="a5"/>
                  <w:noProof/>
                </w:rPr>
              </w:rPrChange>
            </w:rPr>
            <w:instrText xml:space="preserve"> HYPERLINK \l "_Toc195645203" </w:instrText>
          </w:r>
          <w:r w:rsidRPr="00193049">
            <w:rPr>
              <w:rStyle w:val="a5"/>
              <w:rFonts w:cs="Times New Roman"/>
              <w:noProof/>
              <w:rPrChange w:id="410" w:author="zhouyou" w:date="2025-04-18T16:48:00Z">
                <w:rPr>
                  <w:noProof/>
                </w:rPr>
              </w:rPrChange>
            </w:rPr>
            <w:fldChar w:fldCharType="separate"/>
          </w:r>
          <w:r w:rsidR="005F57CB" w:rsidRPr="00193049">
            <w:rPr>
              <w:rStyle w:val="a5"/>
              <w:rFonts w:cs="Times New Roman"/>
              <w:noProof/>
              <w:rPrChange w:id="411" w:author="zhouyou" w:date="2025-04-18T16:48:00Z">
                <w:rPr>
                  <w:rStyle w:val="a5"/>
                  <w:noProof/>
                </w:rPr>
              </w:rPrChange>
            </w:rPr>
            <w:t>3.2.2</w:t>
          </w:r>
          <w:r w:rsidR="005F57CB" w:rsidRPr="00193049">
            <w:rPr>
              <w:rStyle w:val="a5"/>
              <w:rFonts w:cs="Times New Roman" w:hint="eastAsia"/>
              <w:noProof/>
              <w:rPrChange w:id="412" w:author="zhouyou" w:date="2025-04-18T16:48:00Z">
                <w:rPr>
                  <w:rStyle w:val="a5"/>
                  <w:rFonts w:hint="eastAsia"/>
                  <w:noProof/>
                </w:rPr>
              </w:rPrChange>
            </w:rPr>
            <w:t>技术方案</w:t>
          </w:r>
          <w:r w:rsidR="005F57CB" w:rsidRPr="00193049">
            <w:rPr>
              <w:rFonts w:cs="Times New Roman"/>
              <w:noProof/>
              <w:webHidden/>
              <w:rPrChange w:id="413" w:author="zhouyou" w:date="2025-04-18T16:48:00Z">
                <w:rPr>
                  <w:noProof/>
                  <w:webHidden/>
                </w:rPr>
              </w:rPrChange>
            </w:rPr>
            <w:tab/>
          </w:r>
          <w:r w:rsidR="005F57CB" w:rsidRPr="00193049">
            <w:rPr>
              <w:rFonts w:cs="Times New Roman"/>
              <w:noProof/>
              <w:webHidden/>
              <w:rPrChange w:id="414" w:author="zhouyou" w:date="2025-04-18T16:48:00Z">
                <w:rPr>
                  <w:noProof/>
                  <w:webHidden/>
                </w:rPr>
              </w:rPrChange>
            </w:rPr>
            <w:fldChar w:fldCharType="begin"/>
          </w:r>
          <w:r w:rsidR="005F57CB" w:rsidRPr="00193049">
            <w:rPr>
              <w:rFonts w:cs="Times New Roman"/>
              <w:noProof/>
              <w:webHidden/>
              <w:rPrChange w:id="415" w:author="zhouyou" w:date="2025-04-18T16:48:00Z">
                <w:rPr>
                  <w:noProof/>
                  <w:webHidden/>
                </w:rPr>
              </w:rPrChange>
            </w:rPr>
            <w:instrText xml:space="preserve"> PAGEREF _Toc195645203 \h </w:instrText>
          </w:r>
          <w:r w:rsidR="005F57CB" w:rsidRPr="00193049">
            <w:rPr>
              <w:rFonts w:cs="Times New Roman"/>
              <w:noProof/>
              <w:webHidden/>
              <w:rPrChange w:id="416" w:author="zhouyou" w:date="2025-04-18T16:48:00Z">
                <w:rPr>
                  <w:rFonts w:cs="Times New Roman"/>
                  <w:noProof/>
                  <w:webHidden/>
                </w:rPr>
              </w:rPrChange>
            </w:rPr>
          </w:r>
          <w:r w:rsidR="005F57CB" w:rsidRPr="00193049">
            <w:rPr>
              <w:rFonts w:cs="Times New Roman"/>
              <w:noProof/>
              <w:webHidden/>
              <w:rPrChange w:id="417" w:author="zhouyou" w:date="2025-04-18T16:48:00Z">
                <w:rPr>
                  <w:noProof/>
                  <w:webHidden/>
                </w:rPr>
              </w:rPrChange>
            </w:rPr>
            <w:fldChar w:fldCharType="separate"/>
          </w:r>
          <w:r w:rsidR="005F57CB" w:rsidRPr="00193049">
            <w:rPr>
              <w:rFonts w:cs="Times New Roman"/>
              <w:noProof/>
              <w:webHidden/>
              <w:rPrChange w:id="418" w:author="zhouyou" w:date="2025-04-18T16:48:00Z">
                <w:rPr>
                  <w:noProof/>
                  <w:webHidden/>
                </w:rPr>
              </w:rPrChange>
            </w:rPr>
            <w:t>13</w:t>
          </w:r>
          <w:r w:rsidR="005F57CB" w:rsidRPr="00193049">
            <w:rPr>
              <w:rFonts w:cs="Times New Roman"/>
              <w:noProof/>
              <w:webHidden/>
              <w:rPrChange w:id="419" w:author="zhouyou" w:date="2025-04-18T16:48:00Z">
                <w:rPr>
                  <w:noProof/>
                  <w:webHidden/>
                </w:rPr>
              </w:rPrChange>
            </w:rPr>
            <w:fldChar w:fldCharType="end"/>
          </w:r>
          <w:r w:rsidRPr="00193049">
            <w:rPr>
              <w:rFonts w:cs="Times New Roman"/>
              <w:noProof/>
              <w:rPrChange w:id="420" w:author="zhouyou" w:date="2025-04-18T16:48:00Z">
                <w:rPr>
                  <w:noProof/>
                </w:rPr>
              </w:rPrChange>
            </w:rPr>
            <w:fldChar w:fldCharType="end"/>
          </w:r>
        </w:p>
        <w:p w14:paraId="70B7B069" w14:textId="6B116BBD" w:rsidR="005F57CB" w:rsidRPr="00193049" w:rsidRDefault="00193049">
          <w:pPr>
            <w:pStyle w:val="TOC3"/>
            <w:tabs>
              <w:tab w:val="right" w:leader="dot" w:pos="8296"/>
            </w:tabs>
            <w:ind w:firstLine="1120"/>
            <w:jc w:val="both"/>
            <w:rPr>
              <w:rFonts w:eastAsiaTheme="minorEastAsia" w:cs="Times New Roman"/>
              <w:noProof/>
              <w:kern w:val="2"/>
              <w:sz w:val="21"/>
              <w:rPrChange w:id="421" w:author="zhouyou" w:date="2025-04-18T16:48:00Z">
                <w:rPr>
                  <w:rFonts w:asciiTheme="minorHAnsi" w:eastAsiaTheme="minorEastAsia" w:hAnsiTheme="minorHAnsi"/>
                  <w:noProof/>
                  <w:kern w:val="2"/>
                  <w:sz w:val="21"/>
                </w:rPr>
              </w:rPrChange>
            </w:rPr>
            <w:pPrChange w:id="422" w:author="zhouyou" w:date="2025-04-18T16:45:00Z">
              <w:pPr>
                <w:pStyle w:val="TOC3"/>
                <w:tabs>
                  <w:tab w:val="right" w:leader="dot" w:pos="8296"/>
                </w:tabs>
                <w:ind w:firstLine="1120"/>
              </w:pPr>
            </w:pPrChange>
          </w:pPr>
          <w:r w:rsidRPr="00193049">
            <w:rPr>
              <w:rStyle w:val="a5"/>
              <w:rFonts w:cs="Times New Roman"/>
              <w:noProof/>
              <w:rPrChange w:id="423" w:author="zhouyou" w:date="2025-04-18T16:48:00Z">
                <w:rPr>
                  <w:rStyle w:val="a5"/>
                </w:rPr>
              </w:rPrChange>
            </w:rPr>
            <w:fldChar w:fldCharType="begin"/>
          </w:r>
          <w:r w:rsidRPr="00193049">
            <w:rPr>
              <w:rStyle w:val="a5"/>
              <w:rFonts w:cs="Times New Roman"/>
              <w:noProof/>
              <w:rPrChange w:id="424" w:author="zhouyou" w:date="2025-04-18T16:48:00Z">
                <w:rPr>
                  <w:rStyle w:val="a5"/>
                  <w:noProof/>
                </w:rPr>
              </w:rPrChange>
            </w:rPr>
            <w:instrText xml:space="preserve"> HYPERLINK \l "_Toc195645204" </w:instrText>
          </w:r>
          <w:r w:rsidRPr="00193049">
            <w:rPr>
              <w:rStyle w:val="a5"/>
              <w:rFonts w:cs="Times New Roman"/>
              <w:noProof/>
              <w:rPrChange w:id="425" w:author="zhouyou" w:date="2025-04-18T16:48:00Z">
                <w:rPr>
                  <w:noProof/>
                </w:rPr>
              </w:rPrChange>
            </w:rPr>
            <w:fldChar w:fldCharType="separate"/>
          </w:r>
          <w:r w:rsidR="005F57CB" w:rsidRPr="00193049">
            <w:rPr>
              <w:rStyle w:val="a5"/>
              <w:rFonts w:cs="Times New Roman"/>
              <w:noProof/>
              <w:rPrChange w:id="426" w:author="zhouyou" w:date="2025-04-18T16:48:00Z">
                <w:rPr>
                  <w:rStyle w:val="a5"/>
                  <w:noProof/>
                </w:rPr>
              </w:rPrChange>
            </w:rPr>
            <w:t>3.2.3</w:t>
          </w:r>
          <w:r w:rsidR="005F57CB" w:rsidRPr="00193049">
            <w:rPr>
              <w:rStyle w:val="a5"/>
              <w:rFonts w:cs="Times New Roman" w:hint="eastAsia"/>
              <w:noProof/>
              <w:rPrChange w:id="427" w:author="zhouyou" w:date="2025-04-18T16:48:00Z">
                <w:rPr>
                  <w:rStyle w:val="a5"/>
                  <w:rFonts w:hint="eastAsia"/>
                  <w:noProof/>
                </w:rPr>
              </w:rPrChange>
            </w:rPr>
            <w:t>任务各参与单位具体分工</w:t>
          </w:r>
          <w:r w:rsidR="005F57CB" w:rsidRPr="00193049">
            <w:rPr>
              <w:rFonts w:cs="Times New Roman"/>
              <w:noProof/>
              <w:webHidden/>
              <w:rPrChange w:id="428" w:author="zhouyou" w:date="2025-04-18T16:48:00Z">
                <w:rPr>
                  <w:noProof/>
                  <w:webHidden/>
                </w:rPr>
              </w:rPrChange>
            </w:rPr>
            <w:tab/>
          </w:r>
          <w:r w:rsidR="005F57CB" w:rsidRPr="00193049">
            <w:rPr>
              <w:rFonts w:cs="Times New Roman"/>
              <w:noProof/>
              <w:webHidden/>
              <w:rPrChange w:id="429" w:author="zhouyou" w:date="2025-04-18T16:48:00Z">
                <w:rPr>
                  <w:noProof/>
                  <w:webHidden/>
                </w:rPr>
              </w:rPrChange>
            </w:rPr>
            <w:fldChar w:fldCharType="begin"/>
          </w:r>
          <w:r w:rsidR="005F57CB" w:rsidRPr="00193049">
            <w:rPr>
              <w:rFonts w:cs="Times New Roman"/>
              <w:noProof/>
              <w:webHidden/>
              <w:rPrChange w:id="430" w:author="zhouyou" w:date="2025-04-18T16:48:00Z">
                <w:rPr>
                  <w:noProof/>
                  <w:webHidden/>
                </w:rPr>
              </w:rPrChange>
            </w:rPr>
            <w:instrText xml:space="preserve"> PAGEREF _Toc195645204 \h </w:instrText>
          </w:r>
          <w:r w:rsidR="005F57CB" w:rsidRPr="00193049">
            <w:rPr>
              <w:rFonts w:cs="Times New Roman"/>
              <w:noProof/>
              <w:webHidden/>
              <w:rPrChange w:id="431" w:author="zhouyou" w:date="2025-04-18T16:48:00Z">
                <w:rPr>
                  <w:rFonts w:cs="Times New Roman"/>
                  <w:noProof/>
                  <w:webHidden/>
                </w:rPr>
              </w:rPrChange>
            </w:rPr>
          </w:r>
          <w:r w:rsidR="005F57CB" w:rsidRPr="00193049">
            <w:rPr>
              <w:rFonts w:cs="Times New Roman"/>
              <w:noProof/>
              <w:webHidden/>
              <w:rPrChange w:id="432" w:author="zhouyou" w:date="2025-04-18T16:48:00Z">
                <w:rPr>
                  <w:noProof/>
                  <w:webHidden/>
                </w:rPr>
              </w:rPrChange>
            </w:rPr>
            <w:fldChar w:fldCharType="separate"/>
          </w:r>
          <w:r w:rsidR="005F57CB" w:rsidRPr="00193049">
            <w:rPr>
              <w:rFonts w:cs="Times New Roman"/>
              <w:noProof/>
              <w:webHidden/>
              <w:rPrChange w:id="433" w:author="zhouyou" w:date="2025-04-18T16:48:00Z">
                <w:rPr>
                  <w:noProof/>
                  <w:webHidden/>
                </w:rPr>
              </w:rPrChange>
            </w:rPr>
            <w:t>47</w:t>
          </w:r>
          <w:r w:rsidR="005F57CB" w:rsidRPr="00193049">
            <w:rPr>
              <w:rFonts w:cs="Times New Roman"/>
              <w:noProof/>
              <w:webHidden/>
              <w:rPrChange w:id="434" w:author="zhouyou" w:date="2025-04-18T16:48:00Z">
                <w:rPr>
                  <w:noProof/>
                  <w:webHidden/>
                </w:rPr>
              </w:rPrChange>
            </w:rPr>
            <w:fldChar w:fldCharType="end"/>
          </w:r>
          <w:r w:rsidRPr="00193049">
            <w:rPr>
              <w:rFonts w:cs="Times New Roman"/>
              <w:noProof/>
              <w:rPrChange w:id="435" w:author="zhouyou" w:date="2025-04-18T16:48:00Z">
                <w:rPr>
                  <w:noProof/>
                </w:rPr>
              </w:rPrChange>
            </w:rPr>
            <w:fldChar w:fldCharType="end"/>
          </w:r>
        </w:p>
        <w:p w14:paraId="51F7AED2" w14:textId="33D94294" w:rsidR="005F57CB" w:rsidRPr="00193049" w:rsidRDefault="00193049">
          <w:pPr>
            <w:pStyle w:val="TOC3"/>
            <w:tabs>
              <w:tab w:val="right" w:leader="dot" w:pos="8296"/>
            </w:tabs>
            <w:ind w:firstLine="1120"/>
            <w:jc w:val="both"/>
            <w:rPr>
              <w:rFonts w:eastAsiaTheme="minorEastAsia" w:cs="Times New Roman"/>
              <w:noProof/>
              <w:kern w:val="2"/>
              <w:sz w:val="21"/>
              <w:rPrChange w:id="436" w:author="zhouyou" w:date="2025-04-18T16:48:00Z">
                <w:rPr>
                  <w:rFonts w:asciiTheme="minorHAnsi" w:eastAsiaTheme="minorEastAsia" w:hAnsiTheme="minorHAnsi"/>
                  <w:noProof/>
                  <w:kern w:val="2"/>
                  <w:sz w:val="21"/>
                </w:rPr>
              </w:rPrChange>
            </w:rPr>
            <w:pPrChange w:id="437" w:author="zhouyou" w:date="2025-04-18T16:45:00Z">
              <w:pPr>
                <w:pStyle w:val="TOC3"/>
                <w:tabs>
                  <w:tab w:val="right" w:leader="dot" w:pos="8296"/>
                </w:tabs>
                <w:ind w:firstLine="1120"/>
              </w:pPr>
            </w:pPrChange>
          </w:pPr>
          <w:r w:rsidRPr="00193049">
            <w:rPr>
              <w:rStyle w:val="a5"/>
              <w:rFonts w:cs="Times New Roman"/>
              <w:noProof/>
              <w:rPrChange w:id="438" w:author="zhouyou" w:date="2025-04-18T16:48:00Z">
                <w:rPr>
                  <w:rStyle w:val="a5"/>
                </w:rPr>
              </w:rPrChange>
            </w:rPr>
            <w:fldChar w:fldCharType="begin"/>
          </w:r>
          <w:r w:rsidRPr="00193049">
            <w:rPr>
              <w:rStyle w:val="a5"/>
              <w:rFonts w:cs="Times New Roman"/>
              <w:noProof/>
              <w:rPrChange w:id="439" w:author="zhouyou" w:date="2025-04-18T16:48:00Z">
                <w:rPr>
                  <w:rStyle w:val="a5"/>
                  <w:noProof/>
                </w:rPr>
              </w:rPrChange>
            </w:rPr>
            <w:instrText xml:space="preserve"> HYPERLINK \l "_Toc195645205" </w:instrText>
          </w:r>
          <w:r w:rsidRPr="00193049">
            <w:rPr>
              <w:rStyle w:val="a5"/>
              <w:rFonts w:cs="Times New Roman"/>
              <w:noProof/>
              <w:rPrChange w:id="440" w:author="zhouyou" w:date="2025-04-18T16:48:00Z">
                <w:rPr>
                  <w:noProof/>
                </w:rPr>
              </w:rPrChange>
            </w:rPr>
            <w:fldChar w:fldCharType="separate"/>
          </w:r>
          <w:r w:rsidR="005F57CB" w:rsidRPr="00193049">
            <w:rPr>
              <w:rStyle w:val="a5"/>
              <w:rFonts w:cs="Times New Roman"/>
              <w:noProof/>
              <w:rPrChange w:id="441" w:author="zhouyou" w:date="2025-04-18T16:48:00Z">
                <w:rPr>
                  <w:rStyle w:val="a5"/>
                  <w:noProof/>
                </w:rPr>
              </w:rPrChange>
            </w:rPr>
            <w:t>3.2.4</w:t>
          </w:r>
          <w:r w:rsidR="005F57CB" w:rsidRPr="00193049">
            <w:rPr>
              <w:rStyle w:val="a5"/>
              <w:rFonts w:cs="Times New Roman" w:hint="eastAsia"/>
              <w:noProof/>
              <w:rPrChange w:id="442" w:author="zhouyou" w:date="2025-04-18T16:48:00Z">
                <w:rPr>
                  <w:rStyle w:val="a5"/>
                  <w:rFonts w:hint="eastAsia"/>
                  <w:noProof/>
                </w:rPr>
              </w:rPrChange>
            </w:rPr>
            <w:t>任务研究进度安排</w:t>
          </w:r>
          <w:r w:rsidR="005F57CB" w:rsidRPr="00193049">
            <w:rPr>
              <w:rFonts w:cs="Times New Roman"/>
              <w:noProof/>
              <w:webHidden/>
              <w:rPrChange w:id="443" w:author="zhouyou" w:date="2025-04-18T16:48:00Z">
                <w:rPr>
                  <w:noProof/>
                  <w:webHidden/>
                </w:rPr>
              </w:rPrChange>
            </w:rPr>
            <w:tab/>
          </w:r>
          <w:r w:rsidR="005F57CB" w:rsidRPr="00193049">
            <w:rPr>
              <w:rFonts w:cs="Times New Roman"/>
              <w:noProof/>
              <w:webHidden/>
              <w:rPrChange w:id="444" w:author="zhouyou" w:date="2025-04-18T16:48:00Z">
                <w:rPr>
                  <w:noProof/>
                  <w:webHidden/>
                </w:rPr>
              </w:rPrChange>
            </w:rPr>
            <w:fldChar w:fldCharType="begin"/>
          </w:r>
          <w:r w:rsidR="005F57CB" w:rsidRPr="00193049">
            <w:rPr>
              <w:rFonts w:cs="Times New Roman"/>
              <w:noProof/>
              <w:webHidden/>
              <w:rPrChange w:id="445" w:author="zhouyou" w:date="2025-04-18T16:48:00Z">
                <w:rPr>
                  <w:noProof/>
                  <w:webHidden/>
                </w:rPr>
              </w:rPrChange>
            </w:rPr>
            <w:instrText xml:space="preserve"> PAGEREF _Toc195645205 \h </w:instrText>
          </w:r>
          <w:r w:rsidR="005F57CB" w:rsidRPr="00193049">
            <w:rPr>
              <w:rFonts w:cs="Times New Roman"/>
              <w:noProof/>
              <w:webHidden/>
              <w:rPrChange w:id="446" w:author="zhouyou" w:date="2025-04-18T16:48:00Z">
                <w:rPr>
                  <w:rFonts w:cs="Times New Roman"/>
                  <w:noProof/>
                  <w:webHidden/>
                </w:rPr>
              </w:rPrChange>
            </w:rPr>
          </w:r>
          <w:r w:rsidR="005F57CB" w:rsidRPr="00193049">
            <w:rPr>
              <w:rFonts w:cs="Times New Roman"/>
              <w:noProof/>
              <w:webHidden/>
              <w:rPrChange w:id="447" w:author="zhouyou" w:date="2025-04-18T16:48:00Z">
                <w:rPr>
                  <w:noProof/>
                  <w:webHidden/>
                </w:rPr>
              </w:rPrChange>
            </w:rPr>
            <w:fldChar w:fldCharType="separate"/>
          </w:r>
          <w:r w:rsidR="005F57CB" w:rsidRPr="00193049">
            <w:rPr>
              <w:rFonts w:cs="Times New Roman"/>
              <w:noProof/>
              <w:webHidden/>
              <w:rPrChange w:id="448" w:author="zhouyou" w:date="2025-04-18T16:48:00Z">
                <w:rPr>
                  <w:noProof/>
                  <w:webHidden/>
                </w:rPr>
              </w:rPrChange>
            </w:rPr>
            <w:t>48</w:t>
          </w:r>
          <w:r w:rsidR="005F57CB" w:rsidRPr="00193049">
            <w:rPr>
              <w:rFonts w:cs="Times New Roman"/>
              <w:noProof/>
              <w:webHidden/>
              <w:rPrChange w:id="449" w:author="zhouyou" w:date="2025-04-18T16:48:00Z">
                <w:rPr>
                  <w:noProof/>
                  <w:webHidden/>
                </w:rPr>
              </w:rPrChange>
            </w:rPr>
            <w:fldChar w:fldCharType="end"/>
          </w:r>
          <w:r w:rsidRPr="00193049">
            <w:rPr>
              <w:rFonts w:cs="Times New Roman"/>
              <w:noProof/>
              <w:rPrChange w:id="450" w:author="zhouyou" w:date="2025-04-18T16:48:00Z">
                <w:rPr>
                  <w:noProof/>
                </w:rPr>
              </w:rPrChange>
            </w:rPr>
            <w:fldChar w:fldCharType="end"/>
          </w:r>
        </w:p>
        <w:p w14:paraId="25FA7FBD" w14:textId="553D885E" w:rsidR="005F57CB" w:rsidRPr="00193049" w:rsidRDefault="00193049">
          <w:pPr>
            <w:pStyle w:val="TOC2"/>
            <w:tabs>
              <w:tab w:val="right" w:leader="dot" w:pos="8296"/>
            </w:tabs>
            <w:ind w:firstLine="560"/>
            <w:jc w:val="both"/>
            <w:rPr>
              <w:rFonts w:eastAsiaTheme="minorEastAsia" w:cs="Times New Roman"/>
              <w:noProof/>
              <w:kern w:val="2"/>
              <w:sz w:val="21"/>
              <w:rPrChange w:id="451" w:author="zhouyou" w:date="2025-04-18T16:48:00Z">
                <w:rPr>
                  <w:rFonts w:asciiTheme="minorHAnsi" w:eastAsiaTheme="minorEastAsia" w:hAnsiTheme="minorHAnsi"/>
                  <w:noProof/>
                  <w:kern w:val="2"/>
                  <w:sz w:val="21"/>
                </w:rPr>
              </w:rPrChange>
            </w:rPr>
            <w:pPrChange w:id="452" w:author="zhouyou" w:date="2025-04-18T16:45:00Z">
              <w:pPr>
                <w:pStyle w:val="TOC2"/>
                <w:tabs>
                  <w:tab w:val="right" w:leader="dot" w:pos="8296"/>
                </w:tabs>
                <w:ind w:firstLine="560"/>
              </w:pPr>
            </w:pPrChange>
          </w:pPr>
          <w:r w:rsidRPr="00193049">
            <w:rPr>
              <w:rStyle w:val="a5"/>
              <w:rFonts w:cs="Times New Roman"/>
              <w:noProof/>
              <w:rPrChange w:id="453" w:author="zhouyou" w:date="2025-04-18T16:48:00Z">
                <w:rPr>
                  <w:rStyle w:val="a5"/>
                </w:rPr>
              </w:rPrChange>
            </w:rPr>
            <w:fldChar w:fldCharType="begin"/>
          </w:r>
          <w:r w:rsidRPr="00193049">
            <w:rPr>
              <w:rStyle w:val="a5"/>
              <w:rFonts w:cs="Times New Roman"/>
              <w:noProof/>
              <w:rPrChange w:id="454" w:author="zhouyou" w:date="2025-04-18T16:48:00Z">
                <w:rPr>
                  <w:rStyle w:val="a5"/>
                  <w:noProof/>
                </w:rPr>
              </w:rPrChange>
            </w:rPr>
            <w:instrText xml:space="preserve"> HYPERLINK \l "_Toc195645206" </w:instrText>
          </w:r>
          <w:r w:rsidRPr="00193049">
            <w:rPr>
              <w:rStyle w:val="a5"/>
              <w:rFonts w:cs="Times New Roman"/>
              <w:noProof/>
              <w:rPrChange w:id="455" w:author="zhouyou" w:date="2025-04-18T16:48:00Z">
                <w:rPr>
                  <w:noProof/>
                </w:rPr>
              </w:rPrChange>
            </w:rPr>
            <w:fldChar w:fldCharType="separate"/>
          </w:r>
          <w:r w:rsidR="005F57CB" w:rsidRPr="00193049">
            <w:rPr>
              <w:rStyle w:val="a5"/>
              <w:rFonts w:cs="Times New Roman"/>
              <w:noProof/>
              <w:rPrChange w:id="456" w:author="zhouyou" w:date="2025-04-18T16:48:00Z">
                <w:rPr>
                  <w:rStyle w:val="a5"/>
                  <w:noProof/>
                </w:rPr>
              </w:rPrChange>
            </w:rPr>
            <w:t>3.3</w:t>
          </w:r>
          <w:r w:rsidR="005F57CB" w:rsidRPr="00193049">
            <w:rPr>
              <w:rStyle w:val="a5"/>
              <w:rFonts w:cs="Times New Roman" w:hint="eastAsia"/>
              <w:noProof/>
              <w:rPrChange w:id="457" w:author="zhouyou" w:date="2025-04-18T16:48:00Z">
                <w:rPr>
                  <w:rStyle w:val="a5"/>
                  <w:rFonts w:hint="eastAsia"/>
                  <w:noProof/>
                </w:rPr>
              </w:rPrChange>
            </w:rPr>
            <w:t>课题经费安排及自筹经费落实方案</w:t>
          </w:r>
          <w:r w:rsidR="005F57CB" w:rsidRPr="00193049">
            <w:rPr>
              <w:rFonts w:cs="Times New Roman"/>
              <w:noProof/>
              <w:webHidden/>
              <w:rPrChange w:id="458" w:author="zhouyou" w:date="2025-04-18T16:48:00Z">
                <w:rPr>
                  <w:noProof/>
                  <w:webHidden/>
                </w:rPr>
              </w:rPrChange>
            </w:rPr>
            <w:tab/>
          </w:r>
          <w:r w:rsidR="005F57CB" w:rsidRPr="00193049">
            <w:rPr>
              <w:rFonts w:cs="Times New Roman"/>
              <w:noProof/>
              <w:webHidden/>
              <w:rPrChange w:id="459" w:author="zhouyou" w:date="2025-04-18T16:48:00Z">
                <w:rPr>
                  <w:noProof/>
                  <w:webHidden/>
                </w:rPr>
              </w:rPrChange>
            </w:rPr>
            <w:fldChar w:fldCharType="begin"/>
          </w:r>
          <w:r w:rsidR="005F57CB" w:rsidRPr="00193049">
            <w:rPr>
              <w:rFonts w:cs="Times New Roman"/>
              <w:noProof/>
              <w:webHidden/>
              <w:rPrChange w:id="460" w:author="zhouyou" w:date="2025-04-18T16:48:00Z">
                <w:rPr>
                  <w:noProof/>
                  <w:webHidden/>
                </w:rPr>
              </w:rPrChange>
            </w:rPr>
            <w:instrText xml:space="preserve"> PAGEREF _Toc195645206 \h </w:instrText>
          </w:r>
          <w:r w:rsidR="005F57CB" w:rsidRPr="00193049">
            <w:rPr>
              <w:rFonts w:cs="Times New Roman"/>
              <w:noProof/>
              <w:webHidden/>
              <w:rPrChange w:id="461" w:author="zhouyou" w:date="2025-04-18T16:48:00Z">
                <w:rPr>
                  <w:rFonts w:cs="Times New Roman"/>
                  <w:noProof/>
                  <w:webHidden/>
                </w:rPr>
              </w:rPrChange>
            </w:rPr>
          </w:r>
          <w:r w:rsidR="005F57CB" w:rsidRPr="00193049">
            <w:rPr>
              <w:rFonts w:cs="Times New Roman"/>
              <w:noProof/>
              <w:webHidden/>
              <w:rPrChange w:id="462" w:author="zhouyou" w:date="2025-04-18T16:48:00Z">
                <w:rPr>
                  <w:noProof/>
                  <w:webHidden/>
                </w:rPr>
              </w:rPrChange>
            </w:rPr>
            <w:fldChar w:fldCharType="separate"/>
          </w:r>
          <w:r w:rsidR="005F57CB" w:rsidRPr="00193049">
            <w:rPr>
              <w:rFonts w:cs="Times New Roman"/>
              <w:noProof/>
              <w:webHidden/>
              <w:rPrChange w:id="463" w:author="zhouyou" w:date="2025-04-18T16:48:00Z">
                <w:rPr>
                  <w:noProof/>
                  <w:webHidden/>
                </w:rPr>
              </w:rPrChange>
            </w:rPr>
            <w:t>50</w:t>
          </w:r>
          <w:r w:rsidR="005F57CB" w:rsidRPr="00193049">
            <w:rPr>
              <w:rFonts w:cs="Times New Roman"/>
              <w:noProof/>
              <w:webHidden/>
              <w:rPrChange w:id="464" w:author="zhouyou" w:date="2025-04-18T16:48:00Z">
                <w:rPr>
                  <w:noProof/>
                  <w:webHidden/>
                </w:rPr>
              </w:rPrChange>
            </w:rPr>
            <w:fldChar w:fldCharType="end"/>
          </w:r>
          <w:r w:rsidRPr="00193049">
            <w:rPr>
              <w:rFonts w:cs="Times New Roman"/>
              <w:noProof/>
              <w:rPrChange w:id="465" w:author="zhouyou" w:date="2025-04-18T16:48:00Z">
                <w:rPr>
                  <w:noProof/>
                </w:rPr>
              </w:rPrChange>
            </w:rPr>
            <w:fldChar w:fldCharType="end"/>
          </w:r>
        </w:p>
        <w:p w14:paraId="16033A26" w14:textId="43A892C2" w:rsidR="005F57CB" w:rsidRPr="00193049" w:rsidRDefault="00193049">
          <w:pPr>
            <w:pStyle w:val="TOC3"/>
            <w:tabs>
              <w:tab w:val="right" w:leader="dot" w:pos="8296"/>
            </w:tabs>
            <w:ind w:firstLine="1120"/>
            <w:jc w:val="both"/>
            <w:rPr>
              <w:rFonts w:eastAsiaTheme="minorEastAsia" w:cs="Times New Roman"/>
              <w:noProof/>
              <w:kern w:val="2"/>
              <w:sz w:val="21"/>
              <w:rPrChange w:id="466" w:author="zhouyou" w:date="2025-04-18T16:48:00Z">
                <w:rPr>
                  <w:rFonts w:asciiTheme="minorHAnsi" w:eastAsiaTheme="minorEastAsia" w:hAnsiTheme="minorHAnsi"/>
                  <w:noProof/>
                  <w:kern w:val="2"/>
                  <w:sz w:val="21"/>
                </w:rPr>
              </w:rPrChange>
            </w:rPr>
            <w:pPrChange w:id="467" w:author="zhouyou" w:date="2025-04-18T16:45:00Z">
              <w:pPr>
                <w:pStyle w:val="TOC3"/>
                <w:tabs>
                  <w:tab w:val="right" w:leader="dot" w:pos="8296"/>
                </w:tabs>
                <w:ind w:firstLine="1120"/>
              </w:pPr>
            </w:pPrChange>
          </w:pPr>
          <w:r w:rsidRPr="00193049">
            <w:rPr>
              <w:rStyle w:val="a5"/>
              <w:rFonts w:cs="Times New Roman"/>
              <w:noProof/>
              <w:rPrChange w:id="468" w:author="zhouyou" w:date="2025-04-18T16:48:00Z">
                <w:rPr>
                  <w:rStyle w:val="a5"/>
                </w:rPr>
              </w:rPrChange>
            </w:rPr>
            <w:fldChar w:fldCharType="begin"/>
          </w:r>
          <w:r w:rsidRPr="00193049">
            <w:rPr>
              <w:rStyle w:val="a5"/>
              <w:rFonts w:cs="Times New Roman"/>
              <w:noProof/>
              <w:rPrChange w:id="469" w:author="zhouyou" w:date="2025-04-18T16:48:00Z">
                <w:rPr>
                  <w:rStyle w:val="a5"/>
                  <w:noProof/>
                </w:rPr>
              </w:rPrChange>
            </w:rPr>
            <w:instrText xml:space="preserve"> HYPERLINK \l "_Toc195645207" </w:instrText>
          </w:r>
          <w:r w:rsidRPr="00193049">
            <w:rPr>
              <w:rStyle w:val="a5"/>
              <w:rFonts w:cs="Times New Roman"/>
              <w:noProof/>
              <w:rPrChange w:id="470" w:author="zhouyou" w:date="2025-04-18T16:48:00Z">
                <w:rPr>
                  <w:noProof/>
                </w:rPr>
              </w:rPrChange>
            </w:rPr>
            <w:fldChar w:fldCharType="separate"/>
          </w:r>
          <w:r w:rsidR="005F57CB" w:rsidRPr="00193049">
            <w:rPr>
              <w:rStyle w:val="a5"/>
              <w:rFonts w:cs="Times New Roman"/>
              <w:noProof/>
              <w:rPrChange w:id="471" w:author="zhouyou" w:date="2025-04-18T16:48:00Z">
                <w:rPr>
                  <w:rStyle w:val="a5"/>
                  <w:noProof/>
                </w:rPr>
              </w:rPrChange>
            </w:rPr>
            <w:t xml:space="preserve">3.3.1 </w:t>
          </w:r>
          <w:r w:rsidR="005F57CB" w:rsidRPr="00193049">
            <w:rPr>
              <w:rStyle w:val="a5"/>
              <w:rFonts w:cs="Times New Roman" w:hint="eastAsia"/>
              <w:noProof/>
              <w:rPrChange w:id="472" w:author="zhouyou" w:date="2025-04-18T16:48:00Z">
                <w:rPr>
                  <w:rStyle w:val="a5"/>
                  <w:rFonts w:hint="eastAsia"/>
                  <w:noProof/>
                </w:rPr>
              </w:rPrChange>
            </w:rPr>
            <w:t>课题预算表</w:t>
          </w:r>
          <w:r w:rsidR="005F57CB" w:rsidRPr="00193049">
            <w:rPr>
              <w:rFonts w:cs="Times New Roman"/>
              <w:noProof/>
              <w:webHidden/>
              <w:rPrChange w:id="473" w:author="zhouyou" w:date="2025-04-18T16:48:00Z">
                <w:rPr>
                  <w:noProof/>
                  <w:webHidden/>
                </w:rPr>
              </w:rPrChange>
            </w:rPr>
            <w:tab/>
          </w:r>
          <w:r w:rsidR="005F57CB" w:rsidRPr="00193049">
            <w:rPr>
              <w:rFonts w:cs="Times New Roman"/>
              <w:noProof/>
              <w:webHidden/>
              <w:rPrChange w:id="474" w:author="zhouyou" w:date="2025-04-18T16:48:00Z">
                <w:rPr>
                  <w:noProof/>
                  <w:webHidden/>
                </w:rPr>
              </w:rPrChange>
            </w:rPr>
            <w:fldChar w:fldCharType="begin"/>
          </w:r>
          <w:r w:rsidR="005F57CB" w:rsidRPr="00193049">
            <w:rPr>
              <w:rFonts w:cs="Times New Roman"/>
              <w:noProof/>
              <w:webHidden/>
              <w:rPrChange w:id="475" w:author="zhouyou" w:date="2025-04-18T16:48:00Z">
                <w:rPr>
                  <w:noProof/>
                  <w:webHidden/>
                </w:rPr>
              </w:rPrChange>
            </w:rPr>
            <w:instrText xml:space="preserve"> PAGEREF _Toc195645207 \h </w:instrText>
          </w:r>
          <w:r w:rsidR="005F57CB" w:rsidRPr="00193049">
            <w:rPr>
              <w:rFonts w:cs="Times New Roman"/>
              <w:noProof/>
              <w:webHidden/>
              <w:rPrChange w:id="476" w:author="zhouyou" w:date="2025-04-18T16:48:00Z">
                <w:rPr>
                  <w:rFonts w:cs="Times New Roman"/>
                  <w:noProof/>
                  <w:webHidden/>
                </w:rPr>
              </w:rPrChange>
            </w:rPr>
          </w:r>
          <w:r w:rsidR="005F57CB" w:rsidRPr="00193049">
            <w:rPr>
              <w:rFonts w:cs="Times New Roman"/>
              <w:noProof/>
              <w:webHidden/>
              <w:rPrChange w:id="477" w:author="zhouyou" w:date="2025-04-18T16:48:00Z">
                <w:rPr>
                  <w:noProof/>
                  <w:webHidden/>
                </w:rPr>
              </w:rPrChange>
            </w:rPr>
            <w:fldChar w:fldCharType="separate"/>
          </w:r>
          <w:r w:rsidR="005F57CB" w:rsidRPr="00193049">
            <w:rPr>
              <w:rFonts w:cs="Times New Roman"/>
              <w:noProof/>
              <w:webHidden/>
              <w:rPrChange w:id="478" w:author="zhouyou" w:date="2025-04-18T16:48:00Z">
                <w:rPr>
                  <w:noProof/>
                  <w:webHidden/>
                </w:rPr>
              </w:rPrChange>
            </w:rPr>
            <w:t>50</w:t>
          </w:r>
          <w:r w:rsidR="005F57CB" w:rsidRPr="00193049">
            <w:rPr>
              <w:rFonts w:cs="Times New Roman"/>
              <w:noProof/>
              <w:webHidden/>
              <w:rPrChange w:id="479" w:author="zhouyou" w:date="2025-04-18T16:48:00Z">
                <w:rPr>
                  <w:noProof/>
                  <w:webHidden/>
                </w:rPr>
              </w:rPrChange>
            </w:rPr>
            <w:fldChar w:fldCharType="end"/>
          </w:r>
          <w:r w:rsidRPr="00193049">
            <w:rPr>
              <w:rFonts w:cs="Times New Roman"/>
              <w:noProof/>
              <w:rPrChange w:id="480" w:author="zhouyou" w:date="2025-04-18T16:48:00Z">
                <w:rPr>
                  <w:noProof/>
                </w:rPr>
              </w:rPrChange>
            </w:rPr>
            <w:fldChar w:fldCharType="end"/>
          </w:r>
        </w:p>
        <w:p w14:paraId="14DA7808" w14:textId="66A59930" w:rsidR="005F57CB" w:rsidRPr="00193049" w:rsidRDefault="00193049">
          <w:pPr>
            <w:pStyle w:val="TOC3"/>
            <w:tabs>
              <w:tab w:val="right" w:leader="dot" w:pos="8296"/>
            </w:tabs>
            <w:ind w:firstLine="1120"/>
            <w:jc w:val="both"/>
            <w:rPr>
              <w:rFonts w:eastAsiaTheme="minorEastAsia" w:cs="Times New Roman"/>
              <w:noProof/>
              <w:kern w:val="2"/>
              <w:sz w:val="21"/>
              <w:rPrChange w:id="481" w:author="zhouyou" w:date="2025-04-18T16:48:00Z">
                <w:rPr>
                  <w:rFonts w:asciiTheme="minorHAnsi" w:eastAsiaTheme="minorEastAsia" w:hAnsiTheme="minorHAnsi"/>
                  <w:noProof/>
                  <w:kern w:val="2"/>
                  <w:sz w:val="21"/>
                </w:rPr>
              </w:rPrChange>
            </w:rPr>
            <w:pPrChange w:id="482" w:author="zhouyou" w:date="2025-04-18T16:45:00Z">
              <w:pPr>
                <w:pStyle w:val="TOC3"/>
                <w:tabs>
                  <w:tab w:val="right" w:leader="dot" w:pos="8296"/>
                </w:tabs>
                <w:ind w:firstLine="1120"/>
              </w:pPr>
            </w:pPrChange>
          </w:pPr>
          <w:r w:rsidRPr="00193049">
            <w:rPr>
              <w:rStyle w:val="a5"/>
              <w:rFonts w:cs="Times New Roman"/>
              <w:noProof/>
              <w:rPrChange w:id="483" w:author="zhouyou" w:date="2025-04-18T16:48:00Z">
                <w:rPr>
                  <w:rStyle w:val="a5"/>
                </w:rPr>
              </w:rPrChange>
            </w:rPr>
            <w:fldChar w:fldCharType="begin"/>
          </w:r>
          <w:r w:rsidRPr="00193049">
            <w:rPr>
              <w:rStyle w:val="a5"/>
              <w:rFonts w:cs="Times New Roman"/>
              <w:noProof/>
              <w:rPrChange w:id="484" w:author="zhouyou" w:date="2025-04-18T16:48:00Z">
                <w:rPr>
                  <w:rStyle w:val="a5"/>
                  <w:noProof/>
                </w:rPr>
              </w:rPrChange>
            </w:rPr>
            <w:instrText xml:space="preserve"> HYPERLINK \l "_Toc195645208" </w:instrText>
          </w:r>
          <w:r w:rsidRPr="00193049">
            <w:rPr>
              <w:rStyle w:val="a5"/>
              <w:rFonts w:cs="Times New Roman"/>
              <w:noProof/>
              <w:rPrChange w:id="485" w:author="zhouyou" w:date="2025-04-18T16:48:00Z">
                <w:rPr>
                  <w:noProof/>
                </w:rPr>
              </w:rPrChange>
            </w:rPr>
            <w:fldChar w:fldCharType="separate"/>
          </w:r>
          <w:r w:rsidR="005F57CB" w:rsidRPr="00193049">
            <w:rPr>
              <w:rStyle w:val="a5"/>
              <w:rFonts w:cs="Times New Roman"/>
              <w:noProof/>
              <w:rPrChange w:id="486" w:author="zhouyou" w:date="2025-04-18T16:48:00Z">
                <w:rPr>
                  <w:rStyle w:val="a5"/>
                  <w:noProof/>
                </w:rPr>
              </w:rPrChange>
            </w:rPr>
            <w:t xml:space="preserve">3.3.2 </w:t>
          </w:r>
          <w:r w:rsidR="005F57CB" w:rsidRPr="00193049">
            <w:rPr>
              <w:rStyle w:val="a5"/>
              <w:rFonts w:cs="Times New Roman" w:hint="eastAsia"/>
              <w:noProof/>
              <w:rPrChange w:id="487" w:author="zhouyou" w:date="2025-04-18T16:48:00Z">
                <w:rPr>
                  <w:rStyle w:val="a5"/>
                  <w:rFonts w:hint="eastAsia"/>
                  <w:noProof/>
                </w:rPr>
              </w:rPrChange>
            </w:rPr>
            <w:t>课题预算安排</w:t>
          </w:r>
          <w:r w:rsidR="005F57CB" w:rsidRPr="00193049">
            <w:rPr>
              <w:rFonts w:cs="Times New Roman"/>
              <w:noProof/>
              <w:webHidden/>
              <w:rPrChange w:id="488" w:author="zhouyou" w:date="2025-04-18T16:48:00Z">
                <w:rPr>
                  <w:noProof/>
                  <w:webHidden/>
                </w:rPr>
              </w:rPrChange>
            </w:rPr>
            <w:tab/>
          </w:r>
          <w:r w:rsidR="005F57CB" w:rsidRPr="00193049">
            <w:rPr>
              <w:rFonts w:cs="Times New Roman"/>
              <w:noProof/>
              <w:webHidden/>
              <w:rPrChange w:id="489" w:author="zhouyou" w:date="2025-04-18T16:48:00Z">
                <w:rPr>
                  <w:noProof/>
                  <w:webHidden/>
                </w:rPr>
              </w:rPrChange>
            </w:rPr>
            <w:fldChar w:fldCharType="begin"/>
          </w:r>
          <w:r w:rsidR="005F57CB" w:rsidRPr="00193049">
            <w:rPr>
              <w:rFonts w:cs="Times New Roman"/>
              <w:noProof/>
              <w:webHidden/>
              <w:rPrChange w:id="490" w:author="zhouyou" w:date="2025-04-18T16:48:00Z">
                <w:rPr>
                  <w:noProof/>
                  <w:webHidden/>
                </w:rPr>
              </w:rPrChange>
            </w:rPr>
            <w:instrText xml:space="preserve"> PAGEREF _Toc195645208 \h </w:instrText>
          </w:r>
          <w:r w:rsidR="005F57CB" w:rsidRPr="00193049">
            <w:rPr>
              <w:rFonts w:cs="Times New Roman"/>
              <w:noProof/>
              <w:webHidden/>
              <w:rPrChange w:id="491" w:author="zhouyou" w:date="2025-04-18T16:48:00Z">
                <w:rPr>
                  <w:rFonts w:cs="Times New Roman"/>
                  <w:noProof/>
                  <w:webHidden/>
                </w:rPr>
              </w:rPrChange>
            </w:rPr>
          </w:r>
          <w:r w:rsidR="005F57CB" w:rsidRPr="00193049">
            <w:rPr>
              <w:rFonts w:cs="Times New Roman"/>
              <w:noProof/>
              <w:webHidden/>
              <w:rPrChange w:id="492" w:author="zhouyou" w:date="2025-04-18T16:48:00Z">
                <w:rPr>
                  <w:noProof/>
                  <w:webHidden/>
                </w:rPr>
              </w:rPrChange>
            </w:rPr>
            <w:fldChar w:fldCharType="separate"/>
          </w:r>
          <w:r w:rsidR="005F57CB" w:rsidRPr="00193049">
            <w:rPr>
              <w:rFonts w:cs="Times New Roman"/>
              <w:noProof/>
              <w:webHidden/>
              <w:rPrChange w:id="493" w:author="zhouyou" w:date="2025-04-18T16:48:00Z">
                <w:rPr>
                  <w:noProof/>
                  <w:webHidden/>
                </w:rPr>
              </w:rPrChange>
            </w:rPr>
            <w:t>52</w:t>
          </w:r>
          <w:r w:rsidR="005F57CB" w:rsidRPr="00193049">
            <w:rPr>
              <w:rFonts w:cs="Times New Roman"/>
              <w:noProof/>
              <w:webHidden/>
              <w:rPrChange w:id="494" w:author="zhouyou" w:date="2025-04-18T16:48:00Z">
                <w:rPr>
                  <w:noProof/>
                  <w:webHidden/>
                </w:rPr>
              </w:rPrChange>
            </w:rPr>
            <w:fldChar w:fldCharType="end"/>
          </w:r>
          <w:r w:rsidRPr="00193049">
            <w:rPr>
              <w:rFonts w:cs="Times New Roman"/>
              <w:noProof/>
              <w:rPrChange w:id="495" w:author="zhouyou" w:date="2025-04-18T16:48:00Z">
                <w:rPr>
                  <w:noProof/>
                </w:rPr>
              </w:rPrChange>
            </w:rPr>
            <w:fldChar w:fldCharType="end"/>
          </w:r>
        </w:p>
        <w:p w14:paraId="1C3B958A" w14:textId="29025CEA" w:rsidR="005F57CB" w:rsidRPr="00193049" w:rsidRDefault="00193049">
          <w:pPr>
            <w:pStyle w:val="TOC3"/>
            <w:tabs>
              <w:tab w:val="right" w:leader="dot" w:pos="8296"/>
            </w:tabs>
            <w:ind w:firstLine="1120"/>
            <w:jc w:val="both"/>
            <w:rPr>
              <w:rFonts w:eastAsiaTheme="minorEastAsia" w:cs="Times New Roman"/>
              <w:noProof/>
              <w:kern w:val="2"/>
              <w:sz w:val="21"/>
              <w:rPrChange w:id="496" w:author="zhouyou" w:date="2025-04-18T16:48:00Z">
                <w:rPr>
                  <w:rFonts w:asciiTheme="minorHAnsi" w:eastAsiaTheme="minorEastAsia" w:hAnsiTheme="minorHAnsi"/>
                  <w:noProof/>
                  <w:kern w:val="2"/>
                  <w:sz w:val="21"/>
                </w:rPr>
              </w:rPrChange>
            </w:rPr>
            <w:pPrChange w:id="497" w:author="zhouyou" w:date="2025-04-18T16:45:00Z">
              <w:pPr>
                <w:pStyle w:val="TOC3"/>
                <w:tabs>
                  <w:tab w:val="right" w:leader="dot" w:pos="8296"/>
                </w:tabs>
                <w:ind w:firstLine="1120"/>
              </w:pPr>
            </w:pPrChange>
          </w:pPr>
          <w:r w:rsidRPr="00193049">
            <w:rPr>
              <w:rStyle w:val="a5"/>
              <w:rFonts w:cs="Times New Roman"/>
              <w:noProof/>
              <w:rPrChange w:id="498" w:author="zhouyou" w:date="2025-04-18T16:48:00Z">
                <w:rPr>
                  <w:rStyle w:val="a5"/>
                </w:rPr>
              </w:rPrChange>
            </w:rPr>
            <w:fldChar w:fldCharType="begin"/>
          </w:r>
          <w:r w:rsidRPr="00193049">
            <w:rPr>
              <w:rStyle w:val="a5"/>
              <w:rFonts w:cs="Times New Roman"/>
              <w:noProof/>
              <w:rPrChange w:id="499" w:author="zhouyou" w:date="2025-04-18T16:48:00Z">
                <w:rPr>
                  <w:rStyle w:val="a5"/>
                  <w:noProof/>
                </w:rPr>
              </w:rPrChange>
            </w:rPr>
            <w:instrText xml:space="preserve"> HYPERLINK \l "_Toc195645209" </w:instrText>
          </w:r>
          <w:r w:rsidRPr="00193049">
            <w:rPr>
              <w:rStyle w:val="a5"/>
              <w:rFonts w:cs="Times New Roman"/>
              <w:noProof/>
              <w:rPrChange w:id="500" w:author="zhouyou" w:date="2025-04-18T16:48:00Z">
                <w:rPr>
                  <w:noProof/>
                </w:rPr>
              </w:rPrChange>
            </w:rPr>
            <w:fldChar w:fldCharType="separate"/>
          </w:r>
          <w:r w:rsidR="005F57CB" w:rsidRPr="00193049">
            <w:rPr>
              <w:rStyle w:val="a5"/>
              <w:rFonts w:cs="Times New Roman"/>
              <w:noProof/>
              <w:rPrChange w:id="501" w:author="zhouyou" w:date="2025-04-18T16:48:00Z">
                <w:rPr>
                  <w:rStyle w:val="a5"/>
                  <w:noProof/>
                </w:rPr>
              </w:rPrChange>
            </w:rPr>
            <w:t xml:space="preserve">3.3.3 </w:t>
          </w:r>
          <w:r w:rsidR="005F57CB" w:rsidRPr="00193049">
            <w:rPr>
              <w:rStyle w:val="a5"/>
              <w:rFonts w:cs="Times New Roman" w:hint="eastAsia"/>
              <w:noProof/>
              <w:rPrChange w:id="502" w:author="zhouyou" w:date="2025-04-18T16:48:00Z">
                <w:rPr>
                  <w:rStyle w:val="a5"/>
                  <w:rFonts w:hint="eastAsia"/>
                  <w:noProof/>
                </w:rPr>
              </w:rPrChange>
            </w:rPr>
            <w:t>课题自筹经费</w:t>
          </w:r>
          <w:r w:rsidR="005F57CB" w:rsidRPr="00193049">
            <w:rPr>
              <w:rFonts w:cs="Times New Roman"/>
              <w:noProof/>
              <w:webHidden/>
              <w:rPrChange w:id="503" w:author="zhouyou" w:date="2025-04-18T16:48:00Z">
                <w:rPr>
                  <w:noProof/>
                  <w:webHidden/>
                </w:rPr>
              </w:rPrChange>
            </w:rPr>
            <w:tab/>
          </w:r>
          <w:r w:rsidR="005F57CB" w:rsidRPr="00193049">
            <w:rPr>
              <w:rFonts w:cs="Times New Roman"/>
              <w:noProof/>
              <w:webHidden/>
              <w:rPrChange w:id="504" w:author="zhouyou" w:date="2025-04-18T16:48:00Z">
                <w:rPr>
                  <w:noProof/>
                  <w:webHidden/>
                </w:rPr>
              </w:rPrChange>
            </w:rPr>
            <w:fldChar w:fldCharType="begin"/>
          </w:r>
          <w:r w:rsidR="005F57CB" w:rsidRPr="00193049">
            <w:rPr>
              <w:rFonts w:cs="Times New Roman"/>
              <w:noProof/>
              <w:webHidden/>
              <w:rPrChange w:id="505" w:author="zhouyou" w:date="2025-04-18T16:48:00Z">
                <w:rPr>
                  <w:noProof/>
                  <w:webHidden/>
                </w:rPr>
              </w:rPrChange>
            </w:rPr>
            <w:instrText xml:space="preserve"> PAGEREF _Toc195645209 \h </w:instrText>
          </w:r>
          <w:r w:rsidR="005F57CB" w:rsidRPr="00193049">
            <w:rPr>
              <w:rFonts w:cs="Times New Roman"/>
              <w:noProof/>
              <w:webHidden/>
              <w:rPrChange w:id="506" w:author="zhouyou" w:date="2025-04-18T16:48:00Z">
                <w:rPr>
                  <w:rFonts w:cs="Times New Roman"/>
                  <w:noProof/>
                  <w:webHidden/>
                </w:rPr>
              </w:rPrChange>
            </w:rPr>
          </w:r>
          <w:r w:rsidR="005F57CB" w:rsidRPr="00193049">
            <w:rPr>
              <w:rFonts w:cs="Times New Roman"/>
              <w:noProof/>
              <w:webHidden/>
              <w:rPrChange w:id="507" w:author="zhouyou" w:date="2025-04-18T16:48:00Z">
                <w:rPr>
                  <w:noProof/>
                  <w:webHidden/>
                </w:rPr>
              </w:rPrChange>
            </w:rPr>
            <w:fldChar w:fldCharType="separate"/>
          </w:r>
          <w:r w:rsidR="005F57CB" w:rsidRPr="00193049">
            <w:rPr>
              <w:rFonts w:cs="Times New Roman"/>
              <w:noProof/>
              <w:webHidden/>
              <w:rPrChange w:id="508" w:author="zhouyou" w:date="2025-04-18T16:48:00Z">
                <w:rPr>
                  <w:noProof/>
                  <w:webHidden/>
                </w:rPr>
              </w:rPrChange>
            </w:rPr>
            <w:t>52</w:t>
          </w:r>
          <w:r w:rsidR="005F57CB" w:rsidRPr="00193049">
            <w:rPr>
              <w:rFonts w:cs="Times New Roman"/>
              <w:noProof/>
              <w:webHidden/>
              <w:rPrChange w:id="509" w:author="zhouyou" w:date="2025-04-18T16:48:00Z">
                <w:rPr>
                  <w:noProof/>
                  <w:webHidden/>
                </w:rPr>
              </w:rPrChange>
            </w:rPr>
            <w:fldChar w:fldCharType="end"/>
          </w:r>
          <w:r w:rsidRPr="00193049">
            <w:rPr>
              <w:rFonts w:cs="Times New Roman"/>
              <w:noProof/>
              <w:rPrChange w:id="510" w:author="zhouyou" w:date="2025-04-18T16:48:00Z">
                <w:rPr>
                  <w:noProof/>
                </w:rPr>
              </w:rPrChange>
            </w:rPr>
            <w:fldChar w:fldCharType="end"/>
          </w:r>
        </w:p>
        <w:p w14:paraId="34E47F50" w14:textId="2EF18B5B" w:rsidR="005F57CB" w:rsidRPr="00193049" w:rsidRDefault="00193049">
          <w:pPr>
            <w:pStyle w:val="TOC1"/>
            <w:tabs>
              <w:tab w:val="right" w:leader="dot" w:pos="8296"/>
            </w:tabs>
            <w:ind w:firstLine="560"/>
            <w:jc w:val="both"/>
            <w:rPr>
              <w:rFonts w:eastAsiaTheme="minorEastAsia" w:cs="Times New Roman"/>
              <w:noProof/>
              <w:kern w:val="2"/>
              <w:sz w:val="21"/>
              <w:rPrChange w:id="511" w:author="zhouyou" w:date="2025-04-18T16:48:00Z">
                <w:rPr>
                  <w:rFonts w:asciiTheme="minorHAnsi" w:eastAsiaTheme="minorEastAsia" w:hAnsiTheme="minorHAnsi"/>
                  <w:noProof/>
                  <w:kern w:val="2"/>
                  <w:sz w:val="21"/>
                </w:rPr>
              </w:rPrChange>
            </w:rPr>
            <w:pPrChange w:id="512" w:author="zhouyou" w:date="2025-04-18T16:45:00Z">
              <w:pPr>
                <w:pStyle w:val="TOC1"/>
                <w:tabs>
                  <w:tab w:val="right" w:leader="dot" w:pos="8296"/>
                </w:tabs>
                <w:ind w:firstLine="560"/>
              </w:pPr>
            </w:pPrChange>
          </w:pPr>
          <w:r w:rsidRPr="00193049">
            <w:rPr>
              <w:rStyle w:val="a5"/>
              <w:rFonts w:cs="Times New Roman"/>
              <w:noProof/>
              <w:rPrChange w:id="513" w:author="zhouyou" w:date="2025-04-18T16:48:00Z">
                <w:rPr>
                  <w:rStyle w:val="a5"/>
                </w:rPr>
              </w:rPrChange>
            </w:rPr>
            <w:fldChar w:fldCharType="begin"/>
          </w:r>
          <w:r w:rsidRPr="00193049">
            <w:rPr>
              <w:rStyle w:val="a5"/>
              <w:rFonts w:cs="Times New Roman"/>
              <w:noProof/>
              <w:rPrChange w:id="514" w:author="zhouyou" w:date="2025-04-18T16:48:00Z">
                <w:rPr>
                  <w:rStyle w:val="a5"/>
                  <w:noProof/>
                </w:rPr>
              </w:rPrChange>
            </w:rPr>
            <w:instrText xml:space="preserve"> HYPERLINK \l "_Toc195645210" </w:instrText>
          </w:r>
          <w:r w:rsidRPr="00193049">
            <w:rPr>
              <w:rStyle w:val="a5"/>
              <w:rFonts w:cs="Times New Roman"/>
              <w:noProof/>
              <w:rPrChange w:id="515" w:author="zhouyou" w:date="2025-04-18T16:48:00Z">
                <w:rPr>
                  <w:noProof/>
                </w:rPr>
              </w:rPrChange>
            </w:rPr>
            <w:fldChar w:fldCharType="separate"/>
          </w:r>
          <w:r w:rsidR="005F57CB" w:rsidRPr="00193049">
            <w:rPr>
              <w:rStyle w:val="a5"/>
              <w:rFonts w:cs="Times New Roman" w:hint="eastAsia"/>
              <w:noProof/>
              <w:rPrChange w:id="516" w:author="zhouyou" w:date="2025-04-18T16:48:00Z">
                <w:rPr>
                  <w:rStyle w:val="a5"/>
                  <w:rFonts w:hint="eastAsia"/>
                  <w:noProof/>
                </w:rPr>
              </w:rPrChange>
            </w:rPr>
            <w:t>四、课题组织管理机制</w:t>
          </w:r>
          <w:r w:rsidR="005F57CB" w:rsidRPr="00193049">
            <w:rPr>
              <w:rFonts w:cs="Times New Roman"/>
              <w:noProof/>
              <w:webHidden/>
              <w:rPrChange w:id="517" w:author="zhouyou" w:date="2025-04-18T16:48:00Z">
                <w:rPr>
                  <w:noProof/>
                  <w:webHidden/>
                </w:rPr>
              </w:rPrChange>
            </w:rPr>
            <w:tab/>
          </w:r>
          <w:r w:rsidR="005F57CB" w:rsidRPr="00193049">
            <w:rPr>
              <w:rFonts w:cs="Times New Roman"/>
              <w:noProof/>
              <w:webHidden/>
              <w:rPrChange w:id="518" w:author="zhouyou" w:date="2025-04-18T16:48:00Z">
                <w:rPr>
                  <w:noProof/>
                  <w:webHidden/>
                </w:rPr>
              </w:rPrChange>
            </w:rPr>
            <w:fldChar w:fldCharType="begin"/>
          </w:r>
          <w:r w:rsidR="005F57CB" w:rsidRPr="00193049">
            <w:rPr>
              <w:rFonts w:cs="Times New Roman"/>
              <w:noProof/>
              <w:webHidden/>
              <w:rPrChange w:id="519" w:author="zhouyou" w:date="2025-04-18T16:48:00Z">
                <w:rPr>
                  <w:noProof/>
                  <w:webHidden/>
                </w:rPr>
              </w:rPrChange>
            </w:rPr>
            <w:instrText xml:space="preserve"> PAGEREF _Toc195645210 \h </w:instrText>
          </w:r>
          <w:r w:rsidR="005F57CB" w:rsidRPr="00193049">
            <w:rPr>
              <w:rFonts w:cs="Times New Roman"/>
              <w:noProof/>
              <w:webHidden/>
              <w:rPrChange w:id="520" w:author="zhouyou" w:date="2025-04-18T16:48:00Z">
                <w:rPr>
                  <w:rFonts w:cs="Times New Roman"/>
                  <w:noProof/>
                  <w:webHidden/>
                </w:rPr>
              </w:rPrChange>
            </w:rPr>
          </w:r>
          <w:r w:rsidR="005F57CB" w:rsidRPr="00193049">
            <w:rPr>
              <w:rFonts w:cs="Times New Roman"/>
              <w:noProof/>
              <w:webHidden/>
              <w:rPrChange w:id="521" w:author="zhouyou" w:date="2025-04-18T16:48:00Z">
                <w:rPr>
                  <w:noProof/>
                  <w:webHidden/>
                </w:rPr>
              </w:rPrChange>
            </w:rPr>
            <w:fldChar w:fldCharType="separate"/>
          </w:r>
          <w:r w:rsidR="005F57CB" w:rsidRPr="00193049">
            <w:rPr>
              <w:rFonts w:cs="Times New Roman"/>
              <w:noProof/>
              <w:webHidden/>
              <w:rPrChange w:id="522" w:author="zhouyou" w:date="2025-04-18T16:48:00Z">
                <w:rPr>
                  <w:noProof/>
                  <w:webHidden/>
                </w:rPr>
              </w:rPrChange>
            </w:rPr>
            <w:t>54</w:t>
          </w:r>
          <w:r w:rsidR="005F57CB" w:rsidRPr="00193049">
            <w:rPr>
              <w:rFonts w:cs="Times New Roman"/>
              <w:noProof/>
              <w:webHidden/>
              <w:rPrChange w:id="523" w:author="zhouyou" w:date="2025-04-18T16:48:00Z">
                <w:rPr>
                  <w:noProof/>
                  <w:webHidden/>
                </w:rPr>
              </w:rPrChange>
            </w:rPr>
            <w:fldChar w:fldCharType="end"/>
          </w:r>
          <w:r w:rsidRPr="00193049">
            <w:rPr>
              <w:rFonts w:cs="Times New Roman"/>
              <w:noProof/>
              <w:rPrChange w:id="524" w:author="zhouyou" w:date="2025-04-18T16:48:00Z">
                <w:rPr>
                  <w:noProof/>
                </w:rPr>
              </w:rPrChange>
            </w:rPr>
            <w:fldChar w:fldCharType="end"/>
          </w:r>
        </w:p>
        <w:p w14:paraId="3CF4F209" w14:textId="5D274EDC" w:rsidR="005F57CB" w:rsidRPr="00193049" w:rsidRDefault="00193049">
          <w:pPr>
            <w:pStyle w:val="TOC2"/>
            <w:tabs>
              <w:tab w:val="right" w:leader="dot" w:pos="8296"/>
            </w:tabs>
            <w:ind w:firstLine="560"/>
            <w:jc w:val="both"/>
            <w:rPr>
              <w:rFonts w:eastAsiaTheme="minorEastAsia" w:cs="Times New Roman"/>
              <w:noProof/>
              <w:kern w:val="2"/>
              <w:sz w:val="21"/>
              <w:rPrChange w:id="525" w:author="zhouyou" w:date="2025-04-18T16:48:00Z">
                <w:rPr>
                  <w:rFonts w:asciiTheme="minorHAnsi" w:eastAsiaTheme="minorEastAsia" w:hAnsiTheme="minorHAnsi"/>
                  <w:noProof/>
                  <w:kern w:val="2"/>
                  <w:sz w:val="21"/>
                </w:rPr>
              </w:rPrChange>
            </w:rPr>
            <w:pPrChange w:id="526" w:author="zhouyou" w:date="2025-04-18T16:45:00Z">
              <w:pPr>
                <w:pStyle w:val="TOC2"/>
                <w:tabs>
                  <w:tab w:val="right" w:leader="dot" w:pos="8296"/>
                </w:tabs>
                <w:ind w:firstLine="560"/>
              </w:pPr>
            </w:pPrChange>
          </w:pPr>
          <w:r w:rsidRPr="00193049">
            <w:rPr>
              <w:rStyle w:val="a5"/>
              <w:rFonts w:cs="Times New Roman"/>
              <w:noProof/>
              <w:rPrChange w:id="527" w:author="zhouyou" w:date="2025-04-18T16:48:00Z">
                <w:rPr>
                  <w:rStyle w:val="a5"/>
                </w:rPr>
              </w:rPrChange>
            </w:rPr>
            <w:fldChar w:fldCharType="begin"/>
          </w:r>
          <w:r w:rsidRPr="00193049">
            <w:rPr>
              <w:rStyle w:val="a5"/>
              <w:rFonts w:cs="Times New Roman"/>
              <w:noProof/>
              <w:rPrChange w:id="528" w:author="zhouyou" w:date="2025-04-18T16:48:00Z">
                <w:rPr>
                  <w:rStyle w:val="a5"/>
                  <w:noProof/>
                </w:rPr>
              </w:rPrChange>
            </w:rPr>
            <w:instrText xml:space="preserve"> HYPERLINK \l "_Toc195645211" </w:instrText>
          </w:r>
          <w:r w:rsidRPr="00193049">
            <w:rPr>
              <w:rStyle w:val="a5"/>
              <w:rFonts w:cs="Times New Roman"/>
              <w:noProof/>
              <w:rPrChange w:id="529" w:author="zhouyou" w:date="2025-04-18T16:48:00Z">
                <w:rPr>
                  <w:noProof/>
                </w:rPr>
              </w:rPrChange>
            </w:rPr>
            <w:fldChar w:fldCharType="separate"/>
          </w:r>
          <w:r w:rsidR="005F57CB" w:rsidRPr="00193049">
            <w:rPr>
              <w:rStyle w:val="a5"/>
              <w:rFonts w:cs="Times New Roman"/>
              <w:noProof/>
              <w:rPrChange w:id="530" w:author="zhouyou" w:date="2025-04-18T16:48:00Z">
                <w:rPr>
                  <w:rStyle w:val="a5"/>
                  <w:noProof/>
                </w:rPr>
              </w:rPrChange>
            </w:rPr>
            <w:t>4.1</w:t>
          </w:r>
          <w:r w:rsidR="005F57CB" w:rsidRPr="00193049">
            <w:rPr>
              <w:rStyle w:val="a5"/>
              <w:rFonts w:cs="Times New Roman" w:hint="eastAsia"/>
              <w:noProof/>
              <w:rPrChange w:id="531" w:author="zhouyou" w:date="2025-04-18T16:48:00Z">
                <w:rPr>
                  <w:rStyle w:val="a5"/>
                  <w:rFonts w:hint="eastAsia"/>
                  <w:noProof/>
                </w:rPr>
              </w:rPrChange>
            </w:rPr>
            <w:t>课题内部管理方式等</w:t>
          </w:r>
          <w:r w:rsidR="005F57CB" w:rsidRPr="00193049">
            <w:rPr>
              <w:rFonts w:cs="Times New Roman"/>
              <w:noProof/>
              <w:webHidden/>
              <w:rPrChange w:id="532" w:author="zhouyou" w:date="2025-04-18T16:48:00Z">
                <w:rPr>
                  <w:noProof/>
                  <w:webHidden/>
                </w:rPr>
              </w:rPrChange>
            </w:rPr>
            <w:tab/>
          </w:r>
          <w:r w:rsidR="005F57CB" w:rsidRPr="00193049">
            <w:rPr>
              <w:rFonts w:cs="Times New Roman"/>
              <w:noProof/>
              <w:webHidden/>
              <w:rPrChange w:id="533" w:author="zhouyou" w:date="2025-04-18T16:48:00Z">
                <w:rPr>
                  <w:noProof/>
                  <w:webHidden/>
                </w:rPr>
              </w:rPrChange>
            </w:rPr>
            <w:fldChar w:fldCharType="begin"/>
          </w:r>
          <w:r w:rsidR="005F57CB" w:rsidRPr="00193049">
            <w:rPr>
              <w:rFonts w:cs="Times New Roman"/>
              <w:noProof/>
              <w:webHidden/>
              <w:rPrChange w:id="534" w:author="zhouyou" w:date="2025-04-18T16:48:00Z">
                <w:rPr>
                  <w:noProof/>
                  <w:webHidden/>
                </w:rPr>
              </w:rPrChange>
            </w:rPr>
            <w:instrText xml:space="preserve"> PAGEREF _Toc195645211 \h </w:instrText>
          </w:r>
          <w:r w:rsidR="005F57CB" w:rsidRPr="00193049">
            <w:rPr>
              <w:rFonts w:cs="Times New Roman"/>
              <w:noProof/>
              <w:webHidden/>
              <w:rPrChange w:id="535" w:author="zhouyou" w:date="2025-04-18T16:48:00Z">
                <w:rPr>
                  <w:rFonts w:cs="Times New Roman"/>
                  <w:noProof/>
                  <w:webHidden/>
                </w:rPr>
              </w:rPrChange>
            </w:rPr>
          </w:r>
          <w:r w:rsidR="005F57CB" w:rsidRPr="00193049">
            <w:rPr>
              <w:rFonts w:cs="Times New Roman"/>
              <w:noProof/>
              <w:webHidden/>
              <w:rPrChange w:id="536" w:author="zhouyou" w:date="2025-04-18T16:48:00Z">
                <w:rPr>
                  <w:noProof/>
                  <w:webHidden/>
                </w:rPr>
              </w:rPrChange>
            </w:rPr>
            <w:fldChar w:fldCharType="separate"/>
          </w:r>
          <w:r w:rsidR="005F57CB" w:rsidRPr="00193049">
            <w:rPr>
              <w:rFonts w:cs="Times New Roman"/>
              <w:noProof/>
              <w:webHidden/>
              <w:rPrChange w:id="537" w:author="zhouyou" w:date="2025-04-18T16:48:00Z">
                <w:rPr>
                  <w:noProof/>
                  <w:webHidden/>
                </w:rPr>
              </w:rPrChange>
            </w:rPr>
            <w:t>54</w:t>
          </w:r>
          <w:r w:rsidR="005F57CB" w:rsidRPr="00193049">
            <w:rPr>
              <w:rFonts w:cs="Times New Roman"/>
              <w:noProof/>
              <w:webHidden/>
              <w:rPrChange w:id="538" w:author="zhouyou" w:date="2025-04-18T16:48:00Z">
                <w:rPr>
                  <w:noProof/>
                  <w:webHidden/>
                </w:rPr>
              </w:rPrChange>
            </w:rPr>
            <w:fldChar w:fldCharType="end"/>
          </w:r>
          <w:r w:rsidRPr="00193049">
            <w:rPr>
              <w:rFonts w:cs="Times New Roman"/>
              <w:noProof/>
              <w:rPrChange w:id="539" w:author="zhouyou" w:date="2025-04-18T16:48:00Z">
                <w:rPr>
                  <w:noProof/>
                </w:rPr>
              </w:rPrChange>
            </w:rPr>
            <w:fldChar w:fldCharType="end"/>
          </w:r>
        </w:p>
        <w:p w14:paraId="1BF6122C" w14:textId="6B170A85" w:rsidR="005F57CB" w:rsidRPr="00193049" w:rsidRDefault="00193049">
          <w:pPr>
            <w:pStyle w:val="TOC2"/>
            <w:tabs>
              <w:tab w:val="right" w:leader="dot" w:pos="8296"/>
            </w:tabs>
            <w:ind w:firstLine="560"/>
            <w:jc w:val="both"/>
            <w:rPr>
              <w:rFonts w:eastAsiaTheme="minorEastAsia" w:cs="Times New Roman"/>
              <w:noProof/>
              <w:kern w:val="2"/>
              <w:sz w:val="21"/>
              <w:rPrChange w:id="540" w:author="zhouyou" w:date="2025-04-18T16:48:00Z">
                <w:rPr>
                  <w:rFonts w:asciiTheme="minorHAnsi" w:eastAsiaTheme="minorEastAsia" w:hAnsiTheme="minorHAnsi"/>
                  <w:noProof/>
                  <w:kern w:val="2"/>
                  <w:sz w:val="21"/>
                </w:rPr>
              </w:rPrChange>
            </w:rPr>
            <w:pPrChange w:id="541" w:author="zhouyou" w:date="2025-04-18T16:45:00Z">
              <w:pPr>
                <w:pStyle w:val="TOC2"/>
                <w:tabs>
                  <w:tab w:val="right" w:leader="dot" w:pos="8296"/>
                </w:tabs>
                <w:ind w:firstLine="560"/>
              </w:pPr>
            </w:pPrChange>
          </w:pPr>
          <w:r w:rsidRPr="00193049">
            <w:rPr>
              <w:rStyle w:val="a5"/>
              <w:rFonts w:cs="Times New Roman"/>
              <w:noProof/>
              <w:rPrChange w:id="542" w:author="zhouyou" w:date="2025-04-18T16:48:00Z">
                <w:rPr>
                  <w:rStyle w:val="a5"/>
                </w:rPr>
              </w:rPrChange>
            </w:rPr>
            <w:fldChar w:fldCharType="begin"/>
          </w:r>
          <w:r w:rsidRPr="00193049">
            <w:rPr>
              <w:rStyle w:val="a5"/>
              <w:rFonts w:cs="Times New Roman"/>
              <w:noProof/>
              <w:rPrChange w:id="543" w:author="zhouyou" w:date="2025-04-18T16:48:00Z">
                <w:rPr>
                  <w:rStyle w:val="a5"/>
                  <w:noProof/>
                </w:rPr>
              </w:rPrChange>
            </w:rPr>
            <w:instrText xml:space="preserve"> HYPERLINK \l "_Toc195645212" </w:instrText>
          </w:r>
          <w:r w:rsidRPr="00193049">
            <w:rPr>
              <w:rStyle w:val="a5"/>
              <w:rFonts w:cs="Times New Roman"/>
              <w:noProof/>
              <w:rPrChange w:id="544" w:author="zhouyou" w:date="2025-04-18T16:48:00Z">
                <w:rPr>
                  <w:noProof/>
                </w:rPr>
              </w:rPrChange>
            </w:rPr>
            <w:fldChar w:fldCharType="separate"/>
          </w:r>
          <w:r w:rsidR="005F57CB" w:rsidRPr="00193049">
            <w:rPr>
              <w:rStyle w:val="a5"/>
              <w:rFonts w:cs="Times New Roman"/>
              <w:noProof/>
              <w:rPrChange w:id="545" w:author="zhouyou" w:date="2025-04-18T16:48:00Z">
                <w:rPr>
                  <w:rStyle w:val="a5"/>
                  <w:noProof/>
                </w:rPr>
              </w:rPrChange>
            </w:rPr>
            <w:t>4.2</w:t>
          </w:r>
          <w:r w:rsidR="005F57CB" w:rsidRPr="00193049">
            <w:rPr>
              <w:rStyle w:val="a5"/>
              <w:rFonts w:cs="Times New Roman" w:hint="eastAsia"/>
              <w:noProof/>
              <w:rPrChange w:id="546" w:author="zhouyou" w:date="2025-04-18T16:48:00Z">
                <w:rPr>
                  <w:rStyle w:val="a5"/>
                  <w:rFonts w:hint="eastAsia"/>
                  <w:noProof/>
                </w:rPr>
              </w:rPrChange>
            </w:rPr>
            <w:t>课题实施的相关政策，已有的组织、技术基础</w:t>
          </w:r>
          <w:r w:rsidR="005F57CB" w:rsidRPr="00193049">
            <w:rPr>
              <w:rFonts w:cs="Times New Roman"/>
              <w:noProof/>
              <w:webHidden/>
              <w:rPrChange w:id="547" w:author="zhouyou" w:date="2025-04-18T16:48:00Z">
                <w:rPr>
                  <w:noProof/>
                  <w:webHidden/>
                </w:rPr>
              </w:rPrChange>
            </w:rPr>
            <w:tab/>
          </w:r>
          <w:r w:rsidR="005F57CB" w:rsidRPr="00193049">
            <w:rPr>
              <w:rFonts w:cs="Times New Roman"/>
              <w:noProof/>
              <w:webHidden/>
              <w:rPrChange w:id="548" w:author="zhouyou" w:date="2025-04-18T16:48:00Z">
                <w:rPr>
                  <w:noProof/>
                  <w:webHidden/>
                </w:rPr>
              </w:rPrChange>
            </w:rPr>
            <w:fldChar w:fldCharType="begin"/>
          </w:r>
          <w:r w:rsidR="005F57CB" w:rsidRPr="00193049">
            <w:rPr>
              <w:rFonts w:cs="Times New Roman"/>
              <w:noProof/>
              <w:webHidden/>
              <w:rPrChange w:id="549" w:author="zhouyou" w:date="2025-04-18T16:48:00Z">
                <w:rPr>
                  <w:noProof/>
                  <w:webHidden/>
                </w:rPr>
              </w:rPrChange>
            </w:rPr>
            <w:instrText xml:space="preserve"> PAGEREF _Toc195645212 \h </w:instrText>
          </w:r>
          <w:r w:rsidR="005F57CB" w:rsidRPr="00193049">
            <w:rPr>
              <w:rFonts w:cs="Times New Roman"/>
              <w:noProof/>
              <w:webHidden/>
              <w:rPrChange w:id="550" w:author="zhouyou" w:date="2025-04-18T16:48:00Z">
                <w:rPr>
                  <w:rFonts w:cs="Times New Roman"/>
                  <w:noProof/>
                  <w:webHidden/>
                </w:rPr>
              </w:rPrChange>
            </w:rPr>
          </w:r>
          <w:r w:rsidR="005F57CB" w:rsidRPr="00193049">
            <w:rPr>
              <w:rFonts w:cs="Times New Roman"/>
              <w:noProof/>
              <w:webHidden/>
              <w:rPrChange w:id="551" w:author="zhouyou" w:date="2025-04-18T16:48:00Z">
                <w:rPr>
                  <w:noProof/>
                  <w:webHidden/>
                </w:rPr>
              </w:rPrChange>
            </w:rPr>
            <w:fldChar w:fldCharType="separate"/>
          </w:r>
          <w:r w:rsidR="005F57CB" w:rsidRPr="00193049">
            <w:rPr>
              <w:rFonts w:cs="Times New Roman"/>
              <w:noProof/>
              <w:webHidden/>
              <w:rPrChange w:id="552" w:author="zhouyou" w:date="2025-04-18T16:48:00Z">
                <w:rPr>
                  <w:noProof/>
                  <w:webHidden/>
                </w:rPr>
              </w:rPrChange>
            </w:rPr>
            <w:t>55</w:t>
          </w:r>
          <w:r w:rsidR="005F57CB" w:rsidRPr="00193049">
            <w:rPr>
              <w:rFonts w:cs="Times New Roman"/>
              <w:noProof/>
              <w:webHidden/>
              <w:rPrChange w:id="553" w:author="zhouyou" w:date="2025-04-18T16:48:00Z">
                <w:rPr>
                  <w:noProof/>
                  <w:webHidden/>
                </w:rPr>
              </w:rPrChange>
            </w:rPr>
            <w:fldChar w:fldCharType="end"/>
          </w:r>
          <w:r w:rsidRPr="00193049">
            <w:rPr>
              <w:rFonts w:cs="Times New Roman"/>
              <w:noProof/>
              <w:rPrChange w:id="554" w:author="zhouyou" w:date="2025-04-18T16:48:00Z">
                <w:rPr>
                  <w:noProof/>
                </w:rPr>
              </w:rPrChange>
            </w:rPr>
            <w:fldChar w:fldCharType="end"/>
          </w:r>
        </w:p>
        <w:p w14:paraId="4A23DFBA" w14:textId="410AB13A" w:rsidR="005F57CB" w:rsidRPr="00193049" w:rsidRDefault="00193049">
          <w:pPr>
            <w:pStyle w:val="TOC2"/>
            <w:tabs>
              <w:tab w:val="right" w:leader="dot" w:pos="8296"/>
            </w:tabs>
            <w:ind w:firstLine="560"/>
            <w:jc w:val="both"/>
            <w:rPr>
              <w:rFonts w:eastAsiaTheme="minorEastAsia" w:cs="Times New Roman"/>
              <w:noProof/>
              <w:kern w:val="2"/>
              <w:sz w:val="21"/>
              <w:rPrChange w:id="555" w:author="zhouyou" w:date="2025-04-18T16:48:00Z">
                <w:rPr>
                  <w:rFonts w:asciiTheme="minorHAnsi" w:eastAsiaTheme="minorEastAsia" w:hAnsiTheme="minorHAnsi"/>
                  <w:noProof/>
                  <w:kern w:val="2"/>
                  <w:sz w:val="21"/>
                </w:rPr>
              </w:rPrChange>
            </w:rPr>
            <w:pPrChange w:id="556" w:author="zhouyou" w:date="2025-04-18T16:45:00Z">
              <w:pPr>
                <w:pStyle w:val="TOC2"/>
                <w:tabs>
                  <w:tab w:val="right" w:leader="dot" w:pos="8296"/>
                </w:tabs>
                <w:ind w:firstLine="560"/>
              </w:pPr>
            </w:pPrChange>
          </w:pPr>
          <w:r w:rsidRPr="00193049">
            <w:rPr>
              <w:rStyle w:val="a5"/>
              <w:rFonts w:cs="Times New Roman"/>
              <w:noProof/>
              <w:rPrChange w:id="557" w:author="zhouyou" w:date="2025-04-18T16:48:00Z">
                <w:rPr>
                  <w:rStyle w:val="a5"/>
                </w:rPr>
              </w:rPrChange>
            </w:rPr>
            <w:fldChar w:fldCharType="begin"/>
          </w:r>
          <w:r w:rsidRPr="00193049">
            <w:rPr>
              <w:rStyle w:val="a5"/>
              <w:rFonts w:cs="Times New Roman"/>
              <w:noProof/>
              <w:rPrChange w:id="558" w:author="zhouyou" w:date="2025-04-18T16:48:00Z">
                <w:rPr>
                  <w:rStyle w:val="a5"/>
                  <w:noProof/>
                </w:rPr>
              </w:rPrChange>
            </w:rPr>
            <w:instrText xml:space="preserve"> HYPERLINK \l "_Toc195645213" </w:instrText>
          </w:r>
          <w:r w:rsidRPr="00193049">
            <w:rPr>
              <w:rStyle w:val="a5"/>
              <w:rFonts w:cs="Times New Roman"/>
              <w:noProof/>
              <w:rPrChange w:id="559" w:author="zhouyou" w:date="2025-04-18T16:48:00Z">
                <w:rPr>
                  <w:noProof/>
                </w:rPr>
              </w:rPrChange>
            </w:rPr>
            <w:fldChar w:fldCharType="separate"/>
          </w:r>
          <w:r w:rsidR="005F57CB" w:rsidRPr="00193049">
            <w:rPr>
              <w:rStyle w:val="a5"/>
              <w:rFonts w:cs="Times New Roman"/>
              <w:noProof/>
              <w:rPrChange w:id="560" w:author="zhouyou" w:date="2025-04-18T16:48:00Z">
                <w:rPr>
                  <w:rStyle w:val="a5"/>
                  <w:noProof/>
                </w:rPr>
              </w:rPrChange>
            </w:rPr>
            <w:t>4.3</w:t>
          </w:r>
          <w:r w:rsidR="005F57CB" w:rsidRPr="00193049">
            <w:rPr>
              <w:rStyle w:val="a5"/>
              <w:rFonts w:cs="Times New Roman" w:hint="eastAsia"/>
              <w:noProof/>
              <w:rPrChange w:id="561" w:author="zhouyou" w:date="2025-04-18T16:48:00Z">
                <w:rPr>
                  <w:rStyle w:val="a5"/>
                  <w:rFonts w:hint="eastAsia"/>
                  <w:noProof/>
                </w:rPr>
              </w:rPrChange>
            </w:rPr>
            <w:t>课题实施过程中的风险分析与控制</w:t>
          </w:r>
          <w:r w:rsidR="005F57CB" w:rsidRPr="00193049">
            <w:rPr>
              <w:rFonts w:cs="Times New Roman"/>
              <w:noProof/>
              <w:webHidden/>
              <w:rPrChange w:id="562" w:author="zhouyou" w:date="2025-04-18T16:48:00Z">
                <w:rPr>
                  <w:noProof/>
                  <w:webHidden/>
                </w:rPr>
              </w:rPrChange>
            </w:rPr>
            <w:tab/>
          </w:r>
          <w:r w:rsidR="005F57CB" w:rsidRPr="00193049">
            <w:rPr>
              <w:rFonts w:cs="Times New Roman"/>
              <w:noProof/>
              <w:webHidden/>
              <w:rPrChange w:id="563" w:author="zhouyou" w:date="2025-04-18T16:48:00Z">
                <w:rPr>
                  <w:noProof/>
                  <w:webHidden/>
                </w:rPr>
              </w:rPrChange>
            </w:rPr>
            <w:fldChar w:fldCharType="begin"/>
          </w:r>
          <w:r w:rsidR="005F57CB" w:rsidRPr="00193049">
            <w:rPr>
              <w:rFonts w:cs="Times New Roman"/>
              <w:noProof/>
              <w:webHidden/>
              <w:rPrChange w:id="564" w:author="zhouyou" w:date="2025-04-18T16:48:00Z">
                <w:rPr>
                  <w:noProof/>
                  <w:webHidden/>
                </w:rPr>
              </w:rPrChange>
            </w:rPr>
            <w:instrText xml:space="preserve"> PAGEREF _Toc195645213 \h </w:instrText>
          </w:r>
          <w:r w:rsidR="005F57CB" w:rsidRPr="00193049">
            <w:rPr>
              <w:rFonts w:cs="Times New Roman"/>
              <w:noProof/>
              <w:webHidden/>
              <w:rPrChange w:id="565" w:author="zhouyou" w:date="2025-04-18T16:48:00Z">
                <w:rPr>
                  <w:rFonts w:cs="Times New Roman"/>
                  <w:noProof/>
                  <w:webHidden/>
                </w:rPr>
              </w:rPrChange>
            </w:rPr>
          </w:r>
          <w:r w:rsidR="005F57CB" w:rsidRPr="00193049">
            <w:rPr>
              <w:rFonts w:cs="Times New Roman"/>
              <w:noProof/>
              <w:webHidden/>
              <w:rPrChange w:id="566" w:author="zhouyou" w:date="2025-04-18T16:48:00Z">
                <w:rPr>
                  <w:noProof/>
                  <w:webHidden/>
                </w:rPr>
              </w:rPrChange>
            </w:rPr>
            <w:fldChar w:fldCharType="separate"/>
          </w:r>
          <w:r w:rsidR="005F57CB" w:rsidRPr="00193049">
            <w:rPr>
              <w:rFonts w:cs="Times New Roman"/>
              <w:noProof/>
              <w:webHidden/>
              <w:rPrChange w:id="567" w:author="zhouyou" w:date="2025-04-18T16:48:00Z">
                <w:rPr>
                  <w:noProof/>
                  <w:webHidden/>
                </w:rPr>
              </w:rPrChange>
            </w:rPr>
            <w:t>56</w:t>
          </w:r>
          <w:r w:rsidR="005F57CB" w:rsidRPr="00193049">
            <w:rPr>
              <w:rFonts w:cs="Times New Roman"/>
              <w:noProof/>
              <w:webHidden/>
              <w:rPrChange w:id="568" w:author="zhouyou" w:date="2025-04-18T16:48:00Z">
                <w:rPr>
                  <w:noProof/>
                  <w:webHidden/>
                </w:rPr>
              </w:rPrChange>
            </w:rPr>
            <w:fldChar w:fldCharType="end"/>
          </w:r>
          <w:r w:rsidRPr="00193049">
            <w:rPr>
              <w:rFonts w:cs="Times New Roman"/>
              <w:noProof/>
              <w:rPrChange w:id="569" w:author="zhouyou" w:date="2025-04-18T16:48:00Z">
                <w:rPr>
                  <w:noProof/>
                </w:rPr>
              </w:rPrChange>
            </w:rPr>
            <w:fldChar w:fldCharType="end"/>
          </w:r>
        </w:p>
        <w:p w14:paraId="5D4AAFD2" w14:textId="1A256320" w:rsidR="005F57CB" w:rsidRPr="00193049" w:rsidRDefault="00193049">
          <w:pPr>
            <w:pStyle w:val="TOC1"/>
            <w:tabs>
              <w:tab w:val="right" w:leader="dot" w:pos="8296"/>
            </w:tabs>
            <w:ind w:firstLine="560"/>
            <w:jc w:val="both"/>
            <w:rPr>
              <w:rFonts w:eastAsiaTheme="minorEastAsia" w:cs="Times New Roman"/>
              <w:noProof/>
              <w:kern w:val="2"/>
              <w:sz w:val="21"/>
              <w:rPrChange w:id="570" w:author="zhouyou" w:date="2025-04-18T16:48:00Z">
                <w:rPr>
                  <w:rFonts w:asciiTheme="minorHAnsi" w:eastAsiaTheme="minorEastAsia" w:hAnsiTheme="minorHAnsi"/>
                  <w:noProof/>
                  <w:kern w:val="2"/>
                  <w:sz w:val="21"/>
                </w:rPr>
              </w:rPrChange>
            </w:rPr>
            <w:pPrChange w:id="571" w:author="zhouyou" w:date="2025-04-18T16:45:00Z">
              <w:pPr>
                <w:pStyle w:val="TOC1"/>
                <w:tabs>
                  <w:tab w:val="right" w:leader="dot" w:pos="8296"/>
                </w:tabs>
                <w:ind w:firstLine="560"/>
              </w:pPr>
            </w:pPrChange>
          </w:pPr>
          <w:r w:rsidRPr="00193049">
            <w:rPr>
              <w:rStyle w:val="a5"/>
              <w:rFonts w:cs="Times New Roman"/>
              <w:noProof/>
              <w:rPrChange w:id="572" w:author="zhouyou" w:date="2025-04-18T16:48:00Z">
                <w:rPr>
                  <w:rStyle w:val="a5"/>
                </w:rPr>
              </w:rPrChange>
            </w:rPr>
            <w:fldChar w:fldCharType="begin"/>
          </w:r>
          <w:r w:rsidRPr="00193049">
            <w:rPr>
              <w:rStyle w:val="a5"/>
              <w:rFonts w:cs="Times New Roman"/>
              <w:noProof/>
              <w:rPrChange w:id="573" w:author="zhouyou" w:date="2025-04-18T16:48:00Z">
                <w:rPr>
                  <w:rStyle w:val="a5"/>
                  <w:noProof/>
                </w:rPr>
              </w:rPrChange>
            </w:rPr>
            <w:instrText xml:space="preserve"> HYPERLINK \l "_Toc195645214" </w:instrText>
          </w:r>
          <w:r w:rsidRPr="00193049">
            <w:rPr>
              <w:rStyle w:val="a5"/>
              <w:rFonts w:cs="Times New Roman"/>
              <w:noProof/>
              <w:rPrChange w:id="574" w:author="zhouyou" w:date="2025-04-18T16:48:00Z">
                <w:rPr>
                  <w:noProof/>
                </w:rPr>
              </w:rPrChange>
            </w:rPr>
            <w:fldChar w:fldCharType="separate"/>
          </w:r>
          <w:r w:rsidR="005F57CB" w:rsidRPr="00193049">
            <w:rPr>
              <w:rStyle w:val="a5"/>
              <w:rFonts w:cs="Times New Roman" w:hint="eastAsia"/>
              <w:noProof/>
              <w:rPrChange w:id="575" w:author="zhouyou" w:date="2025-04-18T16:48:00Z">
                <w:rPr>
                  <w:rStyle w:val="a5"/>
                  <w:rFonts w:hint="eastAsia"/>
                  <w:noProof/>
                </w:rPr>
              </w:rPrChange>
            </w:rPr>
            <w:t>五、课题成果呈现形式及测试方法</w:t>
          </w:r>
          <w:r w:rsidR="005F57CB" w:rsidRPr="00193049">
            <w:rPr>
              <w:rFonts w:cs="Times New Roman"/>
              <w:noProof/>
              <w:webHidden/>
              <w:rPrChange w:id="576" w:author="zhouyou" w:date="2025-04-18T16:48:00Z">
                <w:rPr>
                  <w:noProof/>
                  <w:webHidden/>
                </w:rPr>
              </w:rPrChange>
            </w:rPr>
            <w:tab/>
          </w:r>
          <w:r w:rsidR="005F57CB" w:rsidRPr="00193049">
            <w:rPr>
              <w:rFonts w:cs="Times New Roman"/>
              <w:noProof/>
              <w:webHidden/>
              <w:rPrChange w:id="577" w:author="zhouyou" w:date="2025-04-18T16:48:00Z">
                <w:rPr>
                  <w:noProof/>
                  <w:webHidden/>
                </w:rPr>
              </w:rPrChange>
            </w:rPr>
            <w:fldChar w:fldCharType="begin"/>
          </w:r>
          <w:r w:rsidR="005F57CB" w:rsidRPr="00193049">
            <w:rPr>
              <w:rFonts w:cs="Times New Roman"/>
              <w:noProof/>
              <w:webHidden/>
              <w:rPrChange w:id="578" w:author="zhouyou" w:date="2025-04-18T16:48:00Z">
                <w:rPr>
                  <w:noProof/>
                  <w:webHidden/>
                </w:rPr>
              </w:rPrChange>
            </w:rPr>
            <w:instrText xml:space="preserve"> PAGEREF _Toc195645214 \h </w:instrText>
          </w:r>
          <w:r w:rsidR="005F57CB" w:rsidRPr="00193049">
            <w:rPr>
              <w:rFonts w:cs="Times New Roman"/>
              <w:noProof/>
              <w:webHidden/>
              <w:rPrChange w:id="579" w:author="zhouyou" w:date="2025-04-18T16:48:00Z">
                <w:rPr>
                  <w:rFonts w:cs="Times New Roman"/>
                  <w:noProof/>
                  <w:webHidden/>
                </w:rPr>
              </w:rPrChange>
            </w:rPr>
          </w:r>
          <w:r w:rsidR="005F57CB" w:rsidRPr="00193049">
            <w:rPr>
              <w:rFonts w:cs="Times New Roman"/>
              <w:noProof/>
              <w:webHidden/>
              <w:rPrChange w:id="580" w:author="zhouyou" w:date="2025-04-18T16:48:00Z">
                <w:rPr>
                  <w:noProof/>
                  <w:webHidden/>
                </w:rPr>
              </w:rPrChange>
            </w:rPr>
            <w:fldChar w:fldCharType="separate"/>
          </w:r>
          <w:r w:rsidR="005F57CB" w:rsidRPr="00193049">
            <w:rPr>
              <w:rFonts w:cs="Times New Roman"/>
              <w:noProof/>
              <w:webHidden/>
              <w:rPrChange w:id="581" w:author="zhouyou" w:date="2025-04-18T16:48:00Z">
                <w:rPr>
                  <w:noProof/>
                  <w:webHidden/>
                </w:rPr>
              </w:rPrChange>
            </w:rPr>
            <w:t>56</w:t>
          </w:r>
          <w:r w:rsidR="005F57CB" w:rsidRPr="00193049">
            <w:rPr>
              <w:rFonts w:cs="Times New Roman"/>
              <w:noProof/>
              <w:webHidden/>
              <w:rPrChange w:id="582" w:author="zhouyou" w:date="2025-04-18T16:48:00Z">
                <w:rPr>
                  <w:noProof/>
                  <w:webHidden/>
                </w:rPr>
              </w:rPrChange>
            </w:rPr>
            <w:fldChar w:fldCharType="end"/>
          </w:r>
          <w:r w:rsidRPr="00193049">
            <w:rPr>
              <w:rFonts w:cs="Times New Roman"/>
              <w:noProof/>
              <w:rPrChange w:id="583" w:author="zhouyou" w:date="2025-04-18T16:48:00Z">
                <w:rPr>
                  <w:noProof/>
                </w:rPr>
              </w:rPrChange>
            </w:rPr>
            <w:fldChar w:fldCharType="end"/>
          </w:r>
        </w:p>
        <w:p w14:paraId="1547EF8C" w14:textId="605E6601" w:rsidR="005F57CB" w:rsidRPr="00193049" w:rsidRDefault="00193049">
          <w:pPr>
            <w:pStyle w:val="TOC2"/>
            <w:tabs>
              <w:tab w:val="right" w:leader="dot" w:pos="8296"/>
            </w:tabs>
            <w:ind w:firstLine="560"/>
            <w:jc w:val="both"/>
            <w:rPr>
              <w:rFonts w:eastAsiaTheme="minorEastAsia" w:cs="Times New Roman"/>
              <w:noProof/>
              <w:kern w:val="2"/>
              <w:sz w:val="21"/>
              <w:rPrChange w:id="584" w:author="zhouyou" w:date="2025-04-18T16:48:00Z">
                <w:rPr>
                  <w:rFonts w:asciiTheme="minorHAnsi" w:eastAsiaTheme="minorEastAsia" w:hAnsiTheme="minorHAnsi"/>
                  <w:noProof/>
                  <w:kern w:val="2"/>
                  <w:sz w:val="21"/>
                </w:rPr>
              </w:rPrChange>
            </w:rPr>
            <w:pPrChange w:id="585" w:author="zhouyou" w:date="2025-04-18T16:45:00Z">
              <w:pPr>
                <w:pStyle w:val="TOC2"/>
                <w:tabs>
                  <w:tab w:val="right" w:leader="dot" w:pos="8296"/>
                </w:tabs>
                <w:ind w:firstLine="560"/>
              </w:pPr>
            </w:pPrChange>
          </w:pPr>
          <w:r w:rsidRPr="00193049">
            <w:rPr>
              <w:rStyle w:val="a5"/>
              <w:rFonts w:cs="Times New Roman"/>
              <w:noProof/>
              <w:rPrChange w:id="586" w:author="zhouyou" w:date="2025-04-18T16:48:00Z">
                <w:rPr>
                  <w:rStyle w:val="a5"/>
                </w:rPr>
              </w:rPrChange>
            </w:rPr>
            <w:fldChar w:fldCharType="begin"/>
          </w:r>
          <w:r w:rsidRPr="00193049">
            <w:rPr>
              <w:rStyle w:val="a5"/>
              <w:rFonts w:cs="Times New Roman"/>
              <w:noProof/>
              <w:rPrChange w:id="587" w:author="zhouyou" w:date="2025-04-18T16:48:00Z">
                <w:rPr>
                  <w:rStyle w:val="a5"/>
                  <w:noProof/>
                </w:rPr>
              </w:rPrChange>
            </w:rPr>
            <w:instrText xml:space="preserve"> HYPERLINK \l "_Toc195645215" </w:instrText>
          </w:r>
          <w:r w:rsidRPr="00193049">
            <w:rPr>
              <w:rStyle w:val="a5"/>
              <w:rFonts w:cs="Times New Roman"/>
              <w:noProof/>
              <w:rPrChange w:id="588" w:author="zhouyou" w:date="2025-04-18T16:48:00Z">
                <w:rPr>
                  <w:noProof/>
                </w:rPr>
              </w:rPrChange>
            </w:rPr>
            <w:fldChar w:fldCharType="separate"/>
          </w:r>
          <w:r w:rsidR="005F57CB" w:rsidRPr="00193049">
            <w:rPr>
              <w:rStyle w:val="a5"/>
              <w:rFonts w:cs="Times New Roman"/>
              <w:noProof/>
              <w:rPrChange w:id="589" w:author="zhouyou" w:date="2025-04-18T16:48:00Z">
                <w:rPr>
                  <w:rStyle w:val="a5"/>
                  <w:noProof/>
                </w:rPr>
              </w:rPrChange>
            </w:rPr>
            <w:t>5.1</w:t>
          </w:r>
          <w:r w:rsidR="005F57CB" w:rsidRPr="00193049">
            <w:rPr>
              <w:rStyle w:val="a5"/>
              <w:rFonts w:cs="Times New Roman" w:hint="eastAsia"/>
              <w:noProof/>
              <w:rPrChange w:id="590" w:author="zhouyou" w:date="2025-04-18T16:48:00Z">
                <w:rPr>
                  <w:rStyle w:val="a5"/>
                  <w:rFonts w:hint="eastAsia"/>
                  <w:noProof/>
                </w:rPr>
              </w:rPrChange>
            </w:rPr>
            <w:t>课题成果呈现形式</w:t>
          </w:r>
          <w:r w:rsidR="005F57CB" w:rsidRPr="00193049">
            <w:rPr>
              <w:rFonts w:cs="Times New Roman"/>
              <w:noProof/>
              <w:webHidden/>
              <w:rPrChange w:id="591" w:author="zhouyou" w:date="2025-04-18T16:48:00Z">
                <w:rPr>
                  <w:noProof/>
                  <w:webHidden/>
                </w:rPr>
              </w:rPrChange>
            </w:rPr>
            <w:tab/>
          </w:r>
          <w:r w:rsidR="005F57CB" w:rsidRPr="00193049">
            <w:rPr>
              <w:rFonts w:cs="Times New Roman"/>
              <w:noProof/>
              <w:webHidden/>
              <w:rPrChange w:id="592" w:author="zhouyou" w:date="2025-04-18T16:48:00Z">
                <w:rPr>
                  <w:noProof/>
                  <w:webHidden/>
                </w:rPr>
              </w:rPrChange>
            </w:rPr>
            <w:fldChar w:fldCharType="begin"/>
          </w:r>
          <w:r w:rsidR="005F57CB" w:rsidRPr="00193049">
            <w:rPr>
              <w:rFonts w:cs="Times New Roman"/>
              <w:noProof/>
              <w:webHidden/>
              <w:rPrChange w:id="593" w:author="zhouyou" w:date="2025-04-18T16:48:00Z">
                <w:rPr>
                  <w:noProof/>
                  <w:webHidden/>
                </w:rPr>
              </w:rPrChange>
            </w:rPr>
            <w:instrText xml:space="preserve"> PAGEREF _Toc195645215 \h </w:instrText>
          </w:r>
          <w:r w:rsidR="005F57CB" w:rsidRPr="00193049">
            <w:rPr>
              <w:rFonts w:cs="Times New Roman"/>
              <w:noProof/>
              <w:webHidden/>
              <w:rPrChange w:id="594" w:author="zhouyou" w:date="2025-04-18T16:48:00Z">
                <w:rPr>
                  <w:rFonts w:cs="Times New Roman"/>
                  <w:noProof/>
                  <w:webHidden/>
                </w:rPr>
              </w:rPrChange>
            </w:rPr>
          </w:r>
          <w:r w:rsidR="005F57CB" w:rsidRPr="00193049">
            <w:rPr>
              <w:rFonts w:cs="Times New Roman"/>
              <w:noProof/>
              <w:webHidden/>
              <w:rPrChange w:id="595" w:author="zhouyou" w:date="2025-04-18T16:48:00Z">
                <w:rPr>
                  <w:noProof/>
                  <w:webHidden/>
                </w:rPr>
              </w:rPrChange>
            </w:rPr>
            <w:fldChar w:fldCharType="separate"/>
          </w:r>
          <w:r w:rsidR="005F57CB" w:rsidRPr="00193049">
            <w:rPr>
              <w:rFonts w:cs="Times New Roman"/>
              <w:noProof/>
              <w:webHidden/>
              <w:rPrChange w:id="596" w:author="zhouyou" w:date="2025-04-18T16:48:00Z">
                <w:rPr>
                  <w:noProof/>
                  <w:webHidden/>
                </w:rPr>
              </w:rPrChange>
            </w:rPr>
            <w:t>56</w:t>
          </w:r>
          <w:r w:rsidR="005F57CB" w:rsidRPr="00193049">
            <w:rPr>
              <w:rFonts w:cs="Times New Roman"/>
              <w:noProof/>
              <w:webHidden/>
              <w:rPrChange w:id="597" w:author="zhouyou" w:date="2025-04-18T16:48:00Z">
                <w:rPr>
                  <w:noProof/>
                  <w:webHidden/>
                </w:rPr>
              </w:rPrChange>
            </w:rPr>
            <w:fldChar w:fldCharType="end"/>
          </w:r>
          <w:r w:rsidRPr="00193049">
            <w:rPr>
              <w:rFonts w:cs="Times New Roman"/>
              <w:noProof/>
              <w:rPrChange w:id="598" w:author="zhouyou" w:date="2025-04-18T16:48:00Z">
                <w:rPr>
                  <w:noProof/>
                </w:rPr>
              </w:rPrChange>
            </w:rPr>
            <w:fldChar w:fldCharType="end"/>
          </w:r>
        </w:p>
        <w:p w14:paraId="03BD82B0" w14:textId="23EDBEF6" w:rsidR="005F57CB" w:rsidRPr="00193049" w:rsidRDefault="00193049">
          <w:pPr>
            <w:pStyle w:val="TOC2"/>
            <w:tabs>
              <w:tab w:val="right" w:leader="dot" w:pos="8296"/>
            </w:tabs>
            <w:ind w:firstLine="560"/>
            <w:jc w:val="both"/>
            <w:rPr>
              <w:rFonts w:eastAsiaTheme="minorEastAsia" w:cs="Times New Roman"/>
              <w:noProof/>
              <w:kern w:val="2"/>
              <w:sz w:val="21"/>
              <w:rPrChange w:id="599" w:author="zhouyou" w:date="2025-04-18T16:48:00Z">
                <w:rPr>
                  <w:rFonts w:asciiTheme="minorHAnsi" w:eastAsiaTheme="minorEastAsia" w:hAnsiTheme="minorHAnsi"/>
                  <w:noProof/>
                  <w:kern w:val="2"/>
                  <w:sz w:val="21"/>
                </w:rPr>
              </w:rPrChange>
            </w:rPr>
            <w:pPrChange w:id="600" w:author="zhouyou" w:date="2025-04-18T16:45:00Z">
              <w:pPr>
                <w:pStyle w:val="TOC2"/>
                <w:tabs>
                  <w:tab w:val="right" w:leader="dot" w:pos="8296"/>
                </w:tabs>
                <w:ind w:firstLine="560"/>
              </w:pPr>
            </w:pPrChange>
          </w:pPr>
          <w:r w:rsidRPr="00193049">
            <w:rPr>
              <w:rStyle w:val="a5"/>
              <w:rFonts w:cs="Times New Roman"/>
              <w:noProof/>
              <w:rPrChange w:id="601" w:author="zhouyou" w:date="2025-04-18T16:48:00Z">
                <w:rPr>
                  <w:rStyle w:val="a5"/>
                </w:rPr>
              </w:rPrChange>
            </w:rPr>
            <w:fldChar w:fldCharType="begin"/>
          </w:r>
          <w:r w:rsidRPr="00193049">
            <w:rPr>
              <w:rStyle w:val="a5"/>
              <w:rFonts w:cs="Times New Roman"/>
              <w:noProof/>
              <w:rPrChange w:id="602" w:author="zhouyou" w:date="2025-04-18T16:48:00Z">
                <w:rPr>
                  <w:rStyle w:val="a5"/>
                  <w:noProof/>
                </w:rPr>
              </w:rPrChange>
            </w:rPr>
            <w:instrText xml:space="preserve"> HYPERLINK \l "_Toc195645216" </w:instrText>
          </w:r>
          <w:r w:rsidRPr="00193049">
            <w:rPr>
              <w:rStyle w:val="a5"/>
              <w:rFonts w:cs="Times New Roman"/>
              <w:noProof/>
              <w:rPrChange w:id="603" w:author="zhouyou" w:date="2025-04-18T16:48:00Z">
                <w:rPr>
                  <w:noProof/>
                </w:rPr>
              </w:rPrChange>
            </w:rPr>
            <w:fldChar w:fldCharType="separate"/>
          </w:r>
          <w:r w:rsidR="005F57CB" w:rsidRPr="00193049">
            <w:rPr>
              <w:rStyle w:val="a5"/>
              <w:rFonts w:cs="Times New Roman"/>
              <w:noProof/>
              <w:rPrChange w:id="604" w:author="zhouyou" w:date="2025-04-18T16:48:00Z">
                <w:rPr>
                  <w:rStyle w:val="a5"/>
                  <w:noProof/>
                </w:rPr>
              </w:rPrChange>
            </w:rPr>
            <w:t>5.2</w:t>
          </w:r>
          <w:r w:rsidR="005F57CB" w:rsidRPr="00193049">
            <w:rPr>
              <w:rStyle w:val="a5"/>
              <w:rFonts w:cs="Times New Roman" w:hint="eastAsia"/>
              <w:noProof/>
              <w:rPrChange w:id="605" w:author="zhouyou" w:date="2025-04-18T16:48:00Z">
                <w:rPr>
                  <w:rStyle w:val="a5"/>
                  <w:rFonts w:hint="eastAsia"/>
                  <w:noProof/>
                </w:rPr>
              </w:rPrChange>
            </w:rPr>
            <w:t>定量指标测试与检验方法</w:t>
          </w:r>
          <w:r w:rsidR="005F57CB" w:rsidRPr="00193049">
            <w:rPr>
              <w:rFonts w:cs="Times New Roman"/>
              <w:noProof/>
              <w:webHidden/>
              <w:rPrChange w:id="606" w:author="zhouyou" w:date="2025-04-18T16:48:00Z">
                <w:rPr>
                  <w:noProof/>
                  <w:webHidden/>
                </w:rPr>
              </w:rPrChange>
            </w:rPr>
            <w:tab/>
          </w:r>
          <w:r w:rsidR="005F57CB" w:rsidRPr="00193049">
            <w:rPr>
              <w:rFonts w:cs="Times New Roman"/>
              <w:noProof/>
              <w:webHidden/>
              <w:rPrChange w:id="607" w:author="zhouyou" w:date="2025-04-18T16:48:00Z">
                <w:rPr>
                  <w:noProof/>
                  <w:webHidden/>
                </w:rPr>
              </w:rPrChange>
            </w:rPr>
            <w:fldChar w:fldCharType="begin"/>
          </w:r>
          <w:r w:rsidR="005F57CB" w:rsidRPr="00193049">
            <w:rPr>
              <w:rFonts w:cs="Times New Roman"/>
              <w:noProof/>
              <w:webHidden/>
              <w:rPrChange w:id="608" w:author="zhouyou" w:date="2025-04-18T16:48:00Z">
                <w:rPr>
                  <w:noProof/>
                  <w:webHidden/>
                </w:rPr>
              </w:rPrChange>
            </w:rPr>
            <w:instrText xml:space="preserve"> PAGEREF _Toc195645216 \h </w:instrText>
          </w:r>
          <w:r w:rsidR="005F57CB" w:rsidRPr="00193049">
            <w:rPr>
              <w:rFonts w:cs="Times New Roman"/>
              <w:noProof/>
              <w:webHidden/>
              <w:rPrChange w:id="609" w:author="zhouyou" w:date="2025-04-18T16:48:00Z">
                <w:rPr>
                  <w:rFonts w:cs="Times New Roman"/>
                  <w:noProof/>
                  <w:webHidden/>
                </w:rPr>
              </w:rPrChange>
            </w:rPr>
          </w:r>
          <w:r w:rsidR="005F57CB" w:rsidRPr="00193049">
            <w:rPr>
              <w:rFonts w:cs="Times New Roman"/>
              <w:noProof/>
              <w:webHidden/>
              <w:rPrChange w:id="610" w:author="zhouyou" w:date="2025-04-18T16:48:00Z">
                <w:rPr>
                  <w:noProof/>
                  <w:webHidden/>
                </w:rPr>
              </w:rPrChange>
            </w:rPr>
            <w:fldChar w:fldCharType="separate"/>
          </w:r>
          <w:r w:rsidR="005F57CB" w:rsidRPr="00193049">
            <w:rPr>
              <w:rFonts w:cs="Times New Roman"/>
              <w:noProof/>
              <w:webHidden/>
              <w:rPrChange w:id="611" w:author="zhouyou" w:date="2025-04-18T16:48:00Z">
                <w:rPr>
                  <w:noProof/>
                  <w:webHidden/>
                </w:rPr>
              </w:rPrChange>
            </w:rPr>
            <w:t>57</w:t>
          </w:r>
          <w:r w:rsidR="005F57CB" w:rsidRPr="00193049">
            <w:rPr>
              <w:rFonts w:cs="Times New Roman"/>
              <w:noProof/>
              <w:webHidden/>
              <w:rPrChange w:id="612" w:author="zhouyou" w:date="2025-04-18T16:48:00Z">
                <w:rPr>
                  <w:noProof/>
                  <w:webHidden/>
                </w:rPr>
              </w:rPrChange>
            </w:rPr>
            <w:fldChar w:fldCharType="end"/>
          </w:r>
          <w:r w:rsidRPr="00193049">
            <w:rPr>
              <w:rFonts w:cs="Times New Roman"/>
              <w:noProof/>
              <w:rPrChange w:id="613" w:author="zhouyou" w:date="2025-04-18T16:48:00Z">
                <w:rPr>
                  <w:noProof/>
                </w:rPr>
              </w:rPrChange>
            </w:rPr>
            <w:fldChar w:fldCharType="end"/>
          </w:r>
        </w:p>
        <w:p w14:paraId="184B4F97" w14:textId="69035E6D" w:rsidR="005F57CB" w:rsidRPr="00193049" w:rsidRDefault="00193049">
          <w:pPr>
            <w:pStyle w:val="TOC3"/>
            <w:tabs>
              <w:tab w:val="right" w:leader="dot" w:pos="8296"/>
            </w:tabs>
            <w:ind w:firstLine="1120"/>
            <w:jc w:val="both"/>
            <w:rPr>
              <w:rFonts w:eastAsiaTheme="minorEastAsia" w:cs="Times New Roman"/>
              <w:noProof/>
              <w:kern w:val="2"/>
              <w:sz w:val="21"/>
              <w:rPrChange w:id="614" w:author="zhouyou" w:date="2025-04-18T16:48:00Z">
                <w:rPr>
                  <w:rFonts w:asciiTheme="minorHAnsi" w:eastAsiaTheme="minorEastAsia" w:hAnsiTheme="minorHAnsi"/>
                  <w:noProof/>
                  <w:kern w:val="2"/>
                  <w:sz w:val="21"/>
                </w:rPr>
              </w:rPrChange>
            </w:rPr>
            <w:pPrChange w:id="615" w:author="zhouyou" w:date="2025-04-18T16:45:00Z">
              <w:pPr>
                <w:pStyle w:val="TOC3"/>
                <w:tabs>
                  <w:tab w:val="right" w:leader="dot" w:pos="8296"/>
                </w:tabs>
                <w:ind w:firstLine="1120"/>
              </w:pPr>
            </w:pPrChange>
          </w:pPr>
          <w:r w:rsidRPr="00193049">
            <w:rPr>
              <w:rStyle w:val="a5"/>
              <w:rFonts w:cs="Times New Roman"/>
              <w:noProof/>
              <w:rPrChange w:id="616" w:author="zhouyou" w:date="2025-04-18T16:48:00Z">
                <w:rPr>
                  <w:rStyle w:val="a5"/>
                </w:rPr>
              </w:rPrChange>
            </w:rPr>
            <w:fldChar w:fldCharType="begin"/>
          </w:r>
          <w:r w:rsidRPr="00193049">
            <w:rPr>
              <w:rStyle w:val="a5"/>
              <w:rFonts w:cs="Times New Roman"/>
              <w:noProof/>
              <w:rPrChange w:id="617" w:author="zhouyou" w:date="2025-04-18T16:48:00Z">
                <w:rPr>
                  <w:rStyle w:val="a5"/>
                  <w:noProof/>
                </w:rPr>
              </w:rPrChange>
            </w:rPr>
            <w:instrText xml:space="preserve"> HYPERLINK \l "_Toc195645217" </w:instrText>
          </w:r>
          <w:r w:rsidRPr="00193049">
            <w:rPr>
              <w:rStyle w:val="a5"/>
              <w:rFonts w:cs="Times New Roman"/>
              <w:noProof/>
              <w:rPrChange w:id="618" w:author="zhouyou" w:date="2025-04-18T16:48:00Z">
                <w:rPr>
                  <w:noProof/>
                </w:rPr>
              </w:rPrChange>
            </w:rPr>
            <w:fldChar w:fldCharType="separate"/>
          </w:r>
          <w:r w:rsidR="005F57CB" w:rsidRPr="00193049">
            <w:rPr>
              <w:rStyle w:val="a5"/>
              <w:rFonts w:cs="Times New Roman"/>
              <w:noProof/>
              <w:rPrChange w:id="619" w:author="zhouyou" w:date="2025-04-18T16:48:00Z">
                <w:rPr>
                  <w:rStyle w:val="a5"/>
                  <w:noProof/>
                </w:rPr>
              </w:rPrChange>
            </w:rPr>
            <w:t>5.2.1</w:t>
          </w:r>
          <w:r w:rsidR="005F57CB" w:rsidRPr="00193049">
            <w:rPr>
              <w:rStyle w:val="a5"/>
              <w:rFonts w:cs="Times New Roman" w:hint="eastAsia"/>
              <w:noProof/>
              <w:rPrChange w:id="620" w:author="zhouyou" w:date="2025-04-18T16:48:00Z">
                <w:rPr>
                  <w:rStyle w:val="a5"/>
                  <w:rFonts w:hint="eastAsia"/>
                  <w:noProof/>
                </w:rPr>
              </w:rPrChange>
            </w:rPr>
            <w:t>考核指标总表</w:t>
          </w:r>
          <w:r w:rsidR="005F57CB" w:rsidRPr="00193049">
            <w:rPr>
              <w:rFonts w:cs="Times New Roman"/>
              <w:noProof/>
              <w:webHidden/>
              <w:rPrChange w:id="621" w:author="zhouyou" w:date="2025-04-18T16:48:00Z">
                <w:rPr>
                  <w:noProof/>
                  <w:webHidden/>
                </w:rPr>
              </w:rPrChange>
            </w:rPr>
            <w:tab/>
          </w:r>
          <w:r w:rsidR="005F57CB" w:rsidRPr="00193049">
            <w:rPr>
              <w:rFonts w:cs="Times New Roman"/>
              <w:noProof/>
              <w:webHidden/>
              <w:rPrChange w:id="622" w:author="zhouyou" w:date="2025-04-18T16:48:00Z">
                <w:rPr>
                  <w:noProof/>
                  <w:webHidden/>
                </w:rPr>
              </w:rPrChange>
            </w:rPr>
            <w:fldChar w:fldCharType="begin"/>
          </w:r>
          <w:r w:rsidR="005F57CB" w:rsidRPr="00193049">
            <w:rPr>
              <w:rFonts w:cs="Times New Roman"/>
              <w:noProof/>
              <w:webHidden/>
              <w:rPrChange w:id="623" w:author="zhouyou" w:date="2025-04-18T16:48:00Z">
                <w:rPr>
                  <w:noProof/>
                  <w:webHidden/>
                </w:rPr>
              </w:rPrChange>
            </w:rPr>
            <w:instrText xml:space="preserve"> PAGEREF _Toc195645217 \h </w:instrText>
          </w:r>
          <w:r w:rsidR="005F57CB" w:rsidRPr="00193049">
            <w:rPr>
              <w:rFonts w:cs="Times New Roman"/>
              <w:noProof/>
              <w:webHidden/>
              <w:rPrChange w:id="624" w:author="zhouyou" w:date="2025-04-18T16:48:00Z">
                <w:rPr>
                  <w:rFonts w:cs="Times New Roman"/>
                  <w:noProof/>
                  <w:webHidden/>
                </w:rPr>
              </w:rPrChange>
            </w:rPr>
          </w:r>
          <w:r w:rsidR="005F57CB" w:rsidRPr="00193049">
            <w:rPr>
              <w:rFonts w:cs="Times New Roman"/>
              <w:noProof/>
              <w:webHidden/>
              <w:rPrChange w:id="625" w:author="zhouyou" w:date="2025-04-18T16:48:00Z">
                <w:rPr>
                  <w:noProof/>
                  <w:webHidden/>
                </w:rPr>
              </w:rPrChange>
            </w:rPr>
            <w:fldChar w:fldCharType="separate"/>
          </w:r>
          <w:r w:rsidR="005F57CB" w:rsidRPr="00193049">
            <w:rPr>
              <w:rFonts w:cs="Times New Roman"/>
              <w:noProof/>
              <w:webHidden/>
              <w:rPrChange w:id="626" w:author="zhouyou" w:date="2025-04-18T16:48:00Z">
                <w:rPr>
                  <w:noProof/>
                  <w:webHidden/>
                </w:rPr>
              </w:rPrChange>
            </w:rPr>
            <w:t>57</w:t>
          </w:r>
          <w:r w:rsidR="005F57CB" w:rsidRPr="00193049">
            <w:rPr>
              <w:rFonts w:cs="Times New Roman"/>
              <w:noProof/>
              <w:webHidden/>
              <w:rPrChange w:id="627" w:author="zhouyou" w:date="2025-04-18T16:48:00Z">
                <w:rPr>
                  <w:noProof/>
                  <w:webHidden/>
                </w:rPr>
              </w:rPrChange>
            </w:rPr>
            <w:fldChar w:fldCharType="end"/>
          </w:r>
          <w:r w:rsidRPr="00193049">
            <w:rPr>
              <w:rFonts w:cs="Times New Roman"/>
              <w:noProof/>
              <w:rPrChange w:id="628" w:author="zhouyou" w:date="2025-04-18T16:48:00Z">
                <w:rPr>
                  <w:noProof/>
                </w:rPr>
              </w:rPrChange>
            </w:rPr>
            <w:fldChar w:fldCharType="end"/>
          </w:r>
        </w:p>
        <w:p w14:paraId="1C39096F" w14:textId="23C7E44A" w:rsidR="005F57CB" w:rsidRPr="00193049" w:rsidRDefault="00193049">
          <w:pPr>
            <w:pStyle w:val="TOC3"/>
            <w:tabs>
              <w:tab w:val="right" w:leader="dot" w:pos="8296"/>
            </w:tabs>
            <w:ind w:firstLine="1120"/>
            <w:jc w:val="both"/>
            <w:rPr>
              <w:rFonts w:eastAsiaTheme="minorEastAsia" w:cs="Times New Roman"/>
              <w:noProof/>
              <w:kern w:val="2"/>
              <w:sz w:val="21"/>
              <w:rPrChange w:id="629" w:author="zhouyou" w:date="2025-04-18T16:48:00Z">
                <w:rPr>
                  <w:rFonts w:asciiTheme="minorHAnsi" w:eastAsiaTheme="minorEastAsia" w:hAnsiTheme="minorHAnsi"/>
                  <w:noProof/>
                  <w:kern w:val="2"/>
                  <w:sz w:val="21"/>
                </w:rPr>
              </w:rPrChange>
            </w:rPr>
            <w:pPrChange w:id="630" w:author="zhouyou" w:date="2025-04-18T16:45:00Z">
              <w:pPr>
                <w:pStyle w:val="TOC3"/>
                <w:tabs>
                  <w:tab w:val="right" w:leader="dot" w:pos="8296"/>
                </w:tabs>
                <w:ind w:firstLine="1120"/>
              </w:pPr>
            </w:pPrChange>
          </w:pPr>
          <w:r w:rsidRPr="00193049">
            <w:rPr>
              <w:rStyle w:val="a5"/>
              <w:rFonts w:cs="Times New Roman"/>
              <w:noProof/>
              <w:rPrChange w:id="631" w:author="zhouyou" w:date="2025-04-18T16:48:00Z">
                <w:rPr>
                  <w:rStyle w:val="a5"/>
                </w:rPr>
              </w:rPrChange>
            </w:rPr>
            <w:fldChar w:fldCharType="begin"/>
          </w:r>
          <w:r w:rsidRPr="00193049">
            <w:rPr>
              <w:rStyle w:val="a5"/>
              <w:rFonts w:cs="Times New Roman"/>
              <w:noProof/>
              <w:rPrChange w:id="632" w:author="zhouyou" w:date="2025-04-18T16:48:00Z">
                <w:rPr>
                  <w:rStyle w:val="a5"/>
                  <w:noProof/>
                </w:rPr>
              </w:rPrChange>
            </w:rPr>
            <w:instrText xml:space="preserve"> HYPERLINK \l "_Toc195645218" </w:instrText>
          </w:r>
          <w:r w:rsidRPr="00193049">
            <w:rPr>
              <w:rStyle w:val="a5"/>
              <w:rFonts w:cs="Times New Roman"/>
              <w:noProof/>
              <w:rPrChange w:id="633" w:author="zhouyou" w:date="2025-04-18T16:48:00Z">
                <w:rPr>
                  <w:noProof/>
                </w:rPr>
              </w:rPrChange>
            </w:rPr>
            <w:fldChar w:fldCharType="separate"/>
          </w:r>
          <w:r w:rsidR="005F57CB" w:rsidRPr="00193049">
            <w:rPr>
              <w:rStyle w:val="a5"/>
              <w:rFonts w:cs="Times New Roman"/>
              <w:noProof/>
              <w:rPrChange w:id="634" w:author="zhouyou" w:date="2025-04-18T16:48:00Z">
                <w:rPr>
                  <w:rStyle w:val="a5"/>
                  <w:noProof/>
                </w:rPr>
              </w:rPrChange>
            </w:rPr>
            <w:t>5.2.2</w:t>
          </w:r>
          <w:r w:rsidR="005F57CB" w:rsidRPr="00193049">
            <w:rPr>
              <w:rStyle w:val="a5"/>
              <w:rFonts w:cs="Times New Roman" w:hint="eastAsia"/>
              <w:noProof/>
              <w:rPrChange w:id="635" w:author="zhouyou" w:date="2025-04-18T16:48:00Z">
                <w:rPr>
                  <w:rStyle w:val="a5"/>
                  <w:rFonts w:hint="eastAsia"/>
                  <w:noProof/>
                </w:rPr>
              </w:rPrChange>
            </w:rPr>
            <w:t>考核指标与考核方法</w:t>
          </w:r>
          <w:r w:rsidR="005F57CB" w:rsidRPr="00193049">
            <w:rPr>
              <w:rFonts w:cs="Times New Roman"/>
              <w:noProof/>
              <w:webHidden/>
              <w:rPrChange w:id="636" w:author="zhouyou" w:date="2025-04-18T16:48:00Z">
                <w:rPr>
                  <w:noProof/>
                  <w:webHidden/>
                </w:rPr>
              </w:rPrChange>
            </w:rPr>
            <w:tab/>
          </w:r>
          <w:r w:rsidR="005F57CB" w:rsidRPr="00193049">
            <w:rPr>
              <w:rFonts w:cs="Times New Roman"/>
              <w:noProof/>
              <w:webHidden/>
              <w:rPrChange w:id="637" w:author="zhouyou" w:date="2025-04-18T16:48:00Z">
                <w:rPr>
                  <w:noProof/>
                  <w:webHidden/>
                </w:rPr>
              </w:rPrChange>
            </w:rPr>
            <w:fldChar w:fldCharType="begin"/>
          </w:r>
          <w:r w:rsidR="005F57CB" w:rsidRPr="00193049">
            <w:rPr>
              <w:rFonts w:cs="Times New Roman"/>
              <w:noProof/>
              <w:webHidden/>
              <w:rPrChange w:id="638" w:author="zhouyou" w:date="2025-04-18T16:48:00Z">
                <w:rPr>
                  <w:noProof/>
                  <w:webHidden/>
                </w:rPr>
              </w:rPrChange>
            </w:rPr>
            <w:instrText xml:space="preserve"> PAGEREF _Toc195645218 \h </w:instrText>
          </w:r>
          <w:r w:rsidR="005F57CB" w:rsidRPr="00193049">
            <w:rPr>
              <w:rFonts w:cs="Times New Roman"/>
              <w:noProof/>
              <w:webHidden/>
              <w:rPrChange w:id="639" w:author="zhouyou" w:date="2025-04-18T16:48:00Z">
                <w:rPr>
                  <w:rFonts w:cs="Times New Roman"/>
                  <w:noProof/>
                  <w:webHidden/>
                </w:rPr>
              </w:rPrChange>
            </w:rPr>
          </w:r>
          <w:r w:rsidR="005F57CB" w:rsidRPr="00193049">
            <w:rPr>
              <w:rFonts w:cs="Times New Roman"/>
              <w:noProof/>
              <w:webHidden/>
              <w:rPrChange w:id="640" w:author="zhouyou" w:date="2025-04-18T16:48:00Z">
                <w:rPr>
                  <w:noProof/>
                  <w:webHidden/>
                </w:rPr>
              </w:rPrChange>
            </w:rPr>
            <w:fldChar w:fldCharType="separate"/>
          </w:r>
          <w:r w:rsidR="005F57CB" w:rsidRPr="00193049">
            <w:rPr>
              <w:rFonts w:cs="Times New Roman"/>
              <w:noProof/>
              <w:webHidden/>
              <w:rPrChange w:id="641" w:author="zhouyou" w:date="2025-04-18T16:48:00Z">
                <w:rPr>
                  <w:noProof/>
                  <w:webHidden/>
                </w:rPr>
              </w:rPrChange>
            </w:rPr>
            <w:t>62</w:t>
          </w:r>
          <w:r w:rsidR="005F57CB" w:rsidRPr="00193049">
            <w:rPr>
              <w:rFonts w:cs="Times New Roman"/>
              <w:noProof/>
              <w:webHidden/>
              <w:rPrChange w:id="642" w:author="zhouyou" w:date="2025-04-18T16:48:00Z">
                <w:rPr>
                  <w:noProof/>
                  <w:webHidden/>
                </w:rPr>
              </w:rPrChange>
            </w:rPr>
            <w:fldChar w:fldCharType="end"/>
          </w:r>
          <w:r w:rsidRPr="00193049">
            <w:rPr>
              <w:rFonts w:cs="Times New Roman"/>
              <w:noProof/>
              <w:rPrChange w:id="643" w:author="zhouyou" w:date="2025-04-18T16:48:00Z">
                <w:rPr>
                  <w:noProof/>
                </w:rPr>
              </w:rPrChange>
            </w:rPr>
            <w:fldChar w:fldCharType="end"/>
          </w:r>
        </w:p>
        <w:p w14:paraId="061921B2" w14:textId="532B95EE" w:rsidR="00677DB3" w:rsidRPr="00885D23" w:rsidRDefault="006407D1">
          <w:pPr>
            <w:spacing w:before="468" w:after="156"/>
            <w:ind w:firstLine="440"/>
            <w:jc w:val="both"/>
            <w:rPr>
              <w:rFonts w:cs="Times New Roman"/>
            </w:rPr>
            <w:pPrChange w:id="644" w:author="zhouyou" w:date="2025-04-18T16:45:00Z">
              <w:pPr>
                <w:spacing w:before="468" w:after="156"/>
                <w:ind w:firstLine="440"/>
              </w:pPr>
            </w:pPrChange>
          </w:pPr>
          <w:r w:rsidRPr="00193049">
            <w:rPr>
              <w:rFonts w:eastAsiaTheme="majorEastAsia" w:cs="Times New Roman"/>
              <w:kern w:val="0"/>
              <w:sz w:val="22"/>
              <w:rPrChange w:id="645" w:author="zhouyou" w:date="2025-04-18T16:48:00Z">
                <w:rPr>
                  <w:rFonts w:asciiTheme="majorEastAsia" w:eastAsiaTheme="majorEastAsia" w:hAnsiTheme="majorEastAsia"/>
                  <w:kern w:val="0"/>
                  <w:sz w:val="22"/>
                </w:rPr>
              </w:rPrChange>
            </w:rPr>
            <w:fldChar w:fldCharType="end"/>
          </w:r>
        </w:p>
      </w:sdtContent>
    </w:sdt>
    <w:p w14:paraId="3FB507EC" w14:textId="77777777" w:rsidR="00000000" w:rsidRDefault="00652E2A">
      <w:pPr>
        <w:ind w:firstLine="560"/>
        <w:jc w:val="both"/>
        <w:rPr>
          <w:rFonts w:cs="Times New Roman"/>
          <w:szCs w:val="28"/>
          <w:rPrChange w:id="646" w:author="zhouyou" w:date="2025-04-18T16:48:00Z">
            <w:rPr>
              <w:szCs w:val="28"/>
            </w:rPr>
          </w:rPrChange>
        </w:rPr>
        <w:sectPr w:rsidR="00000000" w:rsidSect="00345CAF">
          <w:pgSz w:w="11906" w:h="16838"/>
          <w:pgMar w:top="1440" w:right="1800" w:bottom="1440" w:left="1800" w:header="851" w:footer="992" w:gutter="0"/>
          <w:pgNumType w:start="1"/>
          <w:cols w:space="425"/>
          <w:docGrid w:type="lines" w:linePitch="312"/>
        </w:sectPr>
        <w:pPrChange w:id="647" w:author="zhouyou" w:date="2025-04-18T16:45:00Z">
          <w:pPr>
            <w:ind w:firstLine="560"/>
          </w:pPr>
        </w:pPrChange>
      </w:pPr>
    </w:p>
    <w:p w14:paraId="73B3C456" w14:textId="5E94FB62" w:rsidR="00A26A2C" w:rsidRPr="00885D23" w:rsidRDefault="00A26A2C">
      <w:pPr>
        <w:ind w:firstLine="560"/>
        <w:jc w:val="both"/>
        <w:rPr>
          <w:rFonts w:cs="Times New Roman"/>
          <w:szCs w:val="28"/>
        </w:rPr>
        <w:pPrChange w:id="648" w:author="zhouyou" w:date="2025-04-18T16:45:00Z">
          <w:pPr>
            <w:ind w:firstLine="560"/>
          </w:pPr>
        </w:pPrChange>
      </w:pPr>
      <w:r w:rsidRPr="00885D23">
        <w:rPr>
          <w:rFonts w:cs="Times New Roman"/>
          <w:szCs w:val="28"/>
        </w:rPr>
        <w:br w:type="page"/>
      </w:r>
    </w:p>
    <w:p w14:paraId="029485A9" w14:textId="77777777" w:rsidR="00000000" w:rsidRDefault="00652E2A">
      <w:pPr>
        <w:ind w:firstLine="723"/>
        <w:jc w:val="both"/>
        <w:rPr>
          <w:rFonts w:cs="Times New Roman"/>
          <w:b/>
          <w:bCs/>
          <w:sz w:val="36"/>
          <w:szCs w:val="36"/>
          <w:rPrChange w:id="649" w:author="zhouyou" w:date="2025-04-18T16:48:00Z">
            <w:rPr>
              <w:b/>
              <w:bCs/>
              <w:sz w:val="36"/>
              <w:szCs w:val="36"/>
            </w:rPr>
          </w:rPrChange>
        </w:rPr>
        <w:sectPr w:rsidR="00000000" w:rsidSect="005F790B">
          <w:type w:val="continuous"/>
          <w:pgSz w:w="11906" w:h="16838"/>
          <w:pgMar w:top="1440" w:right="1800" w:bottom="1440" w:left="1800" w:header="851" w:footer="992" w:gutter="0"/>
          <w:pgNumType w:fmt="upperRoman" w:start="1"/>
          <w:cols w:space="425"/>
          <w:docGrid w:type="lines" w:linePitch="312"/>
        </w:sectPr>
        <w:pPrChange w:id="650" w:author="zhouyou" w:date="2025-04-18T16:45:00Z">
          <w:pPr>
            <w:ind w:firstLine="723"/>
            <w:jc w:val="center"/>
          </w:pPr>
        </w:pPrChange>
      </w:pPr>
    </w:p>
    <w:p w14:paraId="46E5FDAE" w14:textId="52A0EC42" w:rsidR="00677DB3" w:rsidRPr="00193049" w:rsidRDefault="003101FD">
      <w:pPr>
        <w:ind w:firstLine="720"/>
        <w:jc w:val="both"/>
        <w:rPr>
          <w:rFonts w:eastAsia="黑体" w:cs="Times New Roman"/>
          <w:sz w:val="36"/>
          <w:szCs w:val="36"/>
          <w:rPrChange w:id="651" w:author="zhouyou" w:date="2025-04-18T16:48:00Z">
            <w:rPr>
              <w:rFonts w:ascii="黑体" w:eastAsia="黑体" w:hAnsi="黑体"/>
              <w:sz w:val="36"/>
              <w:szCs w:val="36"/>
            </w:rPr>
          </w:rPrChange>
        </w:rPr>
        <w:pPrChange w:id="652" w:author="zhouyou" w:date="2025-04-18T16:45:00Z">
          <w:pPr>
            <w:ind w:firstLine="720"/>
            <w:jc w:val="center"/>
          </w:pPr>
        </w:pPrChange>
      </w:pPr>
      <w:r w:rsidRPr="00193049">
        <w:rPr>
          <w:rFonts w:eastAsia="黑体" w:cs="Times New Roman" w:hint="eastAsia"/>
          <w:sz w:val="36"/>
          <w:szCs w:val="36"/>
          <w:rPrChange w:id="653" w:author="zhouyou" w:date="2025-04-18T16:48:00Z">
            <w:rPr>
              <w:rFonts w:ascii="黑体" w:eastAsia="黑体" w:hAnsi="黑体" w:hint="eastAsia"/>
              <w:sz w:val="36"/>
              <w:szCs w:val="36"/>
            </w:rPr>
          </w:rPrChange>
        </w:rPr>
        <w:lastRenderedPageBreak/>
        <w:t>课题实施方案</w:t>
      </w:r>
    </w:p>
    <w:p w14:paraId="0041E065" w14:textId="5CA3107E" w:rsidR="00677DB3" w:rsidRPr="00885D23" w:rsidRDefault="00091B64">
      <w:pPr>
        <w:pStyle w:val="1"/>
        <w:rPr>
          <w:rFonts w:cs="Times New Roman"/>
        </w:rPr>
      </w:pPr>
      <w:bookmarkStart w:id="654" w:name="_Toc195645183"/>
      <w:r w:rsidRPr="00885D23">
        <w:rPr>
          <w:rFonts w:cs="Times New Roman" w:hint="eastAsia"/>
        </w:rPr>
        <w:t>一、课题概要</w:t>
      </w:r>
      <w:bookmarkEnd w:id="654"/>
    </w:p>
    <w:p w14:paraId="2C435AA8" w14:textId="37DB12DD" w:rsidR="003721C6" w:rsidRPr="00193049" w:rsidRDefault="003721C6">
      <w:pPr>
        <w:pStyle w:val="2"/>
        <w:rPr>
          <w:rFonts w:cs="Times New Roman"/>
          <w:rPrChange w:id="655" w:author="zhouyou" w:date="2025-04-18T16:48:00Z">
            <w:rPr/>
          </w:rPrChange>
        </w:rPr>
      </w:pPr>
      <w:bookmarkStart w:id="656" w:name="_Toc195645184"/>
      <w:r w:rsidRPr="00193049">
        <w:rPr>
          <w:rFonts w:cs="Times New Roman"/>
          <w:rPrChange w:id="657" w:author="zhouyou" w:date="2025-04-18T16:48:00Z">
            <w:rPr/>
          </w:rPrChange>
        </w:rPr>
        <w:t>1.1</w:t>
      </w:r>
      <w:r w:rsidRPr="00193049">
        <w:rPr>
          <w:rFonts w:cs="Times New Roman" w:hint="eastAsia"/>
          <w:rPrChange w:id="658" w:author="zhouyou" w:date="2025-04-18T16:48:00Z">
            <w:rPr>
              <w:rFonts w:hint="eastAsia"/>
            </w:rPr>
          </w:rPrChange>
        </w:rPr>
        <w:t>课题简介</w:t>
      </w:r>
      <w:bookmarkEnd w:id="656"/>
    </w:p>
    <w:p w14:paraId="2EF99BB9" w14:textId="77777777" w:rsidR="003721C6" w:rsidRPr="00193049" w:rsidRDefault="003721C6">
      <w:pPr>
        <w:ind w:firstLine="560"/>
        <w:jc w:val="both"/>
        <w:rPr>
          <w:rFonts w:cs="Times New Roman"/>
          <w:rPrChange w:id="659" w:author="zhouyou" w:date="2025-04-18T16:48:00Z">
            <w:rPr>
              <w:rFonts w:ascii="仿宋" w:hAnsi="仿宋"/>
            </w:rPr>
          </w:rPrChange>
        </w:rPr>
        <w:pPrChange w:id="660" w:author="zhouyou" w:date="2025-04-18T16:45:00Z">
          <w:pPr>
            <w:ind w:firstLine="560"/>
          </w:pPr>
        </w:pPrChange>
      </w:pPr>
      <w:r w:rsidRPr="00193049">
        <w:rPr>
          <w:rFonts w:cs="Times New Roman" w:hint="eastAsia"/>
          <w:rPrChange w:id="661" w:author="zhouyou" w:date="2025-04-18T16:48:00Z">
            <w:rPr>
              <w:rFonts w:hint="eastAsia"/>
            </w:rPr>
          </w:rPrChange>
        </w:rPr>
        <w:t>大数据是国家重要战略资源和关键生产要素，是推动人工智能等信息技术发展的燃料。然而海量数据长期存储在成本、能耗、寿命等方面，面临巨大挑战。当前主流存储介质有闪存固态盘、磁盘、磁带和蓝光光盘等，这些技术已接近其容量、使用寿命极限，且相关技术和产业完全被美国所主导，无法满足国家对于海量数据资源长期存储的</w:t>
      </w:r>
      <w:r w:rsidRPr="00193049">
        <w:rPr>
          <w:rFonts w:cs="Times New Roman" w:hint="eastAsia"/>
          <w:rPrChange w:id="662" w:author="zhouyou" w:date="2025-04-18T16:48:00Z">
            <w:rPr>
              <w:rFonts w:ascii="仿宋" w:hAnsi="仿宋" w:hint="eastAsia"/>
            </w:rPr>
          </w:rPrChange>
        </w:rPr>
        <w:t>需求。因此，研究新型存储介质、设备及系统，实现数据低成本超长期可信高效存储、管理和应用，具有迫切需求和广泛应用前景。</w:t>
      </w:r>
    </w:p>
    <w:p w14:paraId="38D7E6FE" w14:textId="77777777" w:rsidR="003721C6" w:rsidRPr="00193049" w:rsidRDefault="003721C6">
      <w:pPr>
        <w:ind w:firstLine="560"/>
        <w:jc w:val="both"/>
        <w:rPr>
          <w:rFonts w:cs="Times New Roman"/>
          <w:rPrChange w:id="663" w:author="zhouyou" w:date="2025-04-18T16:48:00Z">
            <w:rPr/>
          </w:rPrChange>
        </w:rPr>
        <w:pPrChange w:id="664" w:author="zhouyou" w:date="2025-04-18T16:45:00Z">
          <w:pPr>
            <w:ind w:firstLine="560"/>
          </w:pPr>
        </w:pPrChange>
      </w:pPr>
      <w:r w:rsidRPr="00885D23">
        <w:rPr>
          <w:rFonts w:cs="Times New Roman" w:hint="eastAsia"/>
        </w:rPr>
        <w:t>本课题目标是在项目前置课题探索多维光存储新原理、拓展光存储容量上限，实现存储介质、存储设备创新的</w:t>
      </w:r>
      <w:r w:rsidRPr="00193049">
        <w:rPr>
          <w:rFonts w:cs="Times New Roman" w:hint="eastAsia"/>
          <w:rPrChange w:id="665" w:author="zhouyou" w:date="2025-04-18T16:48:00Z">
            <w:rPr>
              <w:rFonts w:hint="eastAsia"/>
            </w:rPr>
          </w:rPrChange>
        </w:rPr>
        <w:t>基础上，探索</w:t>
      </w:r>
      <w:r w:rsidRPr="00193049">
        <w:rPr>
          <w:rFonts w:cs="Times New Roman"/>
          <w:rPrChange w:id="666" w:author="zhouyou" w:date="2025-04-18T16:48:00Z">
            <w:rPr/>
          </w:rPrChange>
        </w:rPr>
        <w:t>ZB</w:t>
      </w:r>
      <w:r w:rsidRPr="00193049">
        <w:rPr>
          <w:rFonts w:cs="Times New Roman" w:hint="eastAsia"/>
          <w:rPrChange w:id="667" w:author="zhouyou" w:date="2025-04-18T16:48:00Z">
            <w:rPr>
              <w:rFonts w:hint="eastAsia"/>
            </w:rPr>
          </w:rPrChange>
        </w:rPr>
        <w:t>级海量</w:t>
      </w:r>
      <w:proofErr w:type="gramStart"/>
      <w:r w:rsidRPr="00193049">
        <w:rPr>
          <w:rFonts w:cs="Times New Roman" w:hint="eastAsia"/>
          <w:rPrChange w:id="668" w:author="zhouyou" w:date="2025-04-18T16:48:00Z">
            <w:rPr>
              <w:rFonts w:hint="eastAsia"/>
            </w:rPr>
          </w:rPrChange>
        </w:rPr>
        <w:t>冷数据</w:t>
      </w:r>
      <w:proofErr w:type="gramEnd"/>
      <w:r w:rsidRPr="00193049">
        <w:rPr>
          <w:rFonts w:cs="Times New Roman" w:hint="eastAsia"/>
          <w:rPrChange w:id="669" w:author="zhouyou" w:date="2025-04-18T16:48:00Z">
            <w:rPr>
              <w:rFonts w:hint="eastAsia"/>
            </w:rPr>
          </w:rPrChange>
        </w:rPr>
        <w:t>存储架构及高效存储管理系统，最终实现项目全链条自主创新。本课题旨在解决</w:t>
      </w:r>
      <w:r w:rsidRPr="00193049">
        <w:rPr>
          <w:rFonts w:cs="Times New Roman"/>
          <w:rPrChange w:id="670" w:author="zhouyou" w:date="2025-04-18T16:48:00Z">
            <w:rPr/>
          </w:rPrChange>
        </w:rPr>
        <w:t>ZB</w:t>
      </w:r>
      <w:proofErr w:type="gramStart"/>
      <w:r w:rsidRPr="00193049">
        <w:rPr>
          <w:rFonts w:cs="Times New Roman" w:hint="eastAsia"/>
          <w:rPrChange w:id="671" w:author="zhouyou" w:date="2025-04-18T16:48:00Z">
            <w:rPr>
              <w:rFonts w:hint="eastAsia"/>
            </w:rPr>
          </w:rPrChange>
        </w:rPr>
        <w:t>级冷数据</w:t>
      </w:r>
      <w:proofErr w:type="gramEnd"/>
      <w:r w:rsidRPr="00193049">
        <w:rPr>
          <w:rFonts w:cs="Times New Roman" w:hint="eastAsia"/>
          <w:rPrChange w:id="672" w:author="zhouyou" w:date="2025-04-18T16:48:00Z">
            <w:rPr>
              <w:rFonts w:hint="eastAsia"/>
            </w:rPr>
          </w:rPrChange>
        </w:rPr>
        <w:t>长期高效管理原理这一关键科学问题，拟解决</w:t>
      </w:r>
      <w:r w:rsidRPr="00193049">
        <w:rPr>
          <w:rFonts w:cs="Times New Roman"/>
          <w:rPrChange w:id="673" w:author="zhouyou" w:date="2025-04-18T16:48:00Z">
            <w:rPr/>
          </w:rPrChange>
        </w:rPr>
        <w:t>ZB</w:t>
      </w:r>
      <w:proofErr w:type="gramStart"/>
      <w:r w:rsidRPr="00193049">
        <w:rPr>
          <w:rFonts w:cs="Times New Roman" w:hint="eastAsia"/>
          <w:rPrChange w:id="674" w:author="zhouyou" w:date="2025-04-18T16:48:00Z">
            <w:rPr>
              <w:rFonts w:hint="eastAsia"/>
            </w:rPr>
          </w:rPrChange>
        </w:rPr>
        <w:t>级冷数据</w:t>
      </w:r>
      <w:proofErr w:type="gramEnd"/>
      <w:r w:rsidRPr="00193049">
        <w:rPr>
          <w:rFonts w:cs="Times New Roman" w:hint="eastAsia"/>
          <w:rPrChange w:id="675" w:author="zhouyou" w:date="2025-04-18T16:48:00Z">
            <w:rPr>
              <w:rFonts w:hint="eastAsia"/>
            </w:rPr>
          </w:rPrChange>
        </w:rPr>
        <w:t>统一长期管理、高效检索以及数据重现等技术关键技术。</w:t>
      </w:r>
    </w:p>
    <w:p w14:paraId="4DC56F7F" w14:textId="77777777" w:rsidR="003721C6" w:rsidRPr="00193049" w:rsidRDefault="003721C6">
      <w:pPr>
        <w:ind w:firstLine="560"/>
        <w:jc w:val="both"/>
        <w:rPr>
          <w:rFonts w:cs="Times New Roman"/>
          <w:rPrChange w:id="676" w:author="zhouyou" w:date="2025-04-18T16:48:00Z">
            <w:rPr/>
          </w:rPrChange>
        </w:rPr>
        <w:pPrChange w:id="677" w:author="zhouyou" w:date="2025-04-18T16:45:00Z">
          <w:pPr>
            <w:ind w:firstLine="560"/>
          </w:pPr>
        </w:pPrChange>
      </w:pPr>
      <w:r w:rsidRPr="00193049">
        <w:rPr>
          <w:rFonts w:cs="Times New Roman" w:hint="eastAsia"/>
          <w:rPrChange w:id="678" w:author="zhouyou" w:date="2025-04-18T16:48:00Z">
            <w:rPr>
              <w:rFonts w:hint="eastAsia"/>
            </w:rPr>
          </w:rPrChange>
        </w:rPr>
        <w:t>课题构建</w:t>
      </w:r>
      <w:r w:rsidRPr="00193049">
        <w:rPr>
          <w:rFonts w:cs="Times New Roman"/>
          <w:rPrChange w:id="679" w:author="zhouyou" w:date="2025-04-18T16:48:00Z">
            <w:rPr/>
          </w:rPrChange>
        </w:rPr>
        <w:t>ZB</w:t>
      </w:r>
      <w:proofErr w:type="gramStart"/>
      <w:r w:rsidRPr="00193049">
        <w:rPr>
          <w:rFonts w:cs="Times New Roman" w:hint="eastAsia"/>
          <w:rPrChange w:id="680" w:author="zhouyou" w:date="2025-04-18T16:48:00Z">
            <w:rPr>
              <w:rFonts w:hint="eastAsia"/>
            </w:rPr>
          </w:rPrChange>
        </w:rPr>
        <w:t>级冷数据</w:t>
      </w:r>
      <w:proofErr w:type="gramEnd"/>
      <w:r w:rsidRPr="00193049">
        <w:rPr>
          <w:rFonts w:cs="Times New Roman" w:hint="eastAsia"/>
          <w:rPrChange w:id="681" w:author="zhouyou" w:date="2025-04-18T16:48:00Z">
            <w:rPr>
              <w:rFonts w:hint="eastAsia"/>
            </w:rPr>
          </w:rPrChange>
        </w:rPr>
        <w:t>存储模型，研制高效管理系统，开发万亿文件元数据秒级检索算法。</w:t>
      </w:r>
    </w:p>
    <w:p w14:paraId="2A533115" w14:textId="77777777" w:rsidR="003721C6" w:rsidRPr="00193049" w:rsidRDefault="003721C6">
      <w:pPr>
        <w:ind w:firstLine="560"/>
        <w:jc w:val="both"/>
        <w:rPr>
          <w:rFonts w:cs="Times New Roman"/>
          <w:rPrChange w:id="682" w:author="zhouyou" w:date="2025-04-18T16:48:00Z">
            <w:rPr>
              <w:rFonts w:ascii="仿宋" w:hAnsi="仿宋"/>
            </w:rPr>
          </w:rPrChange>
        </w:rPr>
        <w:pPrChange w:id="683" w:author="zhouyou" w:date="2025-04-18T16:45:00Z">
          <w:pPr>
            <w:ind w:firstLine="560"/>
          </w:pPr>
        </w:pPrChange>
      </w:pPr>
      <w:r w:rsidRPr="00193049">
        <w:rPr>
          <w:rFonts w:cs="Times New Roman" w:hint="eastAsia"/>
          <w:rPrChange w:id="684" w:author="zhouyou" w:date="2025-04-18T16:48:00Z">
            <w:rPr>
              <w:rFonts w:hint="eastAsia"/>
            </w:rPr>
          </w:rPrChange>
        </w:rPr>
        <w:t>课题组前期已在元数据管理系统、文件检索、</w:t>
      </w:r>
      <w:r w:rsidRPr="00193049">
        <w:rPr>
          <w:rFonts w:cs="Times New Roman"/>
          <w:rPrChange w:id="685" w:author="zhouyou" w:date="2025-04-18T16:48:00Z">
            <w:rPr/>
          </w:rPrChange>
        </w:rPr>
        <w:t>SPDK</w:t>
      </w:r>
      <w:r w:rsidRPr="00193049">
        <w:rPr>
          <w:rFonts w:cs="Times New Roman" w:hint="eastAsia"/>
          <w:rPrChange w:id="686" w:author="zhouyou" w:date="2025-04-18T16:48:00Z">
            <w:rPr>
              <w:rFonts w:hint="eastAsia"/>
            </w:rPr>
          </w:rPrChange>
        </w:rPr>
        <w:t>用户态文件系统等领域进行了长期积累。其中华中科技大学团队研发了世界首款超</w:t>
      </w:r>
      <w:r w:rsidRPr="00193049">
        <w:rPr>
          <w:rFonts w:cs="Times New Roman"/>
          <w:rPrChange w:id="687" w:author="zhouyou" w:date="2025-04-18T16:48:00Z">
            <w:rPr/>
          </w:rPrChange>
        </w:rPr>
        <w:t>1</w:t>
      </w:r>
      <w:r w:rsidRPr="00193049">
        <w:rPr>
          <w:rFonts w:cs="Times New Roman" w:hint="eastAsia"/>
          <w:rPrChange w:id="688" w:author="zhouyou" w:date="2025-04-18T16:48:00Z">
            <w:rPr>
              <w:rFonts w:hint="eastAsia"/>
            </w:rPr>
          </w:rPrChange>
        </w:rPr>
        <w:t>万张光盘的磁光电融合光盘库系统，济南浪潮、山东省计算中心</w:t>
      </w:r>
      <w:r w:rsidRPr="00193049">
        <w:rPr>
          <w:rFonts w:cs="Times New Roman" w:hint="eastAsia"/>
          <w:rPrChange w:id="689" w:author="zhouyou" w:date="2025-04-18T16:48:00Z">
            <w:rPr>
              <w:rFonts w:hint="eastAsia"/>
            </w:rPr>
          </w:rPrChange>
        </w:rPr>
        <w:lastRenderedPageBreak/>
        <w:t>在大数据技术研发与应用领域具备丰富经验。本课题充分发挥各团队技术优势，紧密协作形成合力，确保课题达成既定目标</w:t>
      </w:r>
      <w:r w:rsidRPr="00193049">
        <w:rPr>
          <w:rFonts w:cs="Times New Roman" w:hint="eastAsia"/>
          <w:rPrChange w:id="690" w:author="zhouyou" w:date="2025-04-18T16:48:00Z">
            <w:rPr>
              <w:rFonts w:ascii="仿宋" w:hAnsi="仿宋" w:hint="eastAsia"/>
            </w:rPr>
          </w:rPrChange>
        </w:rPr>
        <w:t>。</w:t>
      </w:r>
    </w:p>
    <w:p w14:paraId="548EB337" w14:textId="77777777" w:rsidR="003721C6" w:rsidRPr="00193049" w:rsidRDefault="003721C6">
      <w:pPr>
        <w:ind w:firstLine="560"/>
        <w:jc w:val="both"/>
        <w:rPr>
          <w:rFonts w:cs="Times New Roman"/>
          <w:rPrChange w:id="691" w:author="zhouyou" w:date="2025-04-18T16:48:00Z">
            <w:rPr/>
          </w:rPrChange>
        </w:rPr>
        <w:pPrChange w:id="692" w:author="zhouyou" w:date="2025-04-18T16:45:00Z">
          <w:pPr>
            <w:ind w:firstLine="560"/>
          </w:pPr>
        </w:pPrChange>
      </w:pPr>
      <w:r w:rsidRPr="00885D23">
        <w:rPr>
          <w:rFonts w:cs="Times New Roman" w:hint="eastAsia"/>
        </w:rPr>
        <w:t>课题的总体成果呈现形式是</w:t>
      </w:r>
      <w:r w:rsidRPr="00885D23">
        <w:rPr>
          <w:rFonts w:cs="Times New Roman"/>
        </w:rPr>
        <w:t xml:space="preserve">ZB </w:t>
      </w:r>
      <w:r w:rsidRPr="00885D23">
        <w:rPr>
          <w:rFonts w:cs="Times New Roman" w:hint="eastAsia"/>
        </w:rPr>
        <w:t>级海量冷数据管理原型系统。实现指南中的各项考核指标：研制</w:t>
      </w:r>
      <w:r w:rsidRPr="00193049">
        <w:rPr>
          <w:rFonts w:cs="Times New Roman"/>
          <w:rPrChange w:id="693" w:author="zhouyou" w:date="2025-04-18T16:48:00Z">
            <w:rPr/>
          </w:rPrChange>
        </w:rPr>
        <w:t xml:space="preserve"> ZB </w:t>
      </w:r>
      <w:r w:rsidRPr="00193049">
        <w:rPr>
          <w:rFonts w:cs="Times New Roman" w:hint="eastAsia"/>
          <w:rPrChange w:id="694" w:author="zhouyou" w:date="2025-04-18T16:48:00Z">
            <w:rPr>
              <w:rFonts w:hint="eastAsia"/>
            </w:rPr>
          </w:rPrChange>
        </w:rPr>
        <w:t>级海量冷数据管理系统，具备管理超过</w:t>
      </w:r>
      <w:r w:rsidRPr="00193049">
        <w:rPr>
          <w:rFonts w:cs="Times New Roman"/>
          <w:rPrChange w:id="695" w:author="zhouyou" w:date="2025-04-18T16:48:00Z">
            <w:rPr/>
          </w:rPrChange>
        </w:rPr>
        <w:t>1</w:t>
      </w:r>
      <w:r w:rsidRPr="00193049">
        <w:rPr>
          <w:rFonts w:cs="Times New Roman" w:hint="eastAsia"/>
          <w:rPrChange w:id="696" w:author="zhouyou" w:date="2025-04-18T16:48:00Z">
            <w:rPr>
              <w:rFonts w:hint="eastAsia"/>
            </w:rPr>
          </w:rPrChange>
        </w:rPr>
        <w:t>亿张光盘、</w:t>
      </w:r>
      <w:r w:rsidRPr="00193049">
        <w:rPr>
          <w:rFonts w:cs="Times New Roman"/>
          <w:rPrChange w:id="697" w:author="zhouyou" w:date="2025-04-18T16:48:00Z">
            <w:rPr/>
          </w:rPrChange>
        </w:rPr>
        <w:t>100</w:t>
      </w:r>
      <w:r w:rsidRPr="00193049">
        <w:rPr>
          <w:rFonts w:cs="Times New Roman" w:hint="eastAsia"/>
          <w:rPrChange w:id="698" w:author="zhouyou" w:date="2025-04-18T16:48:00Z">
            <w:rPr>
              <w:rFonts w:hint="eastAsia"/>
            </w:rPr>
          </w:rPrChange>
        </w:rPr>
        <w:t>亿个文件、</w:t>
      </w:r>
      <w:r w:rsidRPr="00193049">
        <w:rPr>
          <w:rFonts w:cs="Times New Roman"/>
          <w:rPrChange w:id="699" w:author="zhouyou" w:date="2025-04-18T16:48:00Z">
            <w:rPr/>
          </w:rPrChange>
        </w:rPr>
        <w:t>1 ZB</w:t>
      </w:r>
      <w:r w:rsidRPr="00193049">
        <w:rPr>
          <w:rFonts w:cs="Times New Roman" w:hint="eastAsia"/>
          <w:rPrChange w:id="700" w:author="zhouyou" w:date="2025-04-18T16:48:00Z">
            <w:rPr>
              <w:rFonts w:hint="eastAsia"/>
            </w:rPr>
          </w:rPrChange>
        </w:rPr>
        <w:t>数据的能力，平均检索时间小于</w:t>
      </w:r>
      <w:r w:rsidRPr="00193049">
        <w:rPr>
          <w:rFonts w:cs="Times New Roman"/>
          <w:rPrChange w:id="701" w:author="zhouyou" w:date="2025-04-18T16:48:00Z">
            <w:rPr/>
          </w:rPrChange>
        </w:rPr>
        <w:t>1s</w:t>
      </w:r>
      <w:r w:rsidRPr="00193049">
        <w:rPr>
          <w:rFonts w:cs="Times New Roman" w:hint="eastAsia"/>
          <w:rPrChange w:id="702" w:author="zhouyou" w:date="2025-04-18T16:48:00Z">
            <w:rPr>
              <w:rFonts w:hint="eastAsia"/>
            </w:rPr>
          </w:rPrChange>
        </w:rPr>
        <w:t>，能效比提升</w:t>
      </w:r>
      <w:r w:rsidRPr="00193049">
        <w:rPr>
          <w:rFonts w:cs="Times New Roman"/>
          <w:rPrChange w:id="703" w:author="zhouyou" w:date="2025-04-18T16:48:00Z">
            <w:rPr/>
          </w:rPrChange>
        </w:rPr>
        <w:t>1</w:t>
      </w:r>
      <w:r w:rsidRPr="00193049">
        <w:rPr>
          <w:rFonts w:cs="Times New Roman" w:hint="eastAsia"/>
          <w:rPrChange w:id="704" w:author="zhouyou" w:date="2025-04-18T16:48:00Z">
            <w:rPr>
              <w:rFonts w:hint="eastAsia"/>
            </w:rPr>
          </w:rPrChange>
        </w:rPr>
        <w:t>个数量级；实现系统原型验证。</w:t>
      </w:r>
    </w:p>
    <w:p w14:paraId="017E34DA" w14:textId="756938A2" w:rsidR="003721C6" w:rsidRPr="00193049" w:rsidRDefault="003721C6">
      <w:pPr>
        <w:ind w:firstLine="560"/>
        <w:jc w:val="both"/>
        <w:rPr>
          <w:ins w:id="705" w:author="zhouyou" w:date="2025-04-18T16:41:00Z"/>
          <w:rFonts w:cs="Times New Roman"/>
          <w:rPrChange w:id="706" w:author="zhouyou" w:date="2025-04-18T16:48:00Z">
            <w:rPr>
              <w:ins w:id="707" w:author="zhouyou" w:date="2025-04-18T16:41:00Z"/>
            </w:rPr>
          </w:rPrChange>
        </w:rPr>
        <w:pPrChange w:id="708" w:author="zhouyou" w:date="2025-04-18T16:45:00Z">
          <w:pPr>
            <w:ind w:firstLine="560"/>
          </w:pPr>
        </w:pPrChange>
      </w:pPr>
      <w:r w:rsidRPr="00193049">
        <w:rPr>
          <w:rFonts w:cs="Times New Roman" w:hint="eastAsia"/>
          <w:rPrChange w:id="709" w:author="zhouyou" w:date="2025-04-18T16:48:00Z">
            <w:rPr>
              <w:rFonts w:hint="eastAsia"/>
            </w:rPr>
          </w:rPrChange>
        </w:rPr>
        <w:t>课题研发的</w:t>
      </w:r>
      <w:r w:rsidRPr="00193049">
        <w:rPr>
          <w:rFonts w:cs="Times New Roman"/>
          <w:rPrChange w:id="710" w:author="zhouyou" w:date="2025-04-18T16:48:00Z">
            <w:rPr/>
          </w:rPrChange>
        </w:rPr>
        <w:t xml:space="preserve">ZB </w:t>
      </w:r>
      <w:r w:rsidRPr="00193049">
        <w:rPr>
          <w:rFonts w:cs="Times New Roman" w:hint="eastAsia"/>
          <w:rPrChange w:id="711" w:author="zhouyou" w:date="2025-04-18T16:48:00Z">
            <w:rPr>
              <w:rFonts w:hint="eastAsia"/>
            </w:rPr>
          </w:rPrChange>
        </w:rPr>
        <w:t>级海量冷数据管理系统可以广泛应用到互联网时代海量数据备份中，取代当前广泛应用于温</w:t>
      </w:r>
      <w:proofErr w:type="gramStart"/>
      <w:r w:rsidRPr="00193049">
        <w:rPr>
          <w:rFonts w:cs="Times New Roman" w:hint="eastAsia"/>
          <w:rPrChange w:id="712" w:author="zhouyou" w:date="2025-04-18T16:48:00Z">
            <w:rPr>
              <w:rFonts w:hint="eastAsia"/>
            </w:rPr>
          </w:rPrChange>
        </w:rPr>
        <w:t>冷数据</w:t>
      </w:r>
      <w:proofErr w:type="gramEnd"/>
      <w:r w:rsidRPr="00193049">
        <w:rPr>
          <w:rFonts w:cs="Times New Roman" w:hint="eastAsia"/>
          <w:rPrChange w:id="713" w:author="zhouyou" w:date="2025-04-18T16:48:00Z">
            <w:rPr>
              <w:rFonts w:hint="eastAsia"/>
            </w:rPr>
          </w:rPrChange>
        </w:rPr>
        <w:t>存储的硬盘、磁带、光盘技术，成为我国新基建建设与参与国际竞争的核心技术，产生巨大的社会效益。课题成果的产业化可带动国内高端制造业、信息存储与计算机行业等多个产业的发展，创造大量就业，带来巨量的经济价值。本课题成果可以有效解决海量数据长期保存过程中的能耗问题与电子废弃物污染问题，带来明显的生态效应。课题还将产出一大批高水平的国内外期刊论文以及专利</w:t>
      </w:r>
      <w:r w:rsidRPr="00193049">
        <w:rPr>
          <w:rFonts w:cs="Times New Roman"/>
          <w:rPrChange w:id="714" w:author="zhouyou" w:date="2025-04-18T16:48:00Z">
            <w:rPr/>
          </w:rPrChange>
        </w:rPr>
        <w:t>/</w:t>
      </w:r>
      <w:proofErr w:type="gramStart"/>
      <w:r w:rsidRPr="00193049">
        <w:rPr>
          <w:rFonts w:cs="Times New Roman" w:hint="eastAsia"/>
          <w:rPrChange w:id="715" w:author="zhouyou" w:date="2025-04-18T16:48:00Z">
            <w:rPr>
              <w:rFonts w:hint="eastAsia"/>
            </w:rPr>
          </w:rPrChange>
        </w:rPr>
        <w:t>软著成果</w:t>
      </w:r>
      <w:proofErr w:type="gramEnd"/>
      <w:r w:rsidRPr="00193049">
        <w:rPr>
          <w:rFonts w:cs="Times New Roman" w:hint="eastAsia"/>
          <w:rPrChange w:id="716" w:author="zhouyou" w:date="2025-04-18T16:48:00Z">
            <w:rPr>
              <w:rFonts w:hint="eastAsia"/>
            </w:rPr>
          </w:rPrChange>
        </w:rPr>
        <w:t>，具有重大科学价值。</w:t>
      </w:r>
    </w:p>
    <w:p w14:paraId="60AEA439" w14:textId="77777777" w:rsidR="00627601" w:rsidRPr="00193049" w:rsidRDefault="00627601">
      <w:pPr>
        <w:ind w:firstLine="560"/>
        <w:jc w:val="both"/>
        <w:rPr>
          <w:rFonts w:cs="Times New Roman"/>
          <w:rPrChange w:id="717" w:author="zhouyou" w:date="2025-04-18T16:48:00Z">
            <w:rPr/>
          </w:rPrChange>
        </w:rPr>
        <w:pPrChange w:id="718" w:author="zhouyou" w:date="2025-04-18T16:45:00Z">
          <w:pPr>
            <w:ind w:firstLine="560"/>
          </w:pPr>
        </w:pPrChange>
      </w:pPr>
    </w:p>
    <w:p w14:paraId="58BEABA4" w14:textId="0B9A7A1A" w:rsidR="00677DB3" w:rsidRPr="00193049" w:rsidRDefault="003101FD">
      <w:pPr>
        <w:pStyle w:val="2"/>
        <w:rPr>
          <w:rFonts w:cs="Times New Roman"/>
          <w:rPrChange w:id="719" w:author="zhouyou" w:date="2025-04-18T16:48:00Z">
            <w:rPr/>
          </w:rPrChange>
        </w:rPr>
      </w:pPr>
      <w:bookmarkStart w:id="720" w:name="_Toc195645185"/>
      <w:r w:rsidRPr="00193049">
        <w:rPr>
          <w:rFonts w:cs="Times New Roman"/>
          <w:rPrChange w:id="721" w:author="zhouyou" w:date="2025-04-18T16:48:00Z">
            <w:rPr/>
          </w:rPrChange>
        </w:rPr>
        <w:t>1.2</w:t>
      </w:r>
      <w:r w:rsidRPr="00193049">
        <w:rPr>
          <w:rFonts w:cs="Times New Roman" w:hint="eastAsia"/>
          <w:rPrChange w:id="722" w:author="zhouyou" w:date="2025-04-18T16:48:00Z">
            <w:rPr>
              <w:rFonts w:hint="eastAsia"/>
            </w:rPr>
          </w:rPrChange>
        </w:rPr>
        <w:t>课题目标与考核指标</w:t>
      </w:r>
      <w:bookmarkEnd w:id="720"/>
    </w:p>
    <w:p w14:paraId="25CBA871" w14:textId="6A3DEC7E" w:rsidR="00677DB3" w:rsidRPr="00193049" w:rsidRDefault="003101FD">
      <w:pPr>
        <w:pStyle w:val="3"/>
        <w:ind w:firstLineChars="0" w:firstLine="0"/>
        <w:rPr>
          <w:rFonts w:cs="Times New Roman"/>
          <w:rPrChange w:id="723" w:author="zhouyou" w:date="2025-04-18T16:48:00Z">
            <w:rPr/>
          </w:rPrChange>
        </w:rPr>
      </w:pPr>
      <w:bookmarkStart w:id="724" w:name="_Toc195645186"/>
      <w:r w:rsidRPr="00193049">
        <w:rPr>
          <w:rFonts w:cs="Times New Roman"/>
          <w:rPrChange w:id="725" w:author="zhouyou" w:date="2025-04-18T16:48:00Z">
            <w:rPr/>
          </w:rPrChange>
        </w:rPr>
        <w:t>1.</w:t>
      </w:r>
      <w:r w:rsidRPr="00193049">
        <w:rPr>
          <w:rStyle w:val="20"/>
          <w:rFonts w:cs="Times New Roman"/>
          <w:b/>
          <w:szCs w:val="28"/>
          <w:rPrChange w:id="726" w:author="zhouyou" w:date="2025-04-18T16:48:00Z">
            <w:rPr>
              <w:rStyle w:val="20"/>
              <w:b/>
              <w:szCs w:val="28"/>
            </w:rPr>
          </w:rPrChange>
        </w:rPr>
        <w:t xml:space="preserve">2.1 </w:t>
      </w:r>
      <w:r w:rsidRPr="00193049">
        <w:rPr>
          <w:rStyle w:val="20"/>
          <w:rFonts w:cs="Times New Roman" w:hint="eastAsia"/>
          <w:b/>
          <w:szCs w:val="28"/>
          <w:rPrChange w:id="727" w:author="zhouyou" w:date="2025-04-18T16:48:00Z">
            <w:rPr>
              <w:rStyle w:val="20"/>
              <w:rFonts w:hint="eastAsia"/>
              <w:b/>
              <w:szCs w:val="28"/>
            </w:rPr>
          </w:rPrChange>
        </w:rPr>
        <w:t>课题总体目标</w:t>
      </w:r>
      <w:bookmarkEnd w:id="724"/>
    </w:p>
    <w:p w14:paraId="1109C62E" w14:textId="41C4CE39" w:rsidR="00677DB3" w:rsidRPr="00193049" w:rsidRDefault="003101FD">
      <w:pPr>
        <w:ind w:firstLine="560"/>
        <w:jc w:val="both"/>
        <w:rPr>
          <w:ins w:id="728" w:author="zhouyou" w:date="2025-04-18T16:43:00Z"/>
          <w:rFonts w:cs="Times New Roman"/>
          <w:rPrChange w:id="729" w:author="zhouyou" w:date="2025-04-18T16:48:00Z">
            <w:rPr>
              <w:ins w:id="730" w:author="zhouyou" w:date="2025-04-18T16:43:00Z"/>
            </w:rPr>
          </w:rPrChange>
        </w:rPr>
      </w:pPr>
      <w:r w:rsidRPr="00193049">
        <w:rPr>
          <w:rFonts w:cs="Times New Roman" w:hint="eastAsia"/>
          <w:rPrChange w:id="731" w:author="zhouyou" w:date="2025-04-18T16:48:00Z">
            <w:rPr>
              <w:rFonts w:hint="eastAsia"/>
            </w:rPr>
          </w:rPrChange>
        </w:rPr>
        <w:t>针对人类社会对于海量数据低成本超长期可信高效存储与管理的需求，探索</w:t>
      </w:r>
      <w:r w:rsidRPr="00193049">
        <w:rPr>
          <w:rFonts w:cs="Times New Roman"/>
          <w:rPrChange w:id="732" w:author="zhouyou" w:date="2025-04-18T16:48:00Z">
            <w:rPr/>
          </w:rPrChange>
        </w:rPr>
        <w:t>ZB</w:t>
      </w:r>
      <w:r w:rsidRPr="00193049">
        <w:rPr>
          <w:rFonts w:cs="Times New Roman" w:hint="eastAsia"/>
          <w:rPrChange w:id="733" w:author="zhouyou" w:date="2025-04-18T16:48:00Z">
            <w:rPr>
              <w:rFonts w:hint="eastAsia"/>
            </w:rPr>
          </w:rPrChange>
        </w:rPr>
        <w:t>级海量</w:t>
      </w:r>
      <w:proofErr w:type="gramStart"/>
      <w:r w:rsidRPr="00193049">
        <w:rPr>
          <w:rFonts w:cs="Times New Roman" w:hint="eastAsia"/>
          <w:rPrChange w:id="734" w:author="zhouyou" w:date="2025-04-18T16:48:00Z">
            <w:rPr>
              <w:rFonts w:hint="eastAsia"/>
            </w:rPr>
          </w:rPrChange>
        </w:rPr>
        <w:t>冷数据</w:t>
      </w:r>
      <w:proofErr w:type="gramEnd"/>
      <w:r w:rsidRPr="00193049">
        <w:rPr>
          <w:rFonts w:cs="Times New Roman" w:hint="eastAsia"/>
          <w:rPrChange w:id="735" w:author="zhouyou" w:date="2025-04-18T16:48:00Z">
            <w:rPr>
              <w:rFonts w:hint="eastAsia"/>
            </w:rPr>
          </w:rPrChange>
        </w:rPr>
        <w:t>存储架构及高效存储管理系统，在项目前置课题的基础上，实现从多维光存储新原理、拓展光存储容量上限，实现从存储介质、存储设备到系统的全链条自主创新。</w:t>
      </w:r>
    </w:p>
    <w:p w14:paraId="36283E12" w14:textId="77777777" w:rsidR="00627601" w:rsidRPr="00193049" w:rsidRDefault="00627601">
      <w:pPr>
        <w:ind w:firstLine="560"/>
        <w:jc w:val="both"/>
        <w:rPr>
          <w:ins w:id="736" w:author="zhouyou" w:date="2025-04-18T16:41:00Z"/>
          <w:rFonts w:cs="Times New Roman"/>
          <w:rPrChange w:id="737" w:author="zhouyou" w:date="2025-04-18T16:48:00Z">
            <w:rPr>
              <w:ins w:id="738" w:author="zhouyou" w:date="2025-04-18T16:41:00Z"/>
            </w:rPr>
          </w:rPrChange>
        </w:rPr>
        <w:pPrChange w:id="739" w:author="zhouyou" w:date="2025-04-18T16:45:00Z">
          <w:pPr>
            <w:ind w:firstLine="560"/>
          </w:pPr>
        </w:pPrChange>
      </w:pPr>
    </w:p>
    <w:p w14:paraId="20B25B67" w14:textId="49F4E4DD" w:rsidR="00627601" w:rsidRPr="00193049" w:rsidDel="00627601" w:rsidRDefault="00627601">
      <w:pPr>
        <w:ind w:firstLineChars="71" w:firstLine="199"/>
        <w:jc w:val="both"/>
        <w:rPr>
          <w:del w:id="740" w:author="zhouyou" w:date="2025-04-18T16:41:00Z"/>
          <w:rFonts w:cs="Times New Roman"/>
          <w:rPrChange w:id="741" w:author="zhouyou" w:date="2025-04-18T16:48:00Z">
            <w:rPr>
              <w:del w:id="742" w:author="zhouyou" w:date="2025-04-18T16:41:00Z"/>
            </w:rPr>
          </w:rPrChange>
        </w:rPr>
        <w:pPrChange w:id="743" w:author="zhouyou" w:date="2025-04-18T16:45:00Z">
          <w:pPr>
            <w:ind w:firstLine="560"/>
          </w:pPr>
        </w:pPrChange>
      </w:pPr>
    </w:p>
    <w:p w14:paraId="3F047EFE" w14:textId="7730A311" w:rsidR="00677DB3" w:rsidRPr="00193049" w:rsidRDefault="00B316BB">
      <w:pPr>
        <w:pStyle w:val="1"/>
        <w:rPr>
          <w:rFonts w:cs="Times New Roman"/>
          <w:rPrChange w:id="744" w:author="zhouyou" w:date="2025-04-18T16:48:00Z">
            <w:rPr/>
          </w:rPrChange>
        </w:rPr>
      </w:pPr>
      <w:bookmarkStart w:id="745" w:name="_Toc491365781"/>
      <w:bookmarkStart w:id="746" w:name="_Toc195645187"/>
      <w:r w:rsidRPr="00193049">
        <w:rPr>
          <w:rFonts w:cs="Times New Roman" w:hint="eastAsia"/>
          <w:rPrChange w:id="747" w:author="zhouyou" w:date="2025-04-18T16:48:00Z">
            <w:rPr>
              <w:rFonts w:hint="eastAsia"/>
            </w:rPr>
          </w:rPrChange>
        </w:rPr>
        <w:t>二、</w:t>
      </w:r>
      <w:r w:rsidR="002D428A" w:rsidRPr="00193049">
        <w:rPr>
          <w:rFonts w:cs="Times New Roman" w:hint="eastAsia"/>
          <w:rPrChange w:id="748" w:author="zhouyou" w:date="2025-04-18T16:48:00Z">
            <w:rPr>
              <w:rFonts w:hint="eastAsia"/>
            </w:rPr>
          </w:rPrChange>
        </w:rPr>
        <w:t>课题</w:t>
      </w:r>
      <w:r w:rsidR="003101FD" w:rsidRPr="00193049">
        <w:rPr>
          <w:rFonts w:cs="Times New Roman" w:hint="eastAsia"/>
          <w:rPrChange w:id="749" w:author="zhouyou" w:date="2025-04-18T16:48:00Z">
            <w:rPr>
              <w:rFonts w:hint="eastAsia"/>
            </w:rPr>
          </w:rPrChange>
        </w:rPr>
        <w:t>任务分解及主要研究工作</w:t>
      </w:r>
      <w:bookmarkEnd w:id="745"/>
      <w:bookmarkEnd w:id="746"/>
    </w:p>
    <w:p w14:paraId="2A88BD87" w14:textId="56CE1380" w:rsidR="00677DB3" w:rsidRPr="00193049" w:rsidRDefault="003101FD">
      <w:pPr>
        <w:pStyle w:val="2"/>
        <w:rPr>
          <w:rFonts w:cs="Times New Roman"/>
          <w:rPrChange w:id="750" w:author="zhouyou" w:date="2025-04-18T16:48:00Z">
            <w:rPr/>
          </w:rPrChange>
        </w:rPr>
      </w:pPr>
      <w:bookmarkStart w:id="751" w:name="_Toc195645188"/>
      <w:r w:rsidRPr="00193049">
        <w:rPr>
          <w:rFonts w:cs="Times New Roman"/>
          <w:rPrChange w:id="752" w:author="zhouyou" w:date="2025-04-18T16:48:00Z">
            <w:rPr/>
          </w:rPrChange>
        </w:rPr>
        <w:t>2.1</w:t>
      </w:r>
      <w:r w:rsidRPr="00193049">
        <w:rPr>
          <w:rFonts w:cs="Times New Roman" w:hint="eastAsia"/>
          <w:rPrChange w:id="753" w:author="zhouyou" w:date="2025-04-18T16:48:00Z">
            <w:rPr>
              <w:rFonts w:hint="eastAsia"/>
            </w:rPr>
          </w:rPrChange>
        </w:rPr>
        <w:t>指南考核指标分解</w:t>
      </w:r>
      <w:bookmarkEnd w:id="751"/>
    </w:p>
    <w:p w14:paraId="5ADBA30E" w14:textId="77777777" w:rsidR="00677DB3" w:rsidRPr="00193049" w:rsidRDefault="003101FD">
      <w:pPr>
        <w:pStyle w:val="af3"/>
        <w:spacing w:before="468" w:after="156"/>
        <w:ind w:firstLine="480"/>
        <w:jc w:val="both"/>
        <w:rPr>
          <w:rFonts w:cs="Times New Roman"/>
          <w:szCs w:val="24"/>
          <w:rPrChange w:id="754" w:author="zhouyou" w:date="2025-04-18T16:48:00Z">
            <w:rPr>
              <w:rFonts w:ascii="仿宋" w:hAnsi="仿宋"/>
              <w:szCs w:val="24"/>
            </w:rPr>
          </w:rPrChange>
        </w:rPr>
        <w:pPrChange w:id="755" w:author="zhouyou" w:date="2025-04-18T16:45:00Z">
          <w:pPr>
            <w:pStyle w:val="af3"/>
            <w:spacing w:before="468" w:after="156"/>
            <w:ind w:firstLine="480"/>
          </w:pPr>
        </w:pPrChange>
      </w:pPr>
      <w:r w:rsidRPr="00193049">
        <w:rPr>
          <w:rFonts w:cs="Times New Roman" w:hint="eastAsia"/>
          <w:szCs w:val="24"/>
          <w:rPrChange w:id="756" w:author="zhouyou" w:date="2025-04-18T16:48:00Z">
            <w:rPr>
              <w:rFonts w:ascii="仿宋" w:hAnsi="仿宋" w:hint="eastAsia"/>
              <w:szCs w:val="24"/>
            </w:rPr>
          </w:rPrChange>
        </w:rPr>
        <w:t>表</w:t>
      </w:r>
      <w:r w:rsidRPr="00193049">
        <w:rPr>
          <w:rFonts w:cs="Times New Roman"/>
          <w:szCs w:val="24"/>
          <w:rPrChange w:id="757" w:author="zhouyou" w:date="2025-04-18T16:48:00Z">
            <w:rPr>
              <w:rFonts w:ascii="仿宋" w:hAnsi="仿宋"/>
              <w:szCs w:val="24"/>
            </w:rPr>
          </w:rPrChange>
        </w:rPr>
        <w:t>2.</w:t>
      </w:r>
      <w:r w:rsidRPr="00193049">
        <w:rPr>
          <w:rFonts w:cs="Times New Roman"/>
          <w:szCs w:val="24"/>
          <w:rPrChange w:id="758" w:author="zhouyou" w:date="2025-04-18T16:48:00Z">
            <w:rPr>
              <w:rFonts w:ascii="仿宋" w:hAnsi="仿宋"/>
              <w:szCs w:val="24"/>
            </w:rPr>
          </w:rPrChange>
        </w:rPr>
        <w:fldChar w:fldCharType="begin"/>
      </w:r>
      <w:r w:rsidRPr="00193049">
        <w:rPr>
          <w:rFonts w:cs="Times New Roman"/>
          <w:szCs w:val="24"/>
          <w:rPrChange w:id="759" w:author="zhouyou" w:date="2025-04-18T16:48:00Z">
            <w:rPr>
              <w:rFonts w:ascii="仿宋" w:hAnsi="仿宋"/>
              <w:szCs w:val="24"/>
            </w:rPr>
          </w:rPrChange>
        </w:rPr>
        <w:instrText xml:space="preserve"> SEQ </w:instrText>
      </w:r>
      <w:r w:rsidRPr="00193049">
        <w:rPr>
          <w:rFonts w:cs="Times New Roman" w:hint="eastAsia"/>
          <w:szCs w:val="24"/>
          <w:rPrChange w:id="760" w:author="zhouyou" w:date="2025-04-18T16:48:00Z">
            <w:rPr>
              <w:rFonts w:ascii="仿宋" w:hAnsi="仿宋" w:hint="eastAsia"/>
              <w:szCs w:val="24"/>
            </w:rPr>
          </w:rPrChange>
        </w:rPr>
        <w:instrText>表</w:instrText>
      </w:r>
      <w:r w:rsidRPr="00193049">
        <w:rPr>
          <w:rFonts w:cs="Times New Roman"/>
          <w:szCs w:val="24"/>
          <w:rPrChange w:id="761" w:author="zhouyou" w:date="2025-04-18T16:48:00Z">
            <w:rPr>
              <w:rFonts w:ascii="仿宋" w:hAnsi="仿宋"/>
              <w:szCs w:val="24"/>
            </w:rPr>
          </w:rPrChange>
        </w:rPr>
        <w:instrText xml:space="preserve">2. \* ARABIC </w:instrText>
      </w:r>
      <w:r w:rsidRPr="00193049">
        <w:rPr>
          <w:rFonts w:cs="Times New Roman"/>
          <w:szCs w:val="24"/>
          <w:rPrChange w:id="762" w:author="zhouyou" w:date="2025-04-18T16:48:00Z">
            <w:rPr>
              <w:rFonts w:ascii="仿宋" w:hAnsi="仿宋"/>
              <w:szCs w:val="24"/>
            </w:rPr>
          </w:rPrChange>
        </w:rPr>
        <w:fldChar w:fldCharType="separate"/>
      </w:r>
      <w:r w:rsidRPr="00193049">
        <w:rPr>
          <w:rFonts w:cs="Times New Roman"/>
          <w:szCs w:val="24"/>
          <w:rPrChange w:id="763" w:author="zhouyou" w:date="2025-04-18T16:48:00Z">
            <w:rPr>
              <w:rFonts w:ascii="仿宋" w:hAnsi="仿宋"/>
              <w:szCs w:val="24"/>
            </w:rPr>
          </w:rPrChange>
        </w:rPr>
        <w:t>1</w:t>
      </w:r>
      <w:r w:rsidRPr="00193049">
        <w:rPr>
          <w:rFonts w:cs="Times New Roman"/>
          <w:szCs w:val="24"/>
          <w:rPrChange w:id="764" w:author="zhouyou" w:date="2025-04-18T16:48:00Z">
            <w:rPr>
              <w:rFonts w:ascii="仿宋" w:hAnsi="仿宋"/>
              <w:szCs w:val="24"/>
            </w:rPr>
          </w:rPrChange>
        </w:rPr>
        <w:fldChar w:fldCharType="end"/>
      </w:r>
      <w:r w:rsidRPr="00193049">
        <w:rPr>
          <w:rFonts w:cs="Times New Roman"/>
          <w:szCs w:val="24"/>
          <w:rPrChange w:id="765" w:author="zhouyou" w:date="2025-04-18T16:48:00Z">
            <w:rPr>
              <w:rFonts w:ascii="仿宋" w:hAnsi="仿宋"/>
              <w:szCs w:val="24"/>
            </w:rPr>
          </w:rPrChange>
        </w:rPr>
        <w:t xml:space="preserve"> </w:t>
      </w:r>
      <w:r w:rsidRPr="00193049">
        <w:rPr>
          <w:rFonts w:cs="Times New Roman" w:hint="eastAsia"/>
          <w:szCs w:val="24"/>
          <w:rPrChange w:id="766" w:author="zhouyou" w:date="2025-04-18T16:48:00Z">
            <w:rPr>
              <w:rFonts w:ascii="仿宋" w:hAnsi="仿宋" w:hint="eastAsia"/>
              <w:szCs w:val="24"/>
            </w:rPr>
          </w:rPrChange>
        </w:rPr>
        <w:t>指南考核指标及其分解情况表</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2"/>
        <w:gridCol w:w="3486"/>
        <w:gridCol w:w="3534"/>
      </w:tblGrid>
      <w:tr w:rsidR="00677DB3" w:rsidRPr="00193049" w14:paraId="4F73141B" w14:textId="77777777" w:rsidTr="00B34774">
        <w:trPr>
          <w:trHeight w:val="411"/>
          <w:jc w:val="center"/>
        </w:trPr>
        <w:tc>
          <w:tcPr>
            <w:tcW w:w="2139" w:type="dxa"/>
            <w:tcBorders>
              <w:top w:val="single" w:sz="4" w:space="0" w:color="auto"/>
              <w:left w:val="single" w:sz="4" w:space="0" w:color="auto"/>
              <w:bottom w:val="single" w:sz="4" w:space="0" w:color="auto"/>
              <w:right w:val="single" w:sz="4" w:space="0" w:color="auto"/>
            </w:tcBorders>
            <w:vAlign w:val="center"/>
          </w:tcPr>
          <w:p w14:paraId="370B4713" w14:textId="77777777" w:rsidR="00677DB3" w:rsidRPr="00193049" w:rsidRDefault="003101FD">
            <w:pPr>
              <w:ind w:firstLine="482"/>
              <w:jc w:val="both"/>
              <w:rPr>
                <w:rFonts w:cs="Times New Roman"/>
                <w:b/>
                <w:bCs/>
                <w:sz w:val="24"/>
                <w:szCs w:val="24"/>
                <w:rPrChange w:id="767" w:author="zhouyou" w:date="2025-04-18T16:48:00Z">
                  <w:rPr>
                    <w:rFonts w:ascii="仿宋" w:hAnsi="仿宋" w:cs="Times New Roman"/>
                    <w:b/>
                    <w:bCs/>
                    <w:sz w:val="24"/>
                    <w:szCs w:val="24"/>
                  </w:rPr>
                </w:rPrChange>
              </w:rPr>
              <w:pPrChange w:id="768" w:author="zhouyou" w:date="2025-04-18T16:45:00Z">
                <w:pPr>
                  <w:ind w:firstLine="482"/>
                </w:pPr>
              </w:pPrChange>
            </w:pPr>
            <w:r w:rsidRPr="00193049">
              <w:rPr>
                <w:rFonts w:cs="Times New Roman"/>
                <w:b/>
                <w:bCs/>
                <w:sz w:val="24"/>
                <w:szCs w:val="24"/>
                <w:rPrChange w:id="769" w:author="zhouyou" w:date="2025-04-18T16:48:00Z">
                  <w:rPr>
                    <w:rFonts w:ascii="仿宋" w:hAnsi="仿宋" w:cs="Times New Roman"/>
                    <w:b/>
                    <w:bCs/>
                    <w:sz w:val="24"/>
                    <w:szCs w:val="24"/>
                  </w:rPr>
                </w:rPrChange>
              </w:rPr>
              <w:t>类别</w:t>
            </w:r>
          </w:p>
        </w:tc>
        <w:tc>
          <w:tcPr>
            <w:tcW w:w="3356" w:type="dxa"/>
            <w:tcBorders>
              <w:top w:val="single" w:sz="4" w:space="0" w:color="auto"/>
              <w:left w:val="single" w:sz="4" w:space="0" w:color="auto"/>
              <w:bottom w:val="single" w:sz="4" w:space="0" w:color="auto"/>
              <w:right w:val="single" w:sz="4" w:space="0" w:color="auto"/>
            </w:tcBorders>
            <w:vAlign w:val="center"/>
          </w:tcPr>
          <w:p w14:paraId="46B26876" w14:textId="77777777" w:rsidR="00677DB3" w:rsidRPr="00193049" w:rsidRDefault="003101FD">
            <w:pPr>
              <w:ind w:firstLine="482"/>
              <w:jc w:val="both"/>
              <w:rPr>
                <w:rFonts w:cs="Times New Roman"/>
                <w:b/>
                <w:bCs/>
                <w:sz w:val="24"/>
                <w:szCs w:val="24"/>
                <w:rPrChange w:id="770" w:author="zhouyou" w:date="2025-04-18T16:48:00Z">
                  <w:rPr>
                    <w:rFonts w:ascii="仿宋" w:hAnsi="仿宋" w:cs="Times New Roman"/>
                    <w:b/>
                    <w:bCs/>
                    <w:sz w:val="24"/>
                    <w:szCs w:val="24"/>
                  </w:rPr>
                </w:rPrChange>
              </w:rPr>
              <w:pPrChange w:id="771" w:author="zhouyou" w:date="2025-04-18T16:45:00Z">
                <w:pPr>
                  <w:ind w:firstLine="482"/>
                  <w:jc w:val="center"/>
                </w:pPr>
              </w:pPrChange>
            </w:pPr>
            <w:r w:rsidRPr="00193049">
              <w:rPr>
                <w:rFonts w:cs="Times New Roman"/>
                <w:b/>
                <w:bCs/>
                <w:sz w:val="24"/>
                <w:szCs w:val="24"/>
                <w:rPrChange w:id="772" w:author="zhouyou" w:date="2025-04-18T16:48:00Z">
                  <w:rPr>
                    <w:rFonts w:ascii="仿宋" w:hAnsi="仿宋" w:cs="Times New Roman"/>
                    <w:b/>
                    <w:bCs/>
                    <w:sz w:val="24"/>
                    <w:szCs w:val="24"/>
                  </w:rPr>
                </w:rPrChange>
              </w:rPr>
              <w:t>指南指标</w:t>
            </w:r>
          </w:p>
        </w:tc>
        <w:tc>
          <w:tcPr>
            <w:tcW w:w="3402" w:type="dxa"/>
            <w:tcBorders>
              <w:top w:val="single" w:sz="4" w:space="0" w:color="auto"/>
              <w:left w:val="single" w:sz="4" w:space="0" w:color="auto"/>
              <w:bottom w:val="single" w:sz="4" w:space="0" w:color="auto"/>
              <w:right w:val="single" w:sz="4" w:space="0" w:color="auto"/>
            </w:tcBorders>
            <w:vAlign w:val="center"/>
          </w:tcPr>
          <w:p w14:paraId="455E586C" w14:textId="77777777" w:rsidR="00677DB3" w:rsidRPr="00193049" w:rsidRDefault="003101FD">
            <w:pPr>
              <w:ind w:firstLine="482"/>
              <w:jc w:val="both"/>
              <w:rPr>
                <w:rFonts w:cs="Times New Roman"/>
                <w:b/>
                <w:bCs/>
                <w:kern w:val="0"/>
                <w:sz w:val="24"/>
                <w:szCs w:val="24"/>
                <w:lang w:bidi="ar"/>
                <w:rPrChange w:id="773" w:author="zhouyou" w:date="2025-04-18T16:48:00Z">
                  <w:rPr>
                    <w:rFonts w:ascii="仿宋" w:hAnsi="仿宋" w:cs="Times New Roman"/>
                    <w:b/>
                    <w:bCs/>
                    <w:kern w:val="0"/>
                    <w:sz w:val="24"/>
                    <w:szCs w:val="24"/>
                    <w:lang w:bidi="ar"/>
                  </w:rPr>
                </w:rPrChange>
              </w:rPr>
              <w:pPrChange w:id="774" w:author="zhouyou" w:date="2025-04-18T16:45:00Z">
                <w:pPr>
                  <w:ind w:firstLine="482"/>
                  <w:jc w:val="center"/>
                </w:pPr>
              </w:pPrChange>
            </w:pPr>
            <w:r w:rsidRPr="00193049">
              <w:rPr>
                <w:rFonts w:cs="Times New Roman"/>
                <w:b/>
                <w:bCs/>
                <w:kern w:val="0"/>
                <w:sz w:val="24"/>
                <w:szCs w:val="24"/>
                <w:lang w:bidi="ar"/>
                <w:rPrChange w:id="775" w:author="zhouyou" w:date="2025-04-18T16:48:00Z">
                  <w:rPr>
                    <w:rFonts w:ascii="仿宋" w:hAnsi="仿宋" w:cs="Times New Roman"/>
                    <w:b/>
                    <w:bCs/>
                    <w:kern w:val="0"/>
                    <w:sz w:val="24"/>
                    <w:szCs w:val="24"/>
                    <w:lang w:bidi="ar"/>
                  </w:rPr>
                </w:rPrChange>
              </w:rPr>
              <w:t>分解的二级指标</w:t>
            </w:r>
          </w:p>
        </w:tc>
      </w:tr>
      <w:tr w:rsidR="00677DB3" w:rsidRPr="00193049" w14:paraId="4A1C83EF" w14:textId="77777777" w:rsidTr="00B34774">
        <w:trPr>
          <w:trHeight w:val="897"/>
          <w:jc w:val="center"/>
        </w:trPr>
        <w:tc>
          <w:tcPr>
            <w:tcW w:w="2139" w:type="dxa"/>
            <w:vMerge w:val="restart"/>
            <w:tcBorders>
              <w:top w:val="single" w:sz="4" w:space="0" w:color="auto"/>
              <w:left w:val="single" w:sz="4" w:space="0" w:color="auto"/>
              <w:right w:val="single" w:sz="4" w:space="0" w:color="auto"/>
            </w:tcBorders>
            <w:vAlign w:val="center"/>
          </w:tcPr>
          <w:p w14:paraId="0CD726BB" w14:textId="77777777" w:rsidR="00677DB3" w:rsidRPr="00193049" w:rsidRDefault="003101FD">
            <w:pPr>
              <w:ind w:firstLine="482"/>
              <w:jc w:val="both"/>
              <w:rPr>
                <w:rFonts w:cs="Times New Roman"/>
                <w:sz w:val="24"/>
                <w:szCs w:val="24"/>
                <w:rPrChange w:id="776" w:author="zhouyou" w:date="2025-04-18T16:48:00Z">
                  <w:rPr>
                    <w:rFonts w:ascii="仿宋" w:hAnsi="仿宋" w:cs="Times New Roman"/>
                    <w:sz w:val="24"/>
                    <w:szCs w:val="24"/>
                  </w:rPr>
                </w:rPrChange>
              </w:rPr>
              <w:pPrChange w:id="777" w:author="zhouyou" w:date="2025-04-18T16:45:00Z">
                <w:pPr>
                  <w:ind w:firstLine="482"/>
                </w:pPr>
              </w:pPrChange>
            </w:pPr>
            <w:r w:rsidRPr="00193049">
              <w:rPr>
                <w:rFonts w:cs="Times New Roman"/>
                <w:b/>
                <w:bCs/>
                <w:sz w:val="24"/>
                <w:szCs w:val="24"/>
                <w:rPrChange w:id="778" w:author="zhouyou" w:date="2025-04-18T16:48:00Z">
                  <w:rPr>
                    <w:rFonts w:ascii="仿宋" w:hAnsi="仿宋" w:cs="Times New Roman"/>
                    <w:b/>
                    <w:bCs/>
                    <w:sz w:val="24"/>
                    <w:szCs w:val="24"/>
                  </w:rPr>
                </w:rPrChange>
              </w:rPr>
              <w:t>技术验证</w:t>
            </w:r>
          </w:p>
        </w:tc>
        <w:tc>
          <w:tcPr>
            <w:tcW w:w="3356" w:type="dxa"/>
            <w:vMerge w:val="restart"/>
            <w:tcBorders>
              <w:top w:val="single" w:sz="4" w:space="0" w:color="auto"/>
              <w:left w:val="single" w:sz="4" w:space="0" w:color="auto"/>
              <w:right w:val="single" w:sz="4" w:space="0" w:color="auto"/>
            </w:tcBorders>
            <w:vAlign w:val="center"/>
          </w:tcPr>
          <w:p w14:paraId="34F57C05" w14:textId="77777777" w:rsidR="00677DB3" w:rsidRPr="00193049" w:rsidRDefault="003101FD">
            <w:pPr>
              <w:ind w:firstLineChars="0" w:firstLine="0"/>
              <w:jc w:val="both"/>
              <w:rPr>
                <w:rFonts w:cs="Times New Roman"/>
                <w:kern w:val="0"/>
                <w:sz w:val="21"/>
                <w:szCs w:val="21"/>
                <w:rPrChange w:id="779" w:author="zhouyou" w:date="2025-04-18T16:48:00Z">
                  <w:rPr>
                    <w:rFonts w:ascii="仿宋" w:hAnsi="仿宋" w:cs="Times New Roman"/>
                    <w:kern w:val="0"/>
                    <w:sz w:val="21"/>
                    <w:szCs w:val="21"/>
                  </w:rPr>
                </w:rPrChange>
              </w:rPr>
              <w:pPrChange w:id="780" w:author="zhouyou" w:date="2025-04-18T16:46:00Z">
                <w:pPr>
                  <w:ind w:firstLine="420"/>
                </w:pPr>
              </w:pPrChange>
            </w:pPr>
            <w:r w:rsidRPr="00193049">
              <w:rPr>
                <w:rFonts w:cs="Times New Roman"/>
                <w:kern w:val="0"/>
                <w:sz w:val="21"/>
                <w:szCs w:val="21"/>
                <w:lang w:bidi="ar"/>
                <w:rPrChange w:id="781" w:author="zhouyou" w:date="2025-04-18T16:48:00Z">
                  <w:rPr>
                    <w:rFonts w:ascii="仿宋" w:hAnsi="仿宋" w:cs="Times New Roman"/>
                    <w:kern w:val="0"/>
                    <w:sz w:val="21"/>
                    <w:szCs w:val="21"/>
                    <w:lang w:bidi="ar"/>
                  </w:rPr>
                </w:rPrChange>
              </w:rPr>
              <w:t>研制</w:t>
            </w:r>
            <w:r w:rsidRPr="00193049">
              <w:rPr>
                <w:rFonts w:cs="Times New Roman"/>
                <w:kern w:val="0"/>
                <w:sz w:val="21"/>
                <w:szCs w:val="21"/>
                <w:lang w:bidi="ar"/>
                <w:rPrChange w:id="782" w:author="zhouyou" w:date="2025-04-18T16:48:00Z">
                  <w:rPr>
                    <w:rFonts w:ascii="仿宋" w:hAnsi="仿宋" w:cs="Times New Roman"/>
                    <w:kern w:val="0"/>
                    <w:sz w:val="21"/>
                    <w:szCs w:val="21"/>
                    <w:lang w:bidi="ar"/>
                  </w:rPr>
                </w:rPrChange>
              </w:rPr>
              <w:t>ZB</w:t>
            </w:r>
            <w:r w:rsidRPr="00193049">
              <w:rPr>
                <w:rFonts w:cs="Times New Roman"/>
                <w:kern w:val="0"/>
                <w:sz w:val="21"/>
                <w:szCs w:val="21"/>
                <w:lang w:bidi="ar"/>
                <w:rPrChange w:id="783" w:author="zhouyou" w:date="2025-04-18T16:48:00Z">
                  <w:rPr>
                    <w:rFonts w:ascii="仿宋" w:hAnsi="仿宋" w:cs="Times New Roman"/>
                    <w:kern w:val="0"/>
                    <w:sz w:val="21"/>
                    <w:szCs w:val="21"/>
                    <w:lang w:bidi="ar"/>
                  </w:rPr>
                </w:rPrChange>
              </w:rPr>
              <w:t>级海量冷数据管理系统，具备管理超过</w:t>
            </w:r>
            <w:r w:rsidRPr="00193049">
              <w:rPr>
                <w:rFonts w:cs="Times New Roman"/>
                <w:kern w:val="0"/>
                <w:sz w:val="21"/>
                <w:szCs w:val="21"/>
                <w:lang w:bidi="ar"/>
                <w:rPrChange w:id="784" w:author="zhouyou" w:date="2025-04-18T16:48:00Z">
                  <w:rPr>
                    <w:rFonts w:ascii="仿宋" w:hAnsi="仿宋" w:cs="Times New Roman"/>
                    <w:kern w:val="0"/>
                    <w:sz w:val="21"/>
                    <w:szCs w:val="21"/>
                    <w:lang w:bidi="ar"/>
                  </w:rPr>
                </w:rPrChange>
              </w:rPr>
              <w:t>1</w:t>
            </w:r>
            <w:r w:rsidRPr="00193049">
              <w:rPr>
                <w:rFonts w:cs="Times New Roman"/>
                <w:kern w:val="0"/>
                <w:sz w:val="21"/>
                <w:szCs w:val="21"/>
                <w:lang w:bidi="ar"/>
                <w:rPrChange w:id="785" w:author="zhouyou" w:date="2025-04-18T16:48:00Z">
                  <w:rPr>
                    <w:rFonts w:ascii="仿宋" w:hAnsi="仿宋" w:cs="Times New Roman"/>
                    <w:kern w:val="0"/>
                    <w:sz w:val="21"/>
                    <w:szCs w:val="21"/>
                    <w:lang w:bidi="ar"/>
                  </w:rPr>
                </w:rPrChange>
              </w:rPr>
              <w:t>亿张光盘、</w:t>
            </w:r>
            <w:r w:rsidRPr="00193049">
              <w:rPr>
                <w:rFonts w:cs="Times New Roman"/>
                <w:kern w:val="0"/>
                <w:sz w:val="21"/>
                <w:szCs w:val="21"/>
                <w:lang w:bidi="ar"/>
                <w:rPrChange w:id="786" w:author="zhouyou" w:date="2025-04-18T16:48:00Z">
                  <w:rPr>
                    <w:rFonts w:ascii="仿宋" w:hAnsi="仿宋" w:cs="Times New Roman"/>
                    <w:kern w:val="0"/>
                    <w:sz w:val="21"/>
                    <w:szCs w:val="21"/>
                    <w:lang w:bidi="ar"/>
                  </w:rPr>
                </w:rPrChange>
              </w:rPr>
              <w:t>100</w:t>
            </w:r>
            <w:r w:rsidRPr="00193049">
              <w:rPr>
                <w:rFonts w:cs="Times New Roman"/>
                <w:kern w:val="0"/>
                <w:sz w:val="21"/>
                <w:szCs w:val="21"/>
                <w:lang w:bidi="ar"/>
                <w:rPrChange w:id="787" w:author="zhouyou" w:date="2025-04-18T16:48:00Z">
                  <w:rPr>
                    <w:rFonts w:ascii="仿宋" w:hAnsi="仿宋" w:cs="Times New Roman"/>
                    <w:kern w:val="0"/>
                    <w:sz w:val="21"/>
                    <w:szCs w:val="21"/>
                    <w:lang w:bidi="ar"/>
                  </w:rPr>
                </w:rPrChange>
              </w:rPr>
              <w:t>亿个文件、</w:t>
            </w:r>
            <w:r w:rsidRPr="00193049">
              <w:rPr>
                <w:rFonts w:cs="Times New Roman"/>
                <w:kern w:val="0"/>
                <w:sz w:val="21"/>
                <w:szCs w:val="21"/>
                <w:lang w:bidi="ar"/>
                <w:rPrChange w:id="788" w:author="zhouyou" w:date="2025-04-18T16:48:00Z">
                  <w:rPr>
                    <w:rFonts w:ascii="仿宋" w:hAnsi="仿宋" w:cs="Times New Roman"/>
                    <w:kern w:val="0"/>
                    <w:sz w:val="21"/>
                    <w:szCs w:val="21"/>
                    <w:lang w:bidi="ar"/>
                  </w:rPr>
                </w:rPrChange>
              </w:rPr>
              <w:t>1ZB</w:t>
            </w:r>
            <w:r w:rsidRPr="00193049">
              <w:rPr>
                <w:rFonts w:cs="Times New Roman"/>
                <w:kern w:val="0"/>
                <w:sz w:val="21"/>
                <w:szCs w:val="21"/>
                <w:lang w:bidi="ar"/>
                <w:rPrChange w:id="789" w:author="zhouyou" w:date="2025-04-18T16:48:00Z">
                  <w:rPr>
                    <w:rFonts w:ascii="仿宋" w:hAnsi="仿宋" w:cs="Times New Roman"/>
                    <w:kern w:val="0"/>
                    <w:sz w:val="21"/>
                    <w:szCs w:val="21"/>
                    <w:lang w:bidi="ar"/>
                  </w:rPr>
                </w:rPrChange>
              </w:rPr>
              <w:t>数据的能力，平均检索时间小于</w:t>
            </w:r>
            <w:r w:rsidRPr="00193049">
              <w:rPr>
                <w:rFonts w:cs="Times New Roman"/>
                <w:kern w:val="0"/>
                <w:sz w:val="21"/>
                <w:szCs w:val="21"/>
                <w:lang w:bidi="ar"/>
                <w:rPrChange w:id="790" w:author="zhouyou" w:date="2025-04-18T16:48:00Z">
                  <w:rPr>
                    <w:rFonts w:ascii="仿宋" w:hAnsi="仿宋" w:cs="Times New Roman"/>
                    <w:kern w:val="0"/>
                    <w:sz w:val="21"/>
                    <w:szCs w:val="21"/>
                    <w:lang w:bidi="ar"/>
                  </w:rPr>
                </w:rPrChange>
              </w:rPr>
              <w:t>1s</w:t>
            </w:r>
            <w:r w:rsidRPr="00193049">
              <w:rPr>
                <w:rFonts w:cs="Times New Roman"/>
                <w:kern w:val="0"/>
                <w:sz w:val="21"/>
                <w:szCs w:val="21"/>
                <w:lang w:bidi="ar"/>
                <w:rPrChange w:id="791" w:author="zhouyou" w:date="2025-04-18T16:48:00Z">
                  <w:rPr>
                    <w:rFonts w:ascii="仿宋" w:hAnsi="仿宋" w:cs="Times New Roman"/>
                    <w:kern w:val="0"/>
                    <w:sz w:val="21"/>
                    <w:szCs w:val="21"/>
                    <w:lang w:bidi="ar"/>
                  </w:rPr>
                </w:rPrChange>
              </w:rPr>
              <w:t>，能效比提升</w:t>
            </w:r>
            <w:r w:rsidRPr="00193049">
              <w:rPr>
                <w:rFonts w:cs="Times New Roman"/>
                <w:kern w:val="0"/>
                <w:sz w:val="21"/>
                <w:szCs w:val="21"/>
                <w:lang w:bidi="ar"/>
                <w:rPrChange w:id="792" w:author="zhouyou" w:date="2025-04-18T16:48:00Z">
                  <w:rPr>
                    <w:rFonts w:ascii="仿宋" w:hAnsi="仿宋" w:cs="Times New Roman"/>
                    <w:kern w:val="0"/>
                    <w:sz w:val="21"/>
                    <w:szCs w:val="21"/>
                    <w:lang w:bidi="ar"/>
                  </w:rPr>
                </w:rPrChange>
              </w:rPr>
              <w:t>1</w:t>
            </w:r>
            <w:r w:rsidRPr="00193049">
              <w:rPr>
                <w:rFonts w:cs="Times New Roman"/>
                <w:kern w:val="0"/>
                <w:sz w:val="21"/>
                <w:szCs w:val="21"/>
                <w:lang w:bidi="ar"/>
                <w:rPrChange w:id="793" w:author="zhouyou" w:date="2025-04-18T16:48:00Z">
                  <w:rPr>
                    <w:rFonts w:ascii="仿宋" w:hAnsi="仿宋" w:cs="Times New Roman"/>
                    <w:kern w:val="0"/>
                    <w:sz w:val="21"/>
                    <w:szCs w:val="21"/>
                    <w:lang w:bidi="ar"/>
                  </w:rPr>
                </w:rPrChange>
              </w:rPr>
              <w:t>个数量级</w:t>
            </w:r>
          </w:p>
        </w:tc>
        <w:tc>
          <w:tcPr>
            <w:tcW w:w="3402" w:type="dxa"/>
            <w:tcBorders>
              <w:top w:val="single" w:sz="4" w:space="0" w:color="auto"/>
              <w:left w:val="single" w:sz="4" w:space="0" w:color="auto"/>
              <w:bottom w:val="single" w:sz="4" w:space="0" w:color="auto"/>
              <w:right w:val="single" w:sz="4" w:space="0" w:color="auto"/>
            </w:tcBorders>
            <w:vAlign w:val="center"/>
          </w:tcPr>
          <w:p w14:paraId="48A3AC79" w14:textId="77777777" w:rsidR="00677DB3" w:rsidRPr="00193049" w:rsidRDefault="003101FD">
            <w:pPr>
              <w:snapToGrid w:val="0"/>
              <w:ind w:firstLineChars="0" w:firstLine="0"/>
              <w:jc w:val="both"/>
              <w:rPr>
                <w:rFonts w:cs="Times New Roman"/>
                <w:kern w:val="0"/>
                <w:sz w:val="21"/>
                <w:szCs w:val="21"/>
                <w:rPrChange w:id="794" w:author="zhouyou" w:date="2025-04-18T16:48:00Z">
                  <w:rPr>
                    <w:rFonts w:ascii="仿宋" w:hAnsi="仿宋" w:cs="Times New Roman"/>
                    <w:kern w:val="0"/>
                    <w:sz w:val="21"/>
                    <w:szCs w:val="21"/>
                  </w:rPr>
                </w:rPrChange>
              </w:rPr>
              <w:pPrChange w:id="795" w:author="zhouyou" w:date="2025-04-18T16:46:00Z">
                <w:pPr>
                  <w:snapToGrid w:val="0"/>
                  <w:ind w:firstLine="420"/>
                </w:pPr>
              </w:pPrChange>
            </w:pPr>
            <w:r w:rsidRPr="00193049">
              <w:rPr>
                <w:rFonts w:cs="Times New Roman"/>
                <w:kern w:val="0"/>
                <w:sz w:val="21"/>
                <w:szCs w:val="21"/>
                <w:lang w:bidi="ar"/>
                <w:rPrChange w:id="796" w:author="zhouyou" w:date="2025-04-18T16:48:00Z">
                  <w:rPr>
                    <w:rFonts w:ascii="仿宋" w:hAnsi="仿宋" w:cs="Times New Roman"/>
                    <w:kern w:val="0"/>
                    <w:sz w:val="21"/>
                    <w:szCs w:val="21"/>
                    <w:lang w:bidi="ar"/>
                  </w:rPr>
                </w:rPrChange>
              </w:rPr>
              <w:t>ZB</w:t>
            </w:r>
            <w:r w:rsidRPr="00193049">
              <w:rPr>
                <w:rFonts w:cs="Times New Roman"/>
                <w:kern w:val="0"/>
                <w:sz w:val="21"/>
                <w:szCs w:val="21"/>
                <w:lang w:bidi="ar"/>
                <w:rPrChange w:id="797" w:author="zhouyou" w:date="2025-04-18T16:48:00Z">
                  <w:rPr>
                    <w:rFonts w:ascii="仿宋" w:hAnsi="仿宋" w:cs="Times New Roman"/>
                    <w:kern w:val="0"/>
                    <w:sz w:val="21"/>
                    <w:szCs w:val="21"/>
                    <w:lang w:bidi="ar"/>
                  </w:rPr>
                </w:rPrChange>
              </w:rPr>
              <w:t>级海量冷数据管理系统，具备管理超过</w:t>
            </w:r>
            <w:r w:rsidRPr="00193049">
              <w:rPr>
                <w:rFonts w:cs="Times New Roman"/>
                <w:kern w:val="0"/>
                <w:sz w:val="21"/>
                <w:szCs w:val="21"/>
                <w:lang w:bidi="ar"/>
                <w:rPrChange w:id="798" w:author="zhouyou" w:date="2025-04-18T16:48:00Z">
                  <w:rPr>
                    <w:rFonts w:ascii="仿宋" w:hAnsi="仿宋" w:cs="Times New Roman"/>
                    <w:kern w:val="0"/>
                    <w:sz w:val="21"/>
                    <w:szCs w:val="21"/>
                    <w:lang w:bidi="ar"/>
                  </w:rPr>
                </w:rPrChange>
              </w:rPr>
              <w:t>1</w:t>
            </w:r>
            <w:r w:rsidRPr="00193049">
              <w:rPr>
                <w:rFonts w:cs="Times New Roman"/>
                <w:kern w:val="0"/>
                <w:sz w:val="21"/>
                <w:szCs w:val="21"/>
                <w:lang w:bidi="ar"/>
                <w:rPrChange w:id="799" w:author="zhouyou" w:date="2025-04-18T16:48:00Z">
                  <w:rPr>
                    <w:rFonts w:ascii="仿宋" w:hAnsi="仿宋" w:cs="Times New Roman"/>
                    <w:kern w:val="0"/>
                    <w:sz w:val="21"/>
                    <w:szCs w:val="21"/>
                    <w:lang w:bidi="ar"/>
                  </w:rPr>
                </w:rPrChange>
              </w:rPr>
              <w:t>亿张光盘、</w:t>
            </w:r>
            <w:r w:rsidRPr="00193049">
              <w:rPr>
                <w:rFonts w:cs="Times New Roman"/>
                <w:kern w:val="0"/>
                <w:sz w:val="21"/>
                <w:szCs w:val="21"/>
                <w:lang w:bidi="ar"/>
                <w:rPrChange w:id="800" w:author="zhouyou" w:date="2025-04-18T16:48:00Z">
                  <w:rPr>
                    <w:rFonts w:ascii="仿宋" w:hAnsi="仿宋" w:cs="Times New Roman"/>
                    <w:kern w:val="0"/>
                    <w:sz w:val="21"/>
                    <w:szCs w:val="21"/>
                    <w:lang w:bidi="ar"/>
                  </w:rPr>
                </w:rPrChange>
              </w:rPr>
              <w:t>100</w:t>
            </w:r>
            <w:r w:rsidRPr="00193049">
              <w:rPr>
                <w:rFonts w:cs="Times New Roman"/>
                <w:kern w:val="0"/>
                <w:sz w:val="21"/>
                <w:szCs w:val="21"/>
                <w:lang w:bidi="ar"/>
                <w:rPrChange w:id="801" w:author="zhouyou" w:date="2025-04-18T16:48:00Z">
                  <w:rPr>
                    <w:rFonts w:ascii="仿宋" w:hAnsi="仿宋" w:cs="Times New Roman"/>
                    <w:kern w:val="0"/>
                    <w:sz w:val="21"/>
                    <w:szCs w:val="21"/>
                    <w:lang w:bidi="ar"/>
                  </w:rPr>
                </w:rPrChange>
              </w:rPr>
              <w:t>亿个文件、</w:t>
            </w:r>
            <w:r w:rsidRPr="00193049">
              <w:rPr>
                <w:rFonts w:cs="Times New Roman"/>
                <w:kern w:val="0"/>
                <w:sz w:val="21"/>
                <w:szCs w:val="21"/>
                <w:lang w:bidi="ar"/>
                <w:rPrChange w:id="802" w:author="zhouyou" w:date="2025-04-18T16:48:00Z">
                  <w:rPr>
                    <w:rFonts w:ascii="仿宋" w:hAnsi="仿宋" w:cs="Times New Roman"/>
                    <w:kern w:val="0"/>
                    <w:sz w:val="21"/>
                    <w:szCs w:val="21"/>
                    <w:lang w:bidi="ar"/>
                  </w:rPr>
                </w:rPrChange>
              </w:rPr>
              <w:t>1ZB</w:t>
            </w:r>
            <w:r w:rsidRPr="00193049">
              <w:rPr>
                <w:rFonts w:cs="Times New Roman"/>
                <w:kern w:val="0"/>
                <w:sz w:val="21"/>
                <w:szCs w:val="21"/>
                <w:lang w:bidi="ar"/>
                <w:rPrChange w:id="803" w:author="zhouyou" w:date="2025-04-18T16:48:00Z">
                  <w:rPr>
                    <w:rFonts w:ascii="仿宋" w:hAnsi="仿宋" w:cs="Times New Roman"/>
                    <w:kern w:val="0"/>
                    <w:sz w:val="21"/>
                    <w:szCs w:val="21"/>
                    <w:lang w:bidi="ar"/>
                  </w:rPr>
                </w:rPrChange>
              </w:rPr>
              <w:t>数据的能力</w:t>
            </w:r>
          </w:p>
        </w:tc>
      </w:tr>
      <w:tr w:rsidR="00677DB3" w:rsidRPr="00193049" w14:paraId="470D7A06" w14:textId="77777777" w:rsidTr="00B34774">
        <w:trPr>
          <w:trHeight w:val="895"/>
          <w:jc w:val="center"/>
        </w:trPr>
        <w:tc>
          <w:tcPr>
            <w:tcW w:w="2139" w:type="dxa"/>
            <w:vMerge/>
            <w:tcBorders>
              <w:left w:val="single" w:sz="4" w:space="0" w:color="auto"/>
              <w:right w:val="single" w:sz="4" w:space="0" w:color="auto"/>
            </w:tcBorders>
            <w:vAlign w:val="center"/>
          </w:tcPr>
          <w:p w14:paraId="42FE49D5" w14:textId="77777777" w:rsidR="00677DB3" w:rsidRPr="00193049" w:rsidRDefault="00677DB3">
            <w:pPr>
              <w:ind w:firstLine="482"/>
              <w:jc w:val="both"/>
              <w:rPr>
                <w:rFonts w:cs="Times New Roman"/>
                <w:b/>
                <w:bCs/>
                <w:sz w:val="24"/>
                <w:szCs w:val="24"/>
                <w:rPrChange w:id="804" w:author="zhouyou" w:date="2025-04-18T16:48:00Z">
                  <w:rPr>
                    <w:rFonts w:ascii="仿宋" w:hAnsi="仿宋" w:cs="Times New Roman"/>
                    <w:b/>
                    <w:bCs/>
                    <w:sz w:val="24"/>
                    <w:szCs w:val="24"/>
                  </w:rPr>
                </w:rPrChange>
              </w:rPr>
              <w:pPrChange w:id="805" w:author="zhouyou" w:date="2025-04-18T16:45:00Z">
                <w:pPr>
                  <w:ind w:firstLine="482"/>
                </w:pPr>
              </w:pPrChange>
            </w:pPr>
          </w:p>
        </w:tc>
        <w:tc>
          <w:tcPr>
            <w:tcW w:w="3356" w:type="dxa"/>
            <w:vMerge/>
            <w:tcBorders>
              <w:left w:val="single" w:sz="4" w:space="0" w:color="auto"/>
              <w:right w:val="single" w:sz="4" w:space="0" w:color="auto"/>
            </w:tcBorders>
            <w:vAlign w:val="center"/>
          </w:tcPr>
          <w:p w14:paraId="30633A56" w14:textId="77777777" w:rsidR="00677DB3" w:rsidRPr="00193049" w:rsidRDefault="00677DB3">
            <w:pPr>
              <w:ind w:firstLine="480"/>
              <w:jc w:val="both"/>
              <w:rPr>
                <w:rFonts w:cs="Times New Roman"/>
                <w:kern w:val="0"/>
                <w:sz w:val="24"/>
                <w:szCs w:val="24"/>
                <w:lang w:bidi="ar"/>
                <w:rPrChange w:id="806" w:author="zhouyou" w:date="2025-04-18T16:48:00Z">
                  <w:rPr>
                    <w:rFonts w:ascii="仿宋" w:hAnsi="仿宋" w:cs="Times New Roman"/>
                    <w:kern w:val="0"/>
                    <w:sz w:val="24"/>
                    <w:szCs w:val="24"/>
                    <w:lang w:bidi="ar"/>
                  </w:rPr>
                </w:rPrChange>
              </w:rPr>
              <w:pPrChange w:id="807" w:author="zhouyou" w:date="2025-04-18T16:45:00Z">
                <w:pPr>
                  <w:ind w:firstLine="480"/>
                </w:pPr>
              </w:pPrChange>
            </w:pPr>
          </w:p>
        </w:tc>
        <w:tc>
          <w:tcPr>
            <w:tcW w:w="3402" w:type="dxa"/>
            <w:tcBorders>
              <w:top w:val="single" w:sz="4" w:space="0" w:color="auto"/>
              <w:left w:val="single" w:sz="4" w:space="0" w:color="auto"/>
              <w:bottom w:val="single" w:sz="4" w:space="0" w:color="auto"/>
              <w:right w:val="single" w:sz="4" w:space="0" w:color="auto"/>
            </w:tcBorders>
            <w:vAlign w:val="center"/>
          </w:tcPr>
          <w:p w14:paraId="69C1B36E" w14:textId="77777777" w:rsidR="00677DB3" w:rsidRPr="00193049" w:rsidRDefault="003101FD">
            <w:pPr>
              <w:snapToGrid w:val="0"/>
              <w:ind w:firstLineChars="0" w:firstLine="0"/>
              <w:jc w:val="both"/>
              <w:rPr>
                <w:rFonts w:cs="Times New Roman"/>
                <w:kern w:val="0"/>
                <w:sz w:val="21"/>
                <w:szCs w:val="21"/>
                <w:rPrChange w:id="808" w:author="zhouyou" w:date="2025-04-18T16:48:00Z">
                  <w:rPr>
                    <w:rFonts w:ascii="仿宋" w:hAnsi="仿宋" w:cs="Times New Roman"/>
                    <w:kern w:val="0"/>
                    <w:sz w:val="21"/>
                    <w:szCs w:val="21"/>
                  </w:rPr>
                </w:rPrChange>
              </w:rPr>
              <w:pPrChange w:id="809" w:author="zhouyou" w:date="2025-04-18T16:46:00Z">
                <w:pPr>
                  <w:snapToGrid w:val="0"/>
                  <w:ind w:firstLine="420"/>
                </w:pPr>
              </w:pPrChange>
            </w:pPr>
            <w:r w:rsidRPr="00193049">
              <w:rPr>
                <w:rFonts w:cs="Times New Roman"/>
                <w:kern w:val="0"/>
                <w:sz w:val="21"/>
                <w:szCs w:val="21"/>
                <w:lang w:bidi="ar"/>
                <w:rPrChange w:id="810" w:author="zhouyou" w:date="2025-04-18T16:48:00Z">
                  <w:rPr>
                    <w:rFonts w:ascii="仿宋" w:hAnsi="仿宋" w:cs="Times New Roman"/>
                    <w:kern w:val="0"/>
                    <w:sz w:val="21"/>
                    <w:szCs w:val="21"/>
                    <w:lang w:bidi="ar"/>
                  </w:rPr>
                </w:rPrChange>
              </w:rPr>
              <w:t>ZB</w:t>
            </w:r>
            <w:r w:rsidRPr="00193049">
              <w:rPr>
                <w:rFonts w:cs="Times New Roman" w:hint="eastAsia"/>
                <w:kern w:val="0"/>
                <w:sz w:val="21"/>
                <w:szCs w:val="21"/>
                <w:lang w:bidi="ar"/>
                <w:rPrChange w:id="811" w:author="zhouyou" w:date="2025-04-18T16:48:00Z">
                  <w:rPr>
                    <w:rFonts w:ascii="仿宋" w:hAnsi="仿宋" w:cs="Times New Roman" w:hint="eastAsia"/>
                    <w:kern w:val="0"/>
                    <w:sz w:val="21"/>
                    <w:szCs w:val="21"/>
                    <w:lang w:bidi="ar"/>
                  </w:rPr>
                </w:rPrChange>
              </w:rPr>
              <w:t>级海量冷数据管理系统管理</w:t>
            </w:r>
            <w:r w:rsidRPr="00193049">
              <w:rPr>
                <w:rFonts w:cs="Times New Roman"/>
                <w:kern w:val="0"/>
                <w:sz w:val="21"/>
                <w:szCs w:val="21"/>
                <w:lang w:bidi="ar"/>
                <w:rPrChange w:id="812" w:author="zhouyou" w:date="2025-04-18T16:48:00Z">
                  <w:rPr>
                    <w:rFonts w:ascii="仿宋" w:hAnsi="仿宋" w:cs="Times New Roman"/>
                    <w:kern w:val="0"/>
                    <w:sz w:val="21"/>
                    <w:szCs w:val="21"/>
                    <w:lang w:bidi="ar"/>
                  </w:rPr>
                </w:rPrChange>
              </w:rPr>
              <w:t>1</w:t>
            </w:r>
            <w:r w:rsidRPr="00193049">
              <w:rPr>
                <w:rFonts w:cs="Times New Roman" w:hint="eastAsia"/>
                <w:kern w:val="0"/>
                <w:sz w:val="21"/>
                <w:szCs w:val="21"/>
                <w:lang w:bidi="ar"/>
                <w:rPrChange w:id="813" w:author="zhouyou" w:date="2025-04-18T16:48:00Z">
                  <w:rPr>
                    <w:rFonts w:ascii="仿宋" w:hAnsi="仿宋" w:cs="Times New Roman" w:hint="eastAsia"/>
                    <w:kern w:val="0"/>
                    <w:sz w:val="21"/>
                    <w:szCs w:val="21"/>
                    <w:lang w:bidi="ar"/>
                  </w:rPr>
                </w:rPrChange>
              </w:rPr>
              <w:t>亿张光盘和</w:t>
            </w:r>
            <w:r w:rsidRPr="00193049">
              <w:rPr>
                <w:rFonts w:cs="Times New Roman"/>
                <w:kern w:val="0"/>
                <w:sz w:val="21"/>
                <w:szCs w:val="21"/>
                <w:lang w:bidi="ar"/>
                <w:rPrChange w:id="814" w:author="zhouyou" w:date="2025-04-18T16:48:00Z">
                  <w:rPr>
                    <w:rFonts w:ascii="仿宋" w:hAnsi="仿宋" w:cs="Times New Roman"/>
                    <w:kern w:val="0"/>
                    <w:sz w:val="21"/>
                    <w:szCs w:val="21"/>
                    <w:lang w:bidi="ar"/>
                  </w:rPr>
                </w:rPrChange>
              </w:rPr>
              <w:t>100</w:t>
            </w:r>
            <w:r w:rsidRPr="00193049">
              <w:rPr>
                <w:rFonts w:cs="Times New Roman" w:hint="eastAsia"/>
                <w:kern w:val="0"/>
                <w:sz w:val="21"/>
                <w:szCs w:val="21"/>
                <w:lang w:bidi="ar"/>
                <w:rPrChange w:id="815" w:author="zhouyou" w:date="2025-04-18T16:48:00Z">
                  <w:rPr>
                    <w:rFonts w:ascii="仿宋" w:hAnsi="仿宋" w:cs="Times New Roman" w:hint="eastAsia"/>
                    <w:kern w:val="0"/>
                    <w:sz w:val="21"/>
                    <w:szCs w:val="21"/>
                    <w:lang w:bidi="ar"/>
                  </w:rPr>
                </w:rPrChange>
              </w:rPr>
              <w:t>亿个文件时，其文件元数据</w:t>
            </w:r>
            <w:r w:rsidRPr="00193049">
              <w:rPr>
                <w:rFonts w:cs="Times New Roman"/>
                <w:kern w:val="0"/>
                <w:sz w:val="21"/>
                <w:szCs w:val="21"/>
                <w:lang w:bidi="ar"/>
                <w:rPrChange w:id="816" w:author="zhouyou" w:date="2025-04-18T16:48:00Z">
                  <w:rPr>
                    <w:rFonts w:ascii="仿宋" w:hAnsi="仿宋" w:cs="Times New Roman"/>
                    <w:kern w:val="0"/>
                    <w:sz w:val="21"/>
                    <w:szCs w:val="21"/>
                    <w:lang w:bidi="ar"/>
                  </w:rPr>
                </w:rPrChange>
              </w:rPr>
              <w:t>平均检索时间小于</w:t>
            </w:r>
            <w:r w:rsidRPr="00193049">
              <w:rPr>
                <w:rFonts w:cs="Times New Roman"/>
                <w:kern w:val="0"/>
                <w:sz w:val="21"/>
                <w:szCs w:val="21"/>
                <w:lang w:bidi="ar"/>
                <w:rPrChange w:id="817" w:author="zhouyou" w:date="2025-04-18T16:48:00Z">
                  <w:rPr>
                    <w:rFonts w:ascii="仿宋" w:hAnsi="仿宋" w:cs="Times New Roman"/>
                    <w:kern w:val="0"/>
                    <w:sz w:val="21"/>
                    <w:szCs w:val="21"/>
                    <w:lang w:bidi="ar"/>
                  </w:rPr>
                </w:rPrChange>
              </w:rPr>
              <w:t>1s</w:t>
            </w:r>
          </w:p>
        </w:tc>
      </w:tr>
      <w:tr w:rsidR="00677DB3" w:rsidRPr="00193049" w14:paraId="53BE86D7" w14:textId="77777777" w:rsidTr="00B34774">
        <w:trPr>
          <w:trHeight w:val="895"/>
          <w:jc w:val="center"/>
        </w:trPr>
        <w:tc>
          <w:tcPr>
            <w:tcW w:w="2139" w:type="dxa"/>
            <w:vMerge/>
            <w:tcBorders>
              <w:left w:val="single" w:sz="4" w:space="0" w:color="auto"/>
              <w:bottom w:val="single" w:sz="4" w:space="0" w:color="auto"/>
              <w:right w:val="single" w:sz="4" w:space="0" w:color="auto"/>
            </w:tcBorders>
            <w:vAlign w:val="center"/>
          </w:tcPr>
          <w:p w14:paraId="6B0F03B5" w14:textId="77777777" w:rsidR="00677DB3" w:rsidRPr="00193049" w:rsidRDefault="00677DB3">
            <w:pPr>
              <w:ind w:firstLine="482"/>
              <w:jc w:val="both"/>
              <w:rPr>
                <w:rFonts w:cs="Times New Roman"/>
                <w:b/>
                <w:bCs/>
                <w:sz w:val="24"/>
                <w:szCs w:val="24"/>
                <w:rPrChange w:id="818" w:author="zhouyou" w:date="2025-04-18T16:48:00Z">
                  <w:rPr>
                    <w:rFonts w:ascii="仿宋" w:hAnsi="仿宋" w:cs="Times New Roman"/>
                    <w:b/>
                    <w:bCs/>
                    <w:sz w:val="24"/>
                    <w:szCs w:val="24"/>
                  </w:rPr>
                </w:rPrChange>
              </w:rPr>
              <w:pPrChange w:id="819" w:author="zhouyou" w:date="2025-04-18T16:45:00Z">
                <w:pPr>
                  <w:ind w:firstLine="482"/>
                </w:pPr>
              </w:pPrChange>
            </w:pPr>
          </w:p>
        </w:tc>
        <w:tc>
          <w:tcPr>
            <w:tcW w:w="3356" w:type="dxa"/>
            <w:vMerge/>
            <w:tcBorders>
              <w:left w:val="single" w:sz="4" w:space="0" w:color="auto"/>
              <w:bottom w:val="single" w:sz="4" w:space="0" w:color="auto"/>
              <w:right w:val="single" w:sz="4" w:space="0" w:color="auto"/>
            </w:tcBorders>
            <w:vAlign w:val="center"/>
          </w:tcPr>
          <w:p w14:paraId="3A0E1431" w14:textId="77777777" w:rsidR="00677DB3" w:rsidRPr="00193049" w:rsidRDefault="00677DB3">
            <w:pPr>
              <w:ind w:firstLine="480"/>
              <w:jc w:val="both"/>
              <w:rPr>
                <w:rFonts w:cs="Times New Roman"/>
                <w:kern w:val="0"/>
                <w:sz w:val="24"/>
                <w:szCs w:val="24"/>
                <w:lang w:bidi="ar"/>
                <w:rPrChange w:id="820" w:author="zhouyou" w:date="2025-04-18T16:48:00Z">
                  <w:rPr>
                    <w:rFonts w:ascii="仿宋" w:hAnsi="仿宋" w:cs="Times New Roman"/>
                    <w:kern w:val="0"/>
                    <w:sz w:val="24"/>
                    <w:szCs w:val="24"/>
                    <w:lang w:bidi="ar"/>
                  </w:rPr>
                </w:rPrChange>
              </w:rPr>
              <w:pPrChange w:id="821" w:author="zhouyou" w:date="2025-04-18T16:45:00Z">
                <w:pPr>
                  <w:ind w:firstLine="480"/>
                </w:pPr>
              </w:pPrChange>
            </w:pPr>
          </w:p>
        </w:tc>
        <w:tc>
          <w:tcPr>
            <w:tcW w:w="3402" w:type="dxa"/>
            <w:tcBorders>
              <w:top w:val="single" w:sz="4" w:space="0" w:color="auto"/>
              <w:left w:val="single" w:sz="4" w:space="0" w:color="auto"/>
              <w:bottom w:val="single" w:sz="4" w:space="0" w:color="auto"/>
              <w:right w:val="single" w:sz="4" w:space="0" w:color="auto"/>
            </w:tcBorders>
            <w:vAlign w:val="center"/>
          </w:tcPr>
          <w:p w14:paraId="492962C2" w14:textId="77777777" w:rsidR="00677DB3" w:rsidRPr="00193049" w:rsidRDefault="003101FD">
            <w:pPr>
              <w:snapToGrid w:val="0"/>
              <w:ind w:firstLineChars="0" w:firstLine="0"/>
              <w:jc w:val="both"/>
              <w:rPr>
                <w:rFonts w:cs="Times New Roman"/>
                <w:kern w:val="0"/>
                <w:sz w:val="21"/>
                <w:szCs w:val="21"/>
                <w:rPrChange w:id="822" w:author="zhouyou" w:date="2025-04-18T16:48:00Z">
                  <w:rPr>
                    <w:rFonts w:ascii="仿宋" w:hAnsi="仿宋" w:cs="Times New Roman"/>
                    <w:kern w:val="0"/>
                    <w:sz w:val="21"/>
                    <w:szCs w:val="21"/>
                  </w:rPr>
                </w:rPrChange>
              </w:rPr>
              <w:pPrChange w:id="823" w:author="zhouyou" w:date="2025-04-18T16:46:00Z">
                <w:pPr>
                  <w:snapToGrid w:val="0"/>
                  <w:ind w:firstLine="420"/>
                </w:pPr>
              </w:pPrChange>
            </w:pPr>
            <w:r w:rsidRPr="00193049">
              <w:rPr>
                <w:rFonts w:cs="Times New Roman"/>
                <w:kern w:val="0"/>
                <w:sz w:val="21"/>
                <w:szCs w:val="21"/>
                <w:lang w:bidi="ar"/>
                <w:rPrChange w:id="824" w:author="zhouyou" w:date="2025-04-18T16:48:00Z">
                  <w:rPr>
                    <w:rFonts w:ascii="仿宋" w:hAnsi="仿宋" w:cs="Times New Roman"/>
                    <w:kern w:val="0"/>
                    <w:sz w:val="21"/>
                    <w:szCs w:val="21"/>
                    <w:lang w:bidi="ar"/>
                  </w:rPr>
                </w:rPrChange>
              </w:rPr>
              <w:t>ZB</w:t>
            </w:r>
            <w:r w:rsidRPr="00193049">
              <w:rPr>
                <w:rFonts w:cs="Times New Roman" w:hint="eastAsia"/>
                <w:kern w:val="0"/>
                <w:sz w:val="21"/>
                <w:szCs w:val="21"/>
                <w:lang w:bidi="ar"/>
                <w:rPrChange w:id="825" w:author="zhouyou" w:date="2025-04-18T16:48:00Z">
                  <w:rPr>
                    <w:rFonts w:ascii="仿宋" w:hAnsi="仿宋" w:cs="Times New Roman" w:hint="eastAsia"/>
                    <w:kern w:val="0"/>
                    <w:sz w:val="21"/>
                    <w:szCs w:val="21"/>
                    <w:lang w:bidi="ar"/>
                  </w:rPr>
                </w:rPrChange>
              </w:rPr>
              <w:t>级海量冷数据管理系统</w:t>
            </w:r>
            <w:r w:rsidRPr="00193049">
              <w:rPr>
                <w:rFonts w:cs="Times New Roman"/>
                <w:kern w:val="0"/>
                <w:sz w:val="21"/>
                <w:szCs w:val="21"/>
                <w:lang w:bidi="ar"/>
                <w:rPrChange w:id="826" w:author="zhouyou" w:date="2025-04-18T16:48:00Z">
                  <w:rPr>
                    <w:rFonts w:ascii="仿宋" w:hAnsi="仿宋" w:cs="Times New Roman"/>
                    <w:kern w:val="0"/>
                    <w:sz w:val="21"/>
                    <w:szCs w:val="21"/>
                    <w:lang w:bidi="ar"/>
                  </w:rPr>
                </w:rPrChange>
              </w:rPr>
              <w:t>提升</w:t>
            </w:r>
            <w:r w:rsidRPr="00193049">
              <w:rPr>
                <w:rFonts w:cs="Times New Roman" w:hint="eastAsia"/>
                <w:kern w:val="0"/>
                <w:sz w:val="21"/>
                <w:szCs w:val="21"/>
                <w:lang w:bidi="ar"/>
                <w:rPrChange w:id="827" w:author="zhouyou" w:date="2025-04-18T16:48:00Z">
                  <w:rPr>
                    <w:rFonts w:ascii="仿宋" w:hAnsi="仿宋" w:cs="Times New Roman" w:hint="eastAsia"/>
                    <w:kern w:val="0"/>
                    <w:sz w:val="21"/>
                    <w:szCs w:val="21"/>
                    <w:lang w:bidi="ar"/>
                  </w:rPr>
                </w:rPrChange>
              </w:rPr>
              <w:t>存储</w:t>
            </w:r>
            <w:r w:rsidRPr="00193049">
              <w:rPr>
                <w:rFonts w:cs="Times New Roman"/>
                <w:kern w:val="0"/>
                <w:sz w:val="21"/>
                <w:szCs w:val="21"/>
                <w:lang w:bidi="ar"/>
                <w:rPrChange w:id="828" w:author="zhouyou" w:date="2025-04-18T16:48:00Z">
                  <w:rPr>
                    <w:rFonts w:ascii="仿宋" w:hAnsi="仿宋" w:cs="Times New Roman"/>
                    <w:kern w:val="0"/>
                    <w:sz w:val="21"/>
                    <w:szCs w:val="21"/>
                    <w:lang w:bidi="ar"/>
                  </w:rPr>
                </w:rPrChange>
              </w:rPr>
              <w:t>能效比</w:t>
            </w:r>
            <w:r w:rsidRPr="00193049">
              <w:rPr>
                <w:rFonts w:cs="Times New Roman"/>
                <w:kern w:val="0"/>
                <w:sz w:val="21"/>
                <w:szCs w:val="21"/>
                <w:lang w:bidi="ar"/>
                <w:rPrChange w:id="829" w:author="zhouyou" w:date="2025-04-18T16:48:00Z">
                  <w:rPr>
                    <w:rFonts w:ascii="仿宋" w:hAnsi="仿宋" w:cs="Times New Roman"/>
                    <w:kern w:val="0"/>
                    <w:sz w:val="21"/>
                    <w:szCs w:val="21"/>
                    <w:lang w:bidi="ar"/>
                  </w:rPr>
                </w:rPrChange>
              </w:rPr>
              <w:t>1</w:t>
            </w:r>
            <w:r w:rsidRPr="00193049">
              <w:rPr>
                <w:rFonts w:cs="Times New Roman"/>
                <w:kern w:val="0"/>
                <w:sz w:val="21"/>
                <w:szCs w:val="21"/>
                <w:lang w:bidi="ar"/>
                <w:rPrChange w:id="830" w:author="zhouyou" w:date="2025-04-18T16:48:00Z">
                  <w:rPr>
                    <w:rFonts w:ascii="仿宋" w:hAnsi="仿宋" w:cs="Times New Roman"/>
                    <w:kern w:val="0"/>
                    <w:sz w:val="21"/>
                    <w:szCs w:val="21"/>
                    <w:lang w:bidi="ar"/>
                  </w:rPr>
                </w:rPrChange>
              </w:rPr>
              <w:t>个数量级</w:t>
            </w:r>
            <w:r w:rsidRPr="00193049">
              <w:rPr>
                <w:rFonts w:cs="Times New Roman" w:hint="eastAsia"/>
                <w:kern w:val="0"/>
                <w:sz w:val="21"/>
                <w:szCs w:val="21"/>
                <w:lang w:bidi="ar"/>
                <w:rPrChange w:id="831" w:author="zhouyou" w:date="2025-04-18T16:48:00Z">
                  <w:rPr>
                    <w:rFonts w:ascii="仿宋" w:hAnsi="仿宋" w:cs="Times New Roman" w:hint="eastAsia"/>
                    <w:kern w:val="0"/>
                    <w:sz w:val="21"/>
                    <w:szCs w:val="21"/>
                    <w:lang w:bidi="ar"/>
                  </w:rPr>
                </w:rPrChange>
              </w:rPr>
              <w:t>，达到</w:t>
            </w:r>
            <w:r w:rsidRPr="00193049">
              <w:rPr>
                <w:rFonts w:cs="Times New Roman"/>
                <w:kern w:val="0"/>
                <w:sz w:val="21"/>
                <w:szCs w:val="21"/>
                <w:lang w:bidi="ar"/>
                <w:rPrChange w:id="832" w:author="zhouyou" w:date="2025-04-18T16:48:00Z">
                  <w:rPr>
                    <w:rFonts w:ascii="仿宋" w:hAnsi="仿宋" w:cs="Times New Roman"/>
                    <w:kern w:val="0"/>
                    <w:sz w:val="21"/>
                    <w:szCs w:val="21"/>
                    <w:lang w:bidi="ar"/>
                  </w:rPr>
                </w:rPrChange>
              </w:rPr>
              <w:t>10PB/KW</w:t>
            </w:r>
          </w:p>
        </w:tc>
      </w:tr>
    </w:tbl>
    <w:p w14:paraId="48E78582" w14:textId="77777777" w:rsidR="00627601" w:rsidRPr="00885D23" w:rsidRDefault="00627601">
      <w:pPr>
        <w:pStyle w:val="2"/>
        <w:rPr>
          <w:ins w:id="833" w:author="zhouyou" w:date="2025-04-18T16:41:00Z"/>
          <w:rFonts w:cs="Times New Roman"/>
        </w:rPr>
      </w:pPr>
      <w:bookmarkStart w:id="834" w:name="_Toc195645189"/>
    </w:p>
    <w:p w14:paraId="0EF1B4B6" w14:textId="52FCD796" w:rsidR="00677DB3" w:rsidRPr="00193049" w:rsidRDefault="003101FD">
      <w:pPr>
        <w:pStyle w:val="2"/>
        <w:rPr>
          <w:rFonts w:cs="Times New Roman"/>
          <w:rPrChange w:id="835" w:author="zhouyou" w:date="2025-04-18T16:48:00Z">
            <w:rPr/>
          </w:rPrChange>
        </w:rPr>
      </w:pPr>
      <w:r w:rsidRPr="00193049">
        <w:rPr>
          <w:rFonts w:cs="Times New Roman"/>
          <w:rPrChange w:id="836" w:author="zhouyou" w:date="2025-04-18T16:48:00Z">
            <w:rPr/>
          </w:rPrChange>
        </w:rPr>
        <w:t>2.2</w:t>
      </w:r>
      <w:r w:rsidRPr="00193049">
        <w:rPr>
          <w:rFonts w:cs="Times New Roman" w:hint="eastAsia"/>
          <w:rPrChange w:id="837" w:author="zhouyou" w:date="2025-04-18T16:48:00Z">
            <w:rPr>
              <w:rFonts w:hint="eastAsia"/>
            </w:rPr>
          </w:rPrChange>
        </w:rPr>
        <w:t>主要研究内容</w:t>
      </w:r>
      <w:bookmarkEnd w:id="834"/>
    </w:p>
    <w:p w14:paraId="69AE5499" w14:textId="2EDD99B5" w:rsidR="00677DB3" w:rsidRPr="00193049" w:rsidRDefault="00C25FA8">
      <w:pPr>
        <w:ind w:firstLine="560"/>
        <w:jc w:val="both"/>
        <w:rPr>
          <w:rFonts w:cs="Times New Roman"/>
          <w:rPrChange w:id="838" w:author="zhouyou" w:date="2025-04-18T16:48:00Z">
            <w:rPr/>
          </w:rPrChange>
        </w:rPr>
        <w:pPrChange w:id="839" w:author="zhouyou" w:date="2025-04-18T16:45:00Z">
          <w:pPr>
            <w:ind w:firstLine="560"/>
          </w:pPr>
        </w:pPrChange>
      </w:pPr>
      <w:r w:rsidRPr="00193049">
        <w:rPr>
          <w:rFonts w:cs="Times New Roman" w:hint="eastAsia"/>
          <w:rPrChange w:id="840" w:author="zhouyou" w:date="2025-04-18T16:48:00Z">
            <w:rPr>
              <w:rFonts w:hint="eastAsia"/>
            </w:rPr>
          </w:rPrChange>
        </w:rPr>
        <w:t>（</w:t>
      </w:r>
      <w:r w:rsidR="003101FD" w:rsidRPr="00193049">
        <w:rPr>
          <w:rFonts w:cs="Times New Roman"/>
          <w:rPrChange w:id="841" w:author="zhouyou" w:date="2025-04-18T16:48:00Z">
            <w:rPr/>
          </w:rPrChange>
        </w:rPr>
        <w:t>1</w:t>
      </w:r>
      <w:r w:rsidRPr="00193049">
        <w:rPr>
          <w:rFonts w:cs="Times New Roman" w:hint="eastAsia"/>
          <w:rPrChange w:id="842" w:author="zhouyou" w:date="2025-04-18T16:48:00Z">
            <w:rPr>
              <w:rFonts w:hint="eastAsia"/>
            </w:rPr>
          </w:rPrChange>
        </w:rPr>
        <w:t>）</w:t>
      </w:r>
      <w:r w:rsidR="003101FD" w:rsidRPr="00193049">
        <w:rPr>
          <w:rFonts w:cs="Times New Roman"/>
          <w:rPrChange w:id="843" w:author="zhouyou" w:date="2025-04-18T16:48:00Z">
            <w:rPr/>
          </w:rPrChange>
        </w:rPr>
        <w:t xml:space="preserve"> </w:t>
      </w:r>
      <w:r w:rsidR="003101FD" w:rsidRPr="00193049">
        <w:rPr>
          <w:rFonts w:cs="Times New Roman" w:hint="eastAsia"/>
          <w:rPrChange w:id="844" w:author="zhouyou" w:date="2025-04-18T16:48:00Z">
            <w:rPr>
              <w:rFonts w:hint="eastAsia"/>
            </w:rPr>
          </w:rPrChange>
        </w:rPr>
        <w:t>研究内容</w:t>
      </w:r>
    </w:p>
    <w:p w14:paraId="5FF07168" w14:textId="01DFD820" w:rsidR="00677DB3" w:rsidRPr="00193049" w:rsidRDefault="006C216F">
      <w:pPr>
        <w:ind w:firstLine="560"/>
        <w:jc w:val="both"/>
        <w:rPr>
          <w:rFonts w:cs="Times New Roman"/>
          <w:rPrChange w:id="845" w:author="zhouyou" w:date="2025-04-18T16:48:00Z">
            <w:rPr/>
          </w:rPrChange>
        </w:rPr>
        <w:pPrChange w:id="846" w:author="zhouyou" w:date="2025-04-18T16:45:00Z">
          <w:pPr>
            <w:ind w:firstLine="560"/>
          </w:pPr>
        </w:pPrChange>
      </w:pPr>
      <w:r w:rsidRPr="00193049">
        <w:rPr>
          <w:rFonts w:cs="Times New Roman" w:hint="eastAsia"/>
          <w:rPrChange w:id="847" w:author="zhouyou" w:date="2025-04-18T16:48:00Z">
            <w:rPr>
              <w:rFonts w:hint="eastAsia"/>
            </w:rPr>
          </w:rPrChange>
        </w:rPr>
        <w:t>·</w:t>
      </w:r>
      <w:r w:rsidR="003101FD" w:rsidRPr="00193049">
        <w:rPr>
          <w:rFonts w:cs="Times New Roman"/>
          <w:rPrChange w:id="848" w:author="zhouyou" w:date="2025-04-18T16:48:00Z">
            <w:rPr/>
          </w:rPrChange>
        </w:rPr>
        <w:t>ZB</w:t>
      </w:r>
      <w:r w:rsidR="003101FD" w:rsidRPr="00193049">
        <w:rPr>
          <w:rFonts w:cs="Times New Roman" w:hint="eastAsia"/>
          <w:rPrChange w:id="849" w:author="zhouyou" w:date="2025-04-18T16:48:00Z">
            <w:rPr>
              <w:rFonts w:hint="eastAsia"/>
            </w:rPr>
          </w:rPrChange>
        </w:rPr>
        <w:t>级海量</w:t>
      </w:r>
      <w:proofErr w:type="gramStart"/>
      <w:r w:rsidR="003101FD" w:rsidRPr="00193049">
        <w:rPr>
          <w:rFonts w:cs="Times New Roman" w:hint="eastAsia"/>
          <w:rPrChange w:id="850" w:author="zhouyou" w:date="2025-04-18T16:48:00Z">
            <w:rPr>
              <w:rFonts w:hint="eastAsia"/>
            </w:rPr>
          </w:rPrChange>
        </w:rPr>
        <w:t>冷数据</w:t>
      </w:r>
      <w:proofErr w:type="gramEnd"/>
      <w:r w:rsidR="003101FD" w:rsidRPr="00193049">
        <w:rPr>
          <w:rFonts w:cs="Times New Roman" w:hint="eastAsia"/>
          <w:color w:val="000000"/>
          <w:rPrChange w:id="851" w:author="zhouyou" w:date="2025-04-18T16:48:00Z">
            <w:rPr>
              <w:rFonts w:hint="eastAsia"/>
              <w:color w:val="000000"/>
            </w:rPr>
          </w:rPrChange>
        </w:rPr>
        <w:t>存储系统架构</w:t>
      </w:r>
    </w:p>
    <w:p w14:paraId="263B9E57" w14:textId="0373056B" w:rsidR="00677DB3" w:rsidRPr="00193049" w:rsidRDefault="006C216F">
      <w:pPr>
        <w:ind w:firstLine="560"/>
        <w:jc w:val="both"/>
        <w:rPr>
          <w:rFonts w:cs="Times New Roman"/>
          <w:rPrChange w:id="852" w:author="zhouyou" w:date="2025-04-18T16:48:00Z">
            <w:rPr/>
          </w:rPrChange>
        </w:rPr>
        <w:pPrChange w:id="853" w:author="zhouyou" w:date="2025-04-18T16:45:00Z">
          <w:pPr>
            <w:ind w:firstLine="560"/>
          </w:pPr>
        </w:pPrChange>
      </w:pPr>
      <w:r w:rsidRPr="00193049">
        <w:rPr>
          <w:rFonts w:cs="Times New Roman" w:hint="eastAsia"/>
          <w:rPrChange w:id="854" w:author="zhouyou" w:date="2025-04-18T16:48:00Z">
            <w:rPr>
              <w:rFonts w:hint="eastAsia"/>
            </w:rPr>
          </w:rPrChange>
        </w:rPr>
        <w:t>·</w:t>
      </w:r>
      <w:r w:rsidR="003101FD" w:rsidRPr="00193049">
        <w:rPr>
          <w:rFonts w:cs="Times New Roman" w:hint="eastAsia"/>
          <w:rPrChange w:id="855" w:author="zhouyou" w:date="2025-04-18T16:48:00Z">
            <w:rPr>
              <w:rFonts w:hint="eastAsia"/>
            </w:rPr>
          </w:rPrChange>
        </w:rPr>
        <w:t>高能效分布式元数据管理系统</w:t>
      </w:r>
    </w:p>
    <w:p w14:paraId="5836373C" w14:textId="6EA3796A" w:rsidR="00677DB3" w:rsidRPr="00193049" w:rsidRDefault="006C216F">
      <w:pPr>
        <w:ind w:firstLine="560"/>
        <w:jc w:val="both"/>
        <w:rPr>
          <w:rFonts w:cs="Times New Roman"/>
          <w:rPrChange w:id="856" w:author="zhouyou" w:date="2025-04-18T16:48:00Z">
            <w:rPr/>
          </w:rPrChange>
        </w:rPr>
        <w:pPrChange w:id="857" w:author="zhouyou" w:date="2025-04-18T16:45:00Z">
          <w:pPr>
            <w:ind w:firstLine="560"/>
          </w:pPr>
        </w:pPrChange>
      </w:pPr>
      <w:r w:rsidRPr="00193049">
        <w:rPr>
          <w:rFonts w:cs="Times New Roman" w:hint="eastAsia"/>
          <w:color w:val="000000"/>
          <w:rPrChange w:id="858" w:author="zhouyou" w:date="2025-04-18T16:48:00Z">
            <w:rPr>
              <w:rFonts w:hint="eastAsia"/>
              <w:color w:val="000000"/>
            </w:rPr>
          </w:rPrChange>
        </w:rPr>
        <w:t>·</w:t>
      </w:r>
      <w:r w:rsidR="003101FD" w:rsidRPr="00193049">
        <w:rPr>
          <w:rFonts w:cs="Times New Roman" w:hint="eastAsia"/>
          <w:color w:val="000000"/>
          <w:rPrChange w:id="859" w:author="zhouyou" w:date="2025-04-18T16:48:00Z">
            <w:rPr>
              <w:rFonts w:hint="eastAsia"/>
              <w:color w:val="000000"/>
            </w:rPr>
          </w:rPrChange>
        </w:rPr>
        <w:t>万亿文件元数据秒级检索技术</w:t>
      </w:r>
    </w:p>
    <w:p w14:paraId="32F1EB83" w14:textId="1075DA67" w:rsidR="00677DB3" w:rsidRPr="00193049" w:rsidRDefault="006C216F">
      <w:pPr>
        <w:ind w:firstLine="560"/>
        <w:jc w:val="both"/>
        <w:rPr>
          <w:rFonts w:cs="Times New Roman"/>
          <w:rPrChange w:id="860" w:author="zhouyou" w:date="2025-04-18T16:48:00Z">
            <w:rPr/>
          </w:rPrChange>
        </w:rPr>
        <w:pPrChange w:id="861" w:author="zhouyou" w:date="2025-04-18T16:45:00Z">
          <w:pPr>
            <w:ind w:firstLine="560"/>
          </w:pPr>
        </w:pPrChange>
      </w:pPr>
      <w:r w:rsidRPr="00193049">
        <w:rPr>
          <w:rFonts w:cs="Times New Roman" w:hint="eastAsia"/>
          <w:rPrChange w:id="862" w:author="zhouyou" w:date="2025-04-18T16:48:00Z">
            <w:rPr>
              <w:rFonts w:hint="eastAsia"/>
            </w:rPr>
          </w:rPrChange>
        </w:rPr>
        <w:t>·</w:t>
      </w:r>
      <w:r w:rsidR="003101FD" w:rsidRPr="00193049">
        <w:rPr>
          <w:rFonts w:cs="Times New Roman"/>
          <w:rPrChange w:id="863" w:author="zhouyou" w:date="2025-04-18T16:48:00Z">
            <w:rPr/>
          </w:rPrChange>
        </w:rPr>
        <w:t>ZB</w:t>
      </w:r>
      <w:proofErr w:type="gramStart"/>
      <w:r w:rsidR="003101FD" w:rsidRPr="00193049">
        <w:rPr>
          <w:rFonts w:cs="Times New Roman" w:hint="eastAsia"/>
          <w:rPrChange w:id="864" w:author="zhouyou" w:date="2025-04-18T16:48:00Z">
            <w:rPr>
              <w:rFonts w:hint="eastAsia"/>
            </w:rPr>
          </w:rPrChange>
        </w:rPr>
        <w:t>级冷数据</w:t>
      </w:r>
      <w:proofErr w:type="gramEnd"/>
      <w:r w:rsidR="003101FD" w:rsidRPr="00193049">
        <w:rPr>
          <w:rFonts w:cs="Times New Roman" w:hint="eastAsia"/>
          <w:color w:val="000000"/>
          <w:rPrChange w:id="865" w:author="zhouyou" w:date="2025-04-18T16:48:00Z">
            <w:rPr>
              <w:rFonts w:hint="eastAsia"/>
              <w:color w:val="000000"/>
            </w:rPr>
          </w:rPrChange>
        </w:rPr>
        <w:t>存储系统存取接口和应用模式</w:t>
      </w:r>
    </w:p>
    <w:p w14:paraId="05E4DDF4" w14:textId="21014CA6" w:rsidR="00677DB3" w:rsidRPr="00193049" w:rsidRDefault="00C25FA8">
      <w:pPr>
        <w:ind w:firstLine="560"/>
        <w:jc w:val="both"/>
        <w:rPr>
          <w:rFonts w:cs="Times New Roman"/>
          <w:rPrChange w:id="866" w:author="zhouyou" w:date="2025-04-18T16:48:00Z">
            <w:rPr/>
          </w:rPrChange>
        </w:rPr>
        <w:pPrChange w:id="867" w:author="zhouyou" w:date="2025-04-18T16:45:00Z">
          <w:pPr>
            <w:ind w:firstLine="560"/>
          </w:pPr>
        </w:pPrChange>
      </w:pPr>
      <w:r w:rsidRPr="00193049">
        <w:rPr>
          <w:rFonts w:cs="Times New Roman" w:hint="eastAsia"/>
          <w:rPrChange w:id="868" w:author="zhouyou" w:date="2025-04-18T16:48:00Z">
            <w:rPr>
              <w:rFonts w:hint="eastAsia"/>
            </w:rPr>
          </w:rPrChange>
        </w:rPr>
        <w:t>（</w:t>
      </w:r>
      <w:r w:rsidR="003101FD" w:rsidRPr="00193049">
        <w:rPr>
          <w:rFonts w:cs="Times New Roman"/>
          <w:rPrChange w:id="869" w:author="zhouyou" w:date="2025-04-18T16:48:00Z">
            <w:rPr/>
          </w:rPrChange>
        </w:rPr>
        <w:t>2</w:t>
      </w:r>
      <w:r w:rsidRPr="00193049">
        <w:rPr>
          <w:rFonts w:cs="Times New Roman" w:hint="eastAsia"/>
          <w:rPrChange w:id="870" w:author="zhouyou" w:date="2025-04-18T16:48:00Z">
            <w:rPr>
              <w:rFonts w:hint="eastAsia"/>
            </w:rPr>
          </w:rPrChange>
        </w:rPr>
        <w:t>）</w:t>
      </w:r>
      <w:r w:rsidR="003101FD" w:rsidRPr="00193049">
        <w:rPr>
          <w:rFonts w:cs="Times New Roman"/>
          <w:rPrChange w:id="871" w:author="zhouyou" w:date="2025-04-18T16:48:00Z">
            <w:rPr/>
          </w:rPrChange>
        </w:rPr>
        <w:t xml:space="preserve"> </w:t>
      </w:r>
      <w:r w:rsidR="003101FD" w:rsidRPr="00193049">
        <w:rPr>
          <w:rFonts w:cs="Times New Roman" w:hint="eastAsia"/>
          <w:rPrChange w:id="872" w:author="zhouyou" w:date="2025-04-18T16:48:00Z">
            <w:rPr>
              <w:rFonts w:hint="eastAsia"/>
            </w:rPr>
          </w:rPrChange>
        </w:rPr>
        <w:t>关键技术</w:t>
      </w:r>
    </w:p>
    <w:p w14:paraId="3823998E" w14:textId="14485233" w:rsidR="00677DB3" w:rsidRPr="00193049" w:rsidRDefault="006C216F">
      <w:pPr>
        <w:ind w:firstLine="560"/>
        <w:jc w:val="both"/>
        <w:rPr>
          <w:rFonts w:cs="Times New Roman"/>
          <w:rPrChange w:id="873" w:author="zhouyou" w:date="2025-04-18T16:48:00Z">
            <w:rPr/>
          </w:rPrChange>
        </w:rPr>
        <w:pPrChange w:id="874" w:author="zhouyou" w:date="2025-04-18T16:45:00Z">
          <w:pPr>
            <w:ind w:firstLine="560"/>
          </w:pPr>
        </w:pPrChange>
      </w:pPr>
      <w:r w:rsidRPr="00193049">
        <w:rPr>
          <w:rFonts w:cs="Times New Roman" w:hint="eastAsia"/>
          <w:rPrChange w:id="875" w:author="zhouyou" w:date="2025-04-18T16:48:00Z">
            <w:rPr>
              <w:rFonts w:hint="eastAsia"/>
            </w:rPr>
          </w:rPrChange>
        </w:rPr>
        <w:t>·</w:t>
      </w:r>
      <w:r w:rsidR="003101FD" w:rsidRPr="00193049">
        <w:rPr>
          <w:rFonts w:cs="Times New Roman" w:hint="eastAsia"/>
          <w:rPrChange w:id="876" w:author="zhouyou" w:date="2025-04-18T16:48:00Z">
            <w:rPr>
              <w:rFonts w:hint="eastAsia"/>
            </w:rPr>
          </w:rPrChange>
        </w:rPr>
        <w:t>面向</w:t>
      </w:r>
      <w:r w:rsidR="003101FD" w:rsidRPr="00193049">
        <w:rPr>
          <w:rFonts w:cs="Times New Roman"/>
          <w:rPrChange w:id="877" w:author="zhouyou" w:date="2025-04-18T16:48:00Z">
            <w:rPr/>
          </w:rPrChange>
        </w:rPr>
        <w:t>ZB</w:t>
      </w:r>
      <w:r w:rsidR="003101FD" w:rsidRPr="00193049">
        <w:rPr>
          <w:rFonts w:cs="Times New Roman" w:hint="eastAsia"/>
          <w:rPrChange w:id="878" w:author="zhouyou" w:date="2025-04-18T16:48:00Z">
            <w:rPr>
              <w:rFonts w:hint="eastAsia"/>
            </w:rPr>
          </w:rPrChange>
        </w:rPr>
        <w:t>级海量数据异构存储系统的高效数据组织技术</w:t>
      </w:r>
    </w:p>
    <w:p w14:paraId="48C6B41A" w14:textId="35862B85" w:rsidR="00677DB3" w:rsidRPr="00193049" w:rsidRDefault="006C216F">
      <w:pPr>
        <w:ind w:firstLine="560"/>
        <w:jc w:val="both"/>
        <w:rPr>
          <w:rFonts w:cs="Times New Roman"/>
          <w:rPrChange w:id="879" w:author="zhouyou" w:date="2025-04-18T16:48:00Z">
            <w:rPr/>
          </w:rPrChange>
        </w:rPr>
        <w:pPrChange w:id="880" w:author="zhouyou" w:date="2025-04-18T16:45:00Z">
          <w:pPr>
            <w:ind w:firstLine="560"/>
          </w:pPr>
        </w:pPrChange>
      </w:pPr>
      <w:r w:rsidRPr="00193049">
        <w:rPr>
          <w:rFonts w:cs="Times New Roman" w:hint="eastAsia"/>
          <w:rPrChange w:id="881" w:author="zhouyou" w:date="2025-04-18T16:48:00Z">
            <w:rPr>
              <w:rFonts w:hint="eastAsia"/>
            </w:rPr>
          </w:rPrChange>
        </w:rPr>
        <w:t>·</w:t>
      </w:r>
      <w:r w:rsidR="003101FD" w:rsidRPr="00193049">
        <w:rPr>
          <w:rFonts w:cs="Times New Roman" w:hint="eastAsia"/>
          <w:rPrChange w:id="882" w:author="zhouyou" w:date="2025-04-18T16:48:00Z">
            <w:rPr>
              <w:rFonts w:hint="eastAsia"/>
            </w:rPr>
          </w:rPrChange>
        </w:rPr>
        <w:t>超大规模元数据管理与万亿文件秒级检索技术</w:t>
      </w:r>
    </w:p>
    <w:p w14:paraId="09F82948" w14:textId="3A5F9D59" w:rsidR="00677DB3" w:rsidRPr="00193049" w:rsidRDefault="00C25FA8">
      <w:pPr>
        <w:ind w:firstLine="560"/>
        <w:jc w:val="both"/>
        <w:rPr>
          <w:rFonts w:cs="Times New Roman"/>
          <w:rPrChange w:id="883" w:author="zhouyou" w:date="2025-04-18T16:48:00Z">
            <w:rPr/>
          </w:rPrChange>
        </w:rPr>
        <w:pPrChange w:id="884" w:author="zhouyou" w:date="2025-04-18T16:45:00Z">
          <w:pPr>
            <w:ind w:firstLine="560"/>
          </w:pPr>
        </w:pPrChange>
      </w:pPr>
      <w:r w:rsidRPr="00193049">
        <w:rPr>
          <w:rFonts w:cs="Times New Roman" w:hint="eastAsia"/>
          <w:rPrChange w:id="885" w:author="zhouyou" w:date="2025-04-18T16:48:00Z">
            <w:rPr>
              <w:rFonts w:hint="eastAsia"/>
            </w:rPr>
          </w:rPrChange>
        </w:rPr>
        <w:t>（</w:t>
      </w:r>
      <w:r w:rsidRPr="00193049">
        <w:rPr>
          <w:rFonts w:cs="Times New Roman"/>
          <w:rPrChange w:id="886" w:author="zhouyou" w:date="2025-04-18T16:48:00Z">
            <w:rPr/>
          </w:rPrChange>
        </w:rPr>
        <w:t>3</w:t>
      </w:r>
      <w:r w:rsidRPr="00193049">
        <w:rPr>
          <w:rFonts w:cs="Times New Roman" w:hint="eastAsia"/>
          <w:rPrChange w:id="887" w:author="zhouyou" w:date="2025-04-18T16:48:00Z">
            <w:rPr>
              <w:rFonts w:hint="eastAsia"/>
            </w:rPr>
          </w:rPrChange>
        </w:rPr>
        <w:t>）</w:t>
      </w:r>
      <w:r w:rsidR="003101FD" w:rsidRPr="00193049">
        <w:rPr>
          <w:rFonts w:cs="Times New Roman"/>
          <w:rPrChange w:id="888" w:author="zhouyou" w:date="2025-04-18T16:48:00Z">
            <w:rPr/>
          </w:rPrChange>
        </w:rPr>
        <w:t xml:space="preserve"> </w:t>
      </w:r>
      <w:r w:rsidR="003101FD" w:rsidRPr="00193049">
        <w:rPr>
          <w:rFonts w:cs="Times New Roman" w:hint="eastAsia"/>
          <w:rPrChange w:id="889" w:author="zhouyou" w:date="2025-04-18T16:48:00Z">
            <w:rPr>
              <w:rFonts w:hint="eastAsia"/>
            </w:rPr>
          </w:rPrChange>
        </w:rPr>
        <w:t>成果</w:t>
      </w:r>
    </w:p>
    <w:p w14:paraId="10546ED9" w14:textId="7740619C" w:rsidR="00677DB3" w:rsidRPr="00193049" w:rsidRDefault="006C216F">
      <w:pPr>
        <w:ind w:firstLine="560"/>
        <w:jc w:val="both"/>
        <w:rPr>
          <w:rFonts w:cs="Times New Roman"/>
          <w:rPrChange w:id="890" w:author="zhouyou" w:date="2025-04-18T16:48:00Z">
            <w:rPr/>
          </w:rPrChange>
        </w:rPr>
        <w:pPrChange w:id="891" w:author="zhouyou" w:date="2025-04-18T16:45:00Z">
          <w:pPr>
            <w:ind w:firstLine="560"/>
          </w:pPr>
        </w:pPrChange>
      </w:pPr>
      <w:r w:rsidRPr="00193049">
        <w:rPr>
          <w:rFonts w:cs="Times New Roman" w:hint="eastAsia"/>
          <w:rPrChange w:id="892" w:author="zhouyou" w:date="2025-04-18T16:48:00Z">
            <w:rPr>
              <w:rFonts w:hint="eastAsia"/>
            </w:rPr>
          </w:rPrChange>
        </w:rPr>
        <w:t>·</w:t>
      </w:r>
      <w:r w:rsidR="003101FD" w:rsidRPr="00193049">
        <w:rPr>
          <w:rFonts w:cs="Times New Roman"/>
          <w:rPrChange w:id="893" w:author="zhouyou" w:date="2025-04-18T16:48:00Z">
            <w:rPr/>
          </w:rPrChange>
        </w:rPr>
        <w:t>ZB</w:t>
      </w:r>
      <w:r w:rsidR="003101FD" w:rsidRPr="00193049">
        <w:rPr>
          <w:rFonts w:cs="Times New Roman" w:hint="eastAsia"/>
          <w:rPrChange w:id="894" w:author="zhouyou" w:date="2025-04-18T16:48:00Z">
            <w:rPr>
              <w:rFonts w:hint="eastAsia"/>
            </w:rPr>
          </w:rPrChange>
        </w:rPr>
        <w:t>级海量</w:t>
      </w:r>
      <w:proofErr w:type="gramStart"/>
      <w:r w:rsidR="003101FD" w:rsidRPr="00193049">
        <w:rPr>
          <w:rFonts w:cs="Times New Roman" w:hint="eastAsia"/>
          <w:rPrChange w:id="895" w:author="zhouyou" w:date="2025-04-18T16:48:00Z">
            <w:rPr>
              <w:rFonts w:hint="eastAsia"/>
            </w:rPr>
          </w:rPrChange>
        </w:rPr>
        <w:t>冷数据</w:t>
      </w:r>
      <w:proofErr w:type="gramEnd"/>
      <w:r w:rsidR="003101FD" w:rsidRPr="00193049">
        <w:rPr>
          <w:rFonts w:cs="Times New Roman" w:hint="eastAsia"/>
          <w:rPrChange w:id="896" w:author="zhouyou" w:date="2025-04-18T16:48:00Z">
            <w:rPr>
              <w:rFonts w:hint="eastAsia"/>
            </w:rPr>
          </w:rPrChange>
        </w:rPr>
        <w:t>高效存储管理技术</w:t>
      </w:r>
    </w:p>
    <w:p w14:paraId="122D3D72" w14:textId="76BB76DB" w:rsidR="00677DB3" w:rsidRPr="00193049" w:rsidRDefault="00C25FA8">
      <w:pPr>
        <w:ind w:firstLine="560"/>
        <w:jc w:val="both"/>
        <w:rPr>
          <w:rFonts w:cs="Times New Roman"/>
          <w:rPrChange w:id="897" w:author="zhouyou" w:date="2025-04-18T16:48:00Z">
            <w:rPr/>
          </w:rPrChange>
        </w:rPr>
        <w:pPrChange w:id="898" w:author="zhouyou" w:date="2025-04-18T16:45:00Z">
          <w:pPr>
            <w:ind w:firstLine="560"/>
          </w:pPr>
        </w:pPrChange>
      </w:pPr>
      <w:r w:rsidRPr="00193049">
        <w:rPr>
          <w:rFonts w:cs="Times New Roman" w:hint="eastAsia"/>
          <w:rPrChange w:id="899" w:author="zhouyou" w:date="2025-04-18T16:48:00Z">
            <w:rPr>
              <w:rFonts w:hint="eastAsia"/>
            </w:rPr>
          </w:rPrChange>
        </w:rPr>
        <w:lastRenderedPageBreak/>
        <w:t>（</w:t>
      </w:r>
      <w:r w:rsidRPr="00193049">
        <w:rPr>
          <w:rFonts w:cs="Times New Roman"/>
          <w:rPrChange w:id="900" w:author="zhouyou" w:date="2025-04-18T16:48:00Z">
            <w:rPr/>
          </w:rPrChange>
        </w:rPr>
        <w:t>4</w:t>
      </w:r>
      <w:r w:rsidRPr="00193049">
        <w:rPr>
          <w:rFonts w:cs="Times New Roman" w:hint="eastAsia"/>
          <w:rPrChange w:id="901" w:author="zhouyou" w:date="2025-04-18T16:48:00Z">
            <w:rPr>
              <w:rFonts w:hint="eastAsia"/>
            </w:rPr>
          </w:rPrChange>
        </w:rPr>
        <w:t>）</w:t>
      </w:r>
      <w:r w:rsidR="003101FD" w:rsidRPr="00193049">
        <w:rPr>
          <w:rFonts w:cs="Times New Roman"/>
          <w:rPrChange w:id="902" w:author="zhouyou" w:date="2025-04-18T16:48:00Z">
            <w:rPr/>
          </w:rPrChange>
        </w:rPr>
        <w:t xml:space="preserve"> </w:t>
      </w:r>
      <w:r w:rsidR="003101FD" w:rsidRPr="00193049">
        <w:rPr>
          <w:rFonts w:cs="Times New Roman" w:hint="eastAsia"/>
          <w:rPrChange w:id="903" w:author="zhouyou" w:date="2025-04-18T16:48:00Z">
            <w:rPr>
              <w:rFonts w:hint="eastAsia"/>
            </w:rPr>
          </w:rPrChange>
        </w:rPr>
        <w:t>考核指标</w:t>
      </w:r>
    </w:p>
    <w:p w14:paraId="6C9B043F" w14:textId="32C5B646" w:rsidR="00677DB3" w:rsidRPr="00193049" w:rsidRDefault="00EE33ED">
      <w:pPr>
        <w:ind w:firstLine="560"/>
        <w:jc w:val="both"/>
        <w:rPr>
          <w:rFonts w:cs="Times New Roman"/>
          <w:rPrChange w:id="904" w:author="zhouyou" w:date="2025-04-18T16:48:00Z">
            <w:rPr/>
          </w:rPrChange>
        </w:rPr>
        <w:pPrChange w:id="905" w:author="zhouyou" w:date="2025-04-18T16:45:00Z">
          <w:pPr>
            <w:ind w:firstLine="560"/>
          </w:pPr>
        </w:pPrChange>
      </w:pPr>
      <w:r w:rsidRPr="00193049">
        <w:rPr>
          <w:rFonts w:cs="Times New Roman" w:hint="eastAsia"/>
          <w:rPrChange w:id="906" w:author="zhouyou" w:date="2025-04-18T16:48:00Z">
            <w:rPr>
              <w:rFonts w:hint="eastAsia"/>
            </w:rPr>
          </w:rPrChange>
        </w:rPr>
        <w:t>·</w:t>
      </w:r>
      <w:r w:rsidR="003101FD" w:rsidRPr="00193049">
        <w:rPr>
          <w:rFonts w:cs="Times New Roman" w:hint="eastAsia"/>
          <w:rPrChange w:id="907" w:author="zhouyou" w:date="2025-04-18T16:48:00Z">
            <w:rPr>
              <w:rFonts w:hint="eastAsia"/>
            </w:rPr>
          </w:rPrChange>
        </w:rPr>
        <w:t>支持</w:t>
      </w:r>
      <w:r w:rsidR="003101FD" w:rsidRPr="00193049">
        <w:rPr>
          <w:rFonts w:cs="Times New Roman"/>
          <w:rPrChange w:id="908" w:author="zhouyou" w:date="2025-04-18T16:48:00Z">
            <w:rPr/>
          </w:rPrChange>
        </w:rPr>
        <w:t>ZB</w:t>
      </w:r>
      <w:r w:rsidR="003101FD" w:rsidRPr="00193049">
        <w:rPr>
          <w:rFonts w:cs="Times New Roman" w:hint="eastAsia"/>
          <w:rPrChange w:id="909" w:author="zhouyou" w:date="2025-04-18T16:48:00Z">
            <w:rPr>
              <w:rFonts w:hint="eastAsia"/>
            </w:rPr>
          </w:rPrChange>
        </w:rPr>
        <w:t>级海量数据管理，具备管理超过</w:t>
      </w:r>
      <w:r w:rsidR="003101FD" w:rsidRPr="00193049">
        <w:rPr>
          <w:rFonts w:cs="Times New Roman"/>
          <w:rPrChange w:id="910" w:author="zhouyou" w:date="2025-04-18T16:48:00Z">
            <w:rPr/>
          </w:rPrChange>
        </w:rPr>
        <w:t>1</w:t>
      </w:r>
      <w:r w:rsidR="003101FD" w:rsidRPr="00193049">
        <w:rPr>
          <w:rFonts w:cs="Times New Roman" w:hint="eastAsia"/>
          <w:rPrChange w:id="911" w:author="zhouyou" w:date="2025-04-18T16:48:00Z">
            <w:rPr>
              <w:rFonts w:hint="eastAsia"/>
            </w:rPr>
          </w:rPrChange>
        </w:rPr>
        <w:t>亿张光盘、</w:t>
      </w:r>
      <w:r w:rsidR="003101FD" w:rsidRPr="00193049">
        <w:rPr>
          <w:rFonts w:cs="Times New Roman"/>
          <w:rPrChange w:id="912" w:author="zhouyou" w:date="2025-04-18T16:48:00Z">
            <w:rPr/>
          </w:rPrChange>
        </w:rPr>
        <w:t>100</w:t>
      </w:r>
      <w:r w:rsidR="003101FD" w:rsidRPr="00193049">
        <w:rPr>
          <w:rFonts w:cs="Times New Roman" w:hint="eastAsia"/>
          <w:rPrChange w:id="913" w:author="zhouyou" w:date="2025-04-18T16:48:00Z">
            <w:rPr>
              <w:rFonts w:hint="eastAsia"/>
            </w:rPr>
          </w:rPrChange>
        </w:rPr>
        <w:t>亿个文件、</w:t>
      </w:r>
      <w:r w:rsidR="003101FD" w:rsidRPr="00193049">
        <w:rPr>
          <w:rFonts w:cs="Times New Roman"/>
          <w:rPrChange w:id="914" w:author="zhouyou" w:date="2025-04-18T16:48:00Z">
            <w:rPr/>
          </w:rPrChange>
        </w:rPr>
        <w:t>1 ZB</w:t>
      </w:r>
      <w:r w:rsidR="003101FD" w:rsidRPr="00193049">
        <w:rPr>
          <w:rFonts w:cs="Times New Roman" w:hint="eastAsia"/>
          <w:rPrChange w:id="915" w:author="zhouyou" w:date="2025-04-18T16:48:00Z">
            <w:rPr>
              <w:rFonts w:hint="eastAsia"/>
            </w:rPr>
          </w:rPrChange>
        </w:rPr>
        <w:t>数据的能力</w:t>
      </w:r>
    </w:p>
    <w:p w14:paraId="11FEC9D1" w14:textId="65EE6C93" w:rsidR="00677DB3" w:rsidRPr="00193049" w:rsidRDefault="00EE33ED">
      <w:pPr>
        <w:ind w:firstLine="560"/>
        <w:jc w:val="both"/>
        <w:rPr>
          <w:rFonts w:cs="Times New Roman"/>
          <w:rPrChange w:id="916" w:author="zhouyou" w:date="2025-04-18T16:48:00Z">
            <w:rPr/>
          </w:rPrChange>
        </w:rPr>
        <w:pPrChange w:id="917" w:author="zhouyou" w:date="2025-04-18T16:45:00Z">
          <w:pPr>
            <w:ind w:firstLine="560"/>
          </w:pPr>
        </w:pPrChange>
      </w:pPr>
      <w:r w:rsidRPr="00193049">
        <w:rPr>
          <w:rFonts w:cs="Times New Roman" w:hint="eastAsia"/>
          <w:rPrChange w:id="918" w:author="zhouyou" w:date="2025-04-18T16:48:00Z">
            <w:rPr>
              <w:rFonts w:hint="eastAsia"/>
            </w:rPr>
          </w:rPrChange>
        </w:rPr>
        <w:t>·</w:t>
      </w:r>
      <w:r w:rsidR="003101FD" w:rsidRPr="00193049">
        <w:rPr>
          <w:rFonts w:cs="Times New Roman" w:hint="eastAsia"/>
          <w:rPrChange w:id="919" w:author="zhouyou" w:date="2025-04-18T16:48:00Z">
            <w:rPr>
              <w:rFonts w:hint="eastAsia"/>
            </w:rPr>
          </w:rPrChange>
        </w:rPr>
        <w:t>在</w:t>
      </w:r>
      <w:r w:rsidR="003101FD" w:rsidRPr="00193049">
        <w:rPr>
          <w:rFonts w:cs="Times New Roman"/>
          <w:rPrChange w:id="920" w:author="zhouyou" w:date="2025-04-18T16:48:00Z">
            <w:rPr/>
          </w:rPrChange>
        </w:rPr>
        <w:t>ZB</w:t>
      </w:r>
      <w:r w:rsidR="003101FD" w:rsidRPr="00193049">
        <w:rPr>
          <w:rFonts w:cs="Times New Roman" w:hint="eastAsia"/>
          <w:rPrChange w:id="921" w:author="zhouyou" w:date="2025-04-18T16:48:00Z">
            <w:rPr>
              <w:rFonts w:hint="eastAsia"/>
            </w:rPr>
          </w:rPrChange>
        </w:rPr>
        <w:t>级数据、</w:t>
      </w:r>
      <w:r w:rsidR="003101FD" w:rsidRPr="00193049">
        <w:rPr>
          <w:rFonts w:cs="Times New Roman"/>
          <w:rPrChange w:id="922" w:author="zhouyou" w:date="2025-04-18T16:48:00Z">
            <w:rPr/>
          </w:rPrChange>
        </w:rPr>
        <w:t>100</w:t>
      </w:r>
      <w:r w:rsidR="003101FD" w:rsidRPr="00193049">
        <w:rPr>
          <w:rFonts w:cs="Times New Roman" w:hint="eastAsia"/>
          <w:rPrChange w:id="923" w:author="zhouyou" w:date="2025-04-18T16:48:00Z">
            <w:rPr>
              <w:rFonts w:hint="eastAsia"/>
            </w:rPr>
          </w:rPrChange>
        </w:rPr>
        <w:t>亿文件规模下，实现平均检索时间小于</w:t>
      </w:r>
      <w:r w:rsidR="003101FD" w:rsidRPr="00193049">
        <w:rPr>
          <w:rFonts w:cs="Times New Roman"/>
          <w:rPrChange w:id="924" w:author="zhouyou" w:date="2025-04-18T16:48:00Z">
            <w:rPr/>
          </w:rPrChange>
        </w:rPr>
        <w:t>1</w:t>
      </w:r>
      <w:r w:rsidR="003101FD" w:rsidRPr="00193049">
        <w:rPr>
          <w:rFonts w:cs="Times New Roman" w:hint="eastAsia"/>
          <w:rPrChange w:id="925" w:author="zhouyou" w:date="2025-04-18T16:48:00Z">
            <w:rPr>
              <w:rFonts w:hint="eastAsia"/>
            </w:rPr>
          </w:rPrChange>
        </w:rPr>
        <w:t>秒，能效比提升</w:t>
      </w:r>
      <w:r w:rsidR="003101FD" w:rsidRPr="00193049">
        <w:rPr>
          <w:rFonts w:cs="Times New Roman"/>
          <w:rPrChange w:id="926" w:author="zhouyou" w:date="2025-04-18T16:48:00Z">
            <w:rPr/>
          </w:rPrChange>
        </w:rPr>
        <w:t>1</w:t>
      </w:r>
      <w:r w:rsidR="003101FD" w:rsidRPr="00193049">
        <w:rPr>
          <w:rFonts w:cs="Times New Roman" w:hint="eastAsia"/>
          <w:rPrChange w:id="927" w:author="zhouyou" w:date="2025-04-18T16:48:00Z">
            <w:rPr>
              <w:rFonts w:hint="eastAsia"/>
            </w:rPr>
          </w:rPrChange>
        </w:rPr>
        <w:t>个数量级</w:t>
      </w:r>
    </w:p>
    <w:p w14:paraId="588B32DB" w14:textId="77777777" w:rsidR="00627601" w:rsidRPr="00193049" w:rsidRDefault="00627601">
      <w:pPr>
        <w:pStyle w:val="2"/>
        <w:rPr>
          <w:ins w:id="928" w:author="zhouyou" w:date="2025-04-18T16:41:00Z"/>
          <w:rFonts w:cs="Times New Roman"/>
          <w:rPrChange w:id="929" w:author="zhouyou" w:date="2025-04-18T16:48:00Z">
            <w:rPr>
              <w:ins w:id="930" w:author="zhouyou" w:date="2025-04-18T16:41:00Z"/>
            </w:rPr>
          </w:rPrChange>
        </w:rPr>
      </w:pPr>
      <w:bookmarkStart w:id="931" w:name="_Toc195645190"/>
    </w:p>
    <w:p w14:paraId="3925B69A" w14:textId="3B55758B" w:rsidR="00677DB3" w:rsidRPr="00193049" w:rsidRDefault="003101FD">
      <w:pPr>
        <w:pStyle w:val="2"/>
        <w:rPr>
          <w:rFonts w:cs="Times New Roman"/>
          <w:rPrChange w:id="932" w:author="zhouyou" w:date="2025-04-18T16:48:00Z">
            <w:rPr/>
          </w:rPrChange>
        </w:rPr>
      </w:pPr>
      <w:r w:rsidRPr="00193049">
        <w:rPr>
          <w:rFonts w:cs="Times New Roman"/>
          <w:rPrChange w:id="933" w:author="zhouyou" w:date="2025-04-18T16:48:00Z">
            <w:rPr/>
          </w:rPrChange>
        </w:rPr>
        <w:t>2.3</w:t>
      </w:r>
      <w:r w:rsidRPr="00193049">
        <w:rPr>
          <w:rFonts w:cs="Times New Roman" w:hint="eastAsia"/>
          <w:rPrChange w:id="934" w:author="zhouyou" w:date="2025-04-18T16:48:00Z">
            <w:rPr>
              <w:rFonts w:hint="eastAsia"/>
            </w:rPr>
          </w:rPrChange>
        </w:rPr>
        <w:t>课题任务内容</w:t>
      </w:r>
      <w:bookmarkEnd w:id="931"/>
    </w:p>
    <w:p w14:paraId="76DB0D48" w14:textId="65691F50" w:rsidR="00677DB3" w:rsidRPr="00193049" w:rsidRDefault="003101FD">
      <w:pPr>
        <w:pStyle w:val="3"/>
        <w:ind w:firstLineChars="0" w:firstLine="0"/>
        <w:rPr>
          <w:rFonts w:cs="Times New Roman"/>
          <w:rPrChange w:id="935" w:author="zhouyou" w:date="2025-04-18T16:48:00Z">
            <w:rPr/>
          </w:rPrChange>
        </w:rPr>
      </w:pPr>
      <w:bookmarkStart w:id="936" w:name="_Toc195645191"/>
      <w:r w:rsidRPr="00193049">
        <w:rPr>
          <w:rFonts w:cs="Times New Roman"/>
          <w:rPrChange w:id="937" w:author="zhouyou" w:date="2025-04-18T16:48:00Z">
            <w:rPr/>
          </w:rPrChange>
        </w:rPr>
        <w:t>2.3.1</w:t>
      </w:r>
      <w:r w:rsidRPr="00193049">
        <w:rPr>
          <w:rFonts w:cs="Times New Roman" w:hint="eastAsia"/>
          <w:rPrChange w:id="938" w:author="zhouyou" w:date="2025-04-18T16:48:00Z">
            <w:rPr>
              <w:rFonts w:hint="eastAsia"/>
            </w:rPr>
          </w:rPrChange>
        </w:rPr>
        <w:t>研究目标</w:t>
      </w:r>
      <w:bookmarkEnd w:id="936"/>
    </w:p>
    <w:p w14:paraId="4C996D1B" w14:textId="3430E595" w:rsidR="00677DB3" w:rsidRPr="00193049" w:rsidRDefault="003101FD">
      <w:pPr>
        <w:ind w:firstLine="560"/>
        <w:jc w:val="both"/>
        <w:rPr>
          <w:rFonts w:cs="Times New Roman"/>
          <w:rPrChange w:id="939" w:author="zhouyou" w:date="2025-04-18T16:48:00Z">
            <w:rPr/>
          </w:rPrChange>
        </w:rPr>
        <w:pPrChange w:id="940" w:author="zhouyou" w:date="2025-04-18T16:45:00Z">
          <w:pPr>
            <w:ind w:firstLine="560"/>
          </w:pPr>
        </w:pPrChange>
      </w:pPr>
      <w:r w:rsidRPr="00193049">
        <w:rPr>
          <w:rFonts w:cs="Times New Roman" w:hint="eastAsia"/>
          <w:rPrChange w:id="941" w:author="zhouyou" w:date="2025-04-18T16:48:00Z">
            <w:rPr>
              <w:rFonts w:hint="eastAsia"/>
            </w:rPr>
          </w:rPrChange>
        </w:rPr>
        <w:t>研制</w:t>
      </w:r>
      <w:r w:rsidRPr="00193049">
        <w:rPr>
          <w:rFonts w:cs="Times New Roman"/>
          <w:rPrChange w:id="942" w:author="zhouyou" w:date="2025-04-18T16:48:00Z">
            <w:rPr/>
          </w:rPrChange>
        </w:rPr>
        <w:t>ZB</w:t>
      </w:r>
      <w:r w:rsidRPr="00193049">
        <w:rPr>
          <w:rFonts w:cs="Times New Roman" w:hint="eastAsia"/>
          <w:rPrChange w:id="943" w:author="zhouyou" w:date="2025-04-18T16:48:00Z">
            <w:rPr>
              <w:rFonts w:hint="eastAsia"/>
            </w:rPr>
          </w:rPrChange>
        </w:rPr>
        <w:t>级海量冷数据管理系统，具备管理超过</w:t>
      </w:r>
      <w:r w:rsidRPr="00193049">
        <w:rPr>
          <w:rFonts w:cs="Times New Roman"/>
          <w:rPrChange w:id="944" w:author="zhouyou" w:date="2025-04-18T16:48:00Z">
            <w:rPr/>
          </w:rPrChange>
        </w:rPr>
        <w:t>1</w:t>
      </w:r>
      <w:r w:rsidRPr="00193049">
        <w:rPr>
          <w:rFonts w:cs="Times New Roman" w:hint="eastAsia"/>
          <w:rPrChange w:id="945" w:author="zhouyou" w:date="2025-04-18T16:48:00Z">
            <w:rPr>
              <w:rFonts w:hint="eastAsia"/>
            </w:rPr>
          </w:rPrChange>
        </w:rPr>
        <w:t>亿张光盘、</w:t>
      </w:r>
      <w:r w:rsidRPr="00193049">
        <w:rPr>
          <w:rFonts w:cs="Times New Roman"/>
          <w:rPrChange w:id="946" w:author="zhouyou" w:date="2025-04-18T16:48:00Z">
            <w:rPr/>
          </w:rPrChange>
        </w:rPr>
        <w:t>100</w:t>
      </w:r>
      <w:del w:id="947" w:author="zhouyou" w:date="2025-04-18T16:44:00Z">
        <w:r w:rsidRPr="00193049" w:rsidDel="00627601">
          <w:rPr>
            <w:rFonts w:cs="Times New Roman"/>
            <w:rPrChange w:id="948" w:author="zhouyou" w:date="2025-04-18T16:48:00Z">
              <w:rPr/>
            </w:rPrChange>
          </w:rPr>
          <w:delText xml:space="preserve"> </w:delText>
        </w:r>
      </w:del>
      <w:r w:rsidRPr="00193049">
        <w:rPr>
          <w:rFonts w:cs="Times New Roman" w:hint="eastAsia"/>
          <w:rPrChange w:id="949" w:author="zhouyou" w:date="2025-04-18T16:48:00Z">
            <w:rPr>
              <w:rFonts w:hint="eastAsia"/>
            </w:rPr>
          </w:rPrChange>
        </w:rPr>
        <w:t>亿个文件、</w:t>
      </w:r>
      <w:r w:rsidRPr="00193049">
        <w:rPr>
          <w:rFonts w:cs="Times New Roman"/>
          <w:rPrChange w:id="950" w:author="zhouyou" w:date="2025-04-18T16:48:00Z">
            <w:rPr/>
          </w:rPrChange>
        </w:rPr>
        <w:t>1ZB</w:t>
      </w:r>
      <w:r w:rsidRPr="00193049">
        <w:rPr>
          <w:rFonts w:cs="Times New Roman" w:hint="eastAsia"/>
          <w:rPrChange w:id="951" w:author="zhouyou" w:date="2025-04-18T16:48:00Z">
            <w:rPr>
              <w:rFonts w:hint="eastAsia"/>
            </w:rPr>
          </w:rPrChange>
        </w:rPr>
        <w:t>数据的能力，平均检索时间小于</w:t>
      </w:r>
      <w:r w:rsidRPr="00193049">
        <w:rPr>
          <w:rFonts w:cs="Times New Roman"/>
          <w:rPrChange w:id="952" w:author="zhouyou" w:date="2025-04-18T16:48:00Z">
            <w:rPr/>
          </w:rPrChange>
        </w:rPr>
        <w:t>1</w:t>
      </w:r>
      <w:r w:rsidRPr="00193049">
        <w:rPr>
          <w:rFonts w:cs="Times New Roman" w:hint="eastAsia"/>
          <w:rPrChange w:id="953" w:author="zhouyou" w:date="2025-04-18T16:48:00Z">
            <w:rPr>
              <w:rFonts w:hint="eastAsia"/>
            </w:rPr>
          </w:rPrChange>
        </w:rPr>
        <w:t>秒，能效比提升</w:t>
      </w:r>
      <w:r w:rsidRPr="00193049">
        <w:rPr>
          <w:rFonts w:cs="Times New Roman"/>
          <w:rPrChange w:id="954" w:author="zhouyou" w:date="2025-04-18T16:48:00Z">
            <w:rPr/>
          </w:rPrChange>
        </w:rPr>
        <w:t>1</w:t>
      </w:r>
      <w:r w:rsidRPr="00193049">
        <w:rPr>
          <w:rFonts w:cs="Times New Roman" w:hint="eastAsia"/>
          <w:rPrChange w:id="955" w:author="zhouyou" w:date="2025-04-18T16:48:00Z">
            <w:rPr>
              <w:rFonts w:hint="eastAsia"/>
            </w:rPr>
          </w:rPrChange>
        </w:rPr>
        <w:t>个数量级。课题</w:t>
      </w:r>
      <w:r w:rsidRPr="00193049">
        <w:rPr>
          <w:rFonts w:cs="Times New Roman"/>
          <w:rPrChange w:id="956" w:author="zhouyou" w:date="2025-04-18T16:48:00Z">
            <w:rPr/>
          </w:rPrChange>
        </w:rPr>
        <w:t>5</w:t>
      </w:r>
      <w:r w:rsidRPr="00193049">
        <w:rPr>
          <w:rFonts w:cs="Times New Roman" w:hint="eastAsia"/>
          <w:rPrChange w:id="957" w:author="zhouyou" w:date="2025-04-18T16:48:00Z">
            <w:rPr>
              <w:rFonts w:hint="eastAsia"/>
            </w:rPr>
          </w:rPrChange>
        </w:rPr>
        <w:t>为课题</w:t>
      </w:r>
      <w:r w:rsidRPr="00193049">
        <w:rPr>
          <w:rFonts w:cs="Times New Roman"/>
          <w:rPrChange w:id="958" w:author="zhouyou" w:date="2025-04-18T16:48:00Z">
            <w:rPr/>
          </w:rPrChange>
        </w:rPr>
        <w:t>4</w:t>
      </w:r>
      <w:r w:rsidRPr="00193049">
        <w:rPr>
          <w:rFonts w:cs="Times New Roman" w:hint="eastAsia"/>
          <w:rPrChange w:id="959" w:author="zhouyou" w:date="2025-04-18T16:48:00Z">
            <w:rPr>
              <w:rFonts w:hint="eastAsia"/>
            </w:rPr>
          </w:rPrChange>
        </w:rPr>
        <w:t>提供管理软件支持，实现存储节点的大规模扩展与统一管理，支持海量数据的统一存储管理，实现数据的快速检索。课题</w:t>
      </w:r>
      <w:r w:rsidRPr="00193049">
        <w:rPr>
          <w:rFonts w:cs="Times New Roman"/>
          <w:rPrChange w:id="960" w:author="zhouyou" w:date="2025-04-18T16:48:00Z">
            <w:rPr/>
          </w:rPrChange>
        </w:rPr>
        <w:t>5</w:t>
      </w:r>
      <w:r w:rsidRPr="00193049">
        <w:rPr>
          <w:rFonts w:cs="Times New Roman" w:hint="eastAsia"/>
          <w:rPrChange w:id="961" w:author="zhouyou" w:date="2025-04-18T16:48:00Z">
            <w:rPr>
              <w:rFonts w:hint="eastAsia"/>
            </w:rPr>
          </w:rPrChange>
        </w:rPr>
        <w:t>实现海量</w:t>
      </w:r>
      <w:proofErr w:type="gramStart"/>
      <w:r w:rsidRPr="00193049">
        <w:rPr>
          <w:rFonts w:cs="Times New Roman" w:hint="eastAsia"/>
          <w:rPrChange w:id="962" w:author="zhouyou" w:date="2025-04-18T16:48:00Z">
            <w:rPr>
              <w:rFonts w:hint="eastAsia"/>
            </w:rPr>
          </w:rPrChange>
        </w:rPr>
        <w:t>数据超</w:t>
      </w:r>
      <w:proofErr w:type="gramEnd"/>
      <w:r w:rsidRPr="00193049">
        <w:rPr>
          <w:rFonts w:cs="Times New Roman" w:hint="eastAsia"/>
          <w:rPrChange w:id="963" w:author="zhouyou" w:date="2025-04-18T16:48:00Z">
            <w:rPr>
              <w:rFonts w:hint="eastAsia"/>
            </w:rPr>
          </w:rPrChange>
        </w:rPr>
        <w:t>长期保存系统原型验证。</w:t>
      </w:r>
    </w:p>
    <w:p w14:paraId="34FB78A8" w14:textId="77777777" w:rsidR="00677DB3" w:rsidRPr="00193049" w:rsidRDefault="003101FD">
      <w:pPr>
        <w:ind w:firstLine="560"/>
        <w:jc w:val="both"/>
        <w:rPr>
          <w:rFonts w:cs="Times New Roman"/>
          <w:szCs w:val="28"/>
          <w:rPrChange w:id="964" w:author="zhouyou" w:date="2025-04-18T16:48:00Z">
            <w:rPr>
              <w:szCs w:val="28"/>
            </w:rPr>
          </w:rPrChange>
        </w:rPr>
        <w:pPrChange w:id="965" w:author="zhouyou" w:date="2025-04-18T16:45:00Z">
          <w:pPr>
            <w:ind w:firstLine="560"/>
          </w:pPr>
        </w:pPrChange>
      </w:pPr>
      <w:r w:rsidRPr="00193049">
        <w:rPr>
          <w:rFonts w:cs="Times New Roman" w:hint="eastAsia"/>
          <w:szCs w:val="28"/>
          <w:rPrChange w:id="966" w:author="zhouyou" w:date="2025-04-18T16:48:00Z">
            <w:rPr>
              <w:rFonts w:hint="eastAsia"/>
              <w:szCs w:val="28"/>
            </w:rPr>
          </w:rPrChange>
        </w:rPr>
        <w:t>构建支持</w:t>
      </w:r>
      <w:r w:rsidRPr="00193049">
        <w:rPr>
          <w:rFonts w:cs="Times New Roman"/>
          <w:szCs w:val="28"/>
          <w:rPrChange w:id="967" w:author="zhouyou" w:date="2025-04-18T16:48:00Z">
            <w:rPr>
              <w:szCs w:val="28"/>
            </w:rPr>
          </w:rPrChange>
        </w:rPr>
        <w:t>ZB</w:t>
      </w:r>
      <w:r w:rsidRPr="00193049">
        <w:rPr>
          <w:rFonts w:cs="Times New Roman" w:hint="eastAsia"/>
          <w:szCs w:val="28"/>
          <w:rPrChange w:id="968" w:author="zhouyou" w:date="2025-04-18T16:48:00Z">
            <w:rPr>
              <w:rFonts w:hint="eastAsia"/>
              <w:szCs w:val="28"/>
            </w:rPr>
          </w:rPrChange>
        </w:rPr>
        <w:t>级数据管理的高</w:t>
      </w:r>
      <w:proofErr w:type="gramStart"/>
      <w:r w:rsidRPr="00193049">
        <w:rPr>
          <w:rFonts w:cs="Times New Roman" w:hint="eastAsia"/>
          <w:szCs w:val="28"/>
          <w:rPrChange w:id="969" w:author="zhouyou" w:date="2025-04-18T16:48:00Z">
            <w:rPr>
              <w:rFonts w:hint="eastAsia"/>
              <w:szCs w:val="28"/>
            </w:rPr>
          </w:rPrChange>
        </w:rPr>
        <w:t>能效易</w:t>
      </w:r>
      <w:proofErr w:type="gramEnd"/>
      <w:r w:rsidRPr="00193049">
        <w:rPr>
          <w:rFonts w:cs="Times New Roman" w:hint="eastAsia"/>
          <w:szCs w:val="28"/>
          <w:rPrChange w:id="970" w:author="zhouyou" w:date="2025-04-18T16:48:00Z">
            <w:rPr>
              <w:rFonts w:hint="eastAsia"/>
              <w:szCs w:val="28"/>
            </w:rPr>
          </w:rPrChange>
        </w:rPr>
        <w:t>扩展元数据服务集群，支持万亿文件的元数据管理。</w:t>
      </w:r>
    </w:p>
    <w:p w14:paraId="2E508253" w14:textId="77777777" w:rsidR="00677DB3" w:rsidRPr="00193049" w:rsidRDefault="003101FD">
      <w:pPr>
        <w:ind w:firstLine="560"/>
        <w:jc w:val="both"/>
        <w:rPr>
          <w:rFonts w:cs="Times New Roman"/>
          <w:rPrChange w:id="971" w:author="zhouyou" w:date="2025-04-18T16:48:00Z">
            <w:rPr/>
          </w:rPrChange>
        </w:rPr>
        <w:pPrChange w:id="972" w:author="zhouyou" w:date="2025-04-18T16:45:00Z">
          <w:pPr>
            <w:ind w:firstLine="560"/>
          </w:pPr>
        </w:pPrChange>
      </w:pPr>
      <w:r w:rsidRPr="00193049">
        <w:rPr>
          <w:rFonts w:cs="Times New Roman" w:hint="eastAsia"/>
          <w:rPrChange w:id="973" w:author="zhouyou" w:date="2025-04-18T16:48:00Z">
            <w:rPr>
              <w:rFonts w:hint="eastAsia"/>
            </w:rPr>
          </w:rPrChange>
        </w:rPr>
        <w:t>设计</w:t>
      </w:r>
      <w:r w:rsidRPr="00193049">
        <w:rPr>
          <w:rFonts w:cs="Times New Roman"/>
          <w:rPrChange w:id="974" w:author="zhouyou" w:date="2025-04-18T16:48:00Z">
            <w:rPr/>
          </w:rPrChange>
        </w:rPr>
        <w:t xml:space="preserve"> ZB </w:t>
      </w:r>
      <w:r w:rsidRPr="00193049">
        <w:rPr>
          <w:rFonts w:cs="Times New Roman" w:hint="eastAsia"/>
          <w:rPrChange w:id="975" w:author="zhouyou" w:date="2025-04-18T16:48:00Z">
            <w:rPr>
              <w:rFonts w:hint="eastAsia"/>
            </w:rPr>
          </w:rPrChange>
        </w:rPr>
        <w:t>级海量</w:t>
      </w:r>
      <w:proofErr w:type="gramStart"/>
      <w:r w:rsidRPr="00193049">
        <w:rPr>
          <w:rFonts w:cs="Times New Roman" w:hint="eastAsia"/>
          <w:rPrChange w:id="976" w:author="zhouyou" w:date="2025-04-18T16:48:00Z">
            <w:rPr>
              <w:rFonts w:hint="eastAsia"/>
            </w:rPr>
          </w:rPrChange>
        </w:rPr>
        <w:t>冷数据</w:t>
      </w:r>
      <w:proofErr w:type="gramEnd"/>
      <w:r w:rsidRPr="00193049">
        <w:rPr>
          <w:rFonts w:cs="Times New Roman" w:hint="eastAsia"/>
          <w:rPrChange w:id="977" w:author="zhouyou" w:date="2025-04-18T16:48:00Z">
            <w:rPr>
              <w:rFonts w:hint="eastAsia"/>
            </w:rPr>
          </w:rPrChange>
        </w:rPr>
        <w:t>存储系统的存取接口和应用模式，研究超长期数据保存及重现关键技术，实现应用数据的高效归档保存和检索恢复策略。</w:t>
      </w:r>
    </w:p>
    <w:p w14:paraId="61A473F4" w14:textId="5846F6CA" w:rsidR="00677DB3" w:rsidRPr="00193049" w:rsidRDefault="003101FD">
      <w:pPr>
        <w:pStyle w:val="3"/>
        <w:ind w:firstLineChars="0" w:firstLine="0"/>
        <w:rPr>
          <w:rFonts w:cs="Times New Roman"/>
          <w:rPrChange w:id="978" w:author="zhouyou" w:date="2025-04-18T16:48:00Z">
            <w:rPr/>
          </w:rPrChange>
        </w:rPr>
      </w:pPr>
      <w:bookmarkStart w:id="979" w:name="_Toc195645192"/>
      <w:r w:rsidRPr="00193049">
        <w:rPr>
          <w:rFonts w:cs="Times New Roman"/>
          <w:rPrChange w:id="980" w:author="zhouyou" w:date="2025-04-18T16:48:00Z">
            <w:rPr/>
          </w:rPrChange>
        </w:rPr>
        <w:t>2.3.2</w:t>
      </w:r>
      <w:r w:rsidRPr="00193049">
        <w:rPr>
          <w:rFonts w:cs="Times New Roman" w:hint="eastAsia"/>
          <w:rPrChange w:id="981" w:author="zhouyou" w:date="2025-04-18T16:48:00Z">
            <w:rPr>
              <w:rFonts w:hint="eastAsia"/>
            </w:rPr>
          </w:rPrChange>
        </w:rPr>
        <w:t>主要研究内容</w:t>
      </w:r>
      <w:bookmarkEnd w:id="979"/>
    </w:p>
    <w:p w14:paraId="7D01549E" w14:textId="77777777" w:rsidR="00677DB3" w:rsidRPr="00193049" w:rsidRDefault="003101FD">
      <w:pPr>
        <w:ind w:firstLine="560"/>
        <w:jc w:val="both"/>
        <w:rPr>
          <w:rFonts w:cs="Times New Roman"/>
          <w:rPrChange w:id="982" w:author="zhouyou" w:date="2025-04-18T16:48:00Z">
            <w:rPr/>
          </w:rPrChange>
        </w:rPr>
        <w:pPrChange w:id="983" w:author="zhouyou" w:date="2025-04-18T16:45:00Z">
          <w:pPr>
            <w:ind w:firstLine="560"/>
          </w:pPr>
        </w:pPrChange>
      </w:pPr>
      <w:r w:rsidRPr="00193049">
        <w:rPr>
          <w:rFonts w:cs="Times New Roman" w:hint="eastAsia"/>
          <w:rPrChange w:id="984" w:author="zhouyou" w:date="2025-04-18T16:48:00Z">
            <w:rPr>
              <w:rFonts w:hint="eastAsia"/>
            </w:rPr>
          </w:rPrChange>
        </w:rPr>
        <w:t>探索</w:t>
      </w:r>
      <w:r w:rsidRPr="00193049">
        <w:rPr>
          <w:rFonts w:cs="Times New Roman"/>
          <w:rPrChange w:id="985" w:author="zhouyou" w:date="2025-04-18T16:48:00Z">
            <w:rPr/>
          </w:rPrChange>
        </w:rPr>
        <w:t>ZB</w:t>
      </w:r>
      <w:r w:rsidRPr="00193049">
        <w:rPr>
          <w:rFonts w:cs="Times New Roman" w:hint="eastAsia"/>
          <w:rPrChange w:id="986" w:author="zhouyou" w:date="2025-04-18T16:48:00Z">
            <w:rPr>
              <w:rFonts w:hint="eastAsia"/>
            </w:rPr>
          </w:rPrChange>
        </w:rPr>
        <w:t>级海量</w:t>
      </w:r>
      <w:proofErr w:type="gramStart"/>
      <w:r w:rsidRPr="00193049">
        <w:rPr>
          <w:rFonts w:cs="Times New Roman" w:hint="eastAsia"/>
          <w:rPrChange w:id="987" w:author="zhouyou" w:date="2025-04-18T16:48:00Z">
            <w:rPr>
              <w:rFonts w:hint="eastAsia"/>
            </w:rPr>
          </w:rPrChange>
        </w:rPr>
        <w:t>冷数据</w:t>
      </w:r>
      <w:proofErr w:type="gramEnd"/>
      <w:r w:rsidRPr="00193049">
        <w:rPr>
          <w:rFonts w:cs="Times New Roman" w:hint="eastAsia"/>
          <w:rPrChange w:id="988" w:author="zhouyou" w:date="2025-04-18T16:48:00Z">
            <w:rPr>
              <w:rFonts w:hint="eastAsia"/>
            </w:rPr>
          </w:rPrChange>
        </w:rPr>
        <w:t>存储系统新架构和统一长期高效管理原理，研究面向</w:t>
      </w:r>
      <w:r w:rsidRPr="00193049">
        <w:rPr>
          <w:rFonts w:cs="Times New Roman"/>
          <w:rPrChange w:id="989" w:author="zhouyou" w:date="2025-04-18T16:48:00Z">
            <w:rPr/>
          </w:rPrChange>
        </w:rPr>
        <w:t>ZB</w:t>
      </w:r>
      <w:proofErr w:type="gramStart"/>
      <w:r w:rsidRPr="00193049">
        <w:rPr>
          <w:rFonts w:cs="Times New Roman" w:hint="eastAsia"/>
          <w:rPrChange w:id="990" w:author="zhouyou" w:date="2025-04-18T16:48:00Z">
            <w:rPr>
              <w:rFonts w:hint="eastAsia"/>
            </w:rPr>
          </w:rPrChange>
        </w:rPr>
        <w:t>级冷存储系统</w:t>
      </w:r>
      <w:proofErr w:type="gramEnd"/>
      <w:r w:rsidRPr="00193049">
        <w:rPr>
          <w:rFonts w:cs="Times New Roman" w:hint="eastAsia"/>
          <w:rPrChange w:id="991" w:author="zhouyou" w:date="2025-04-18T16:48:00Z">
            <w:rPr>
              <w:rFonts w:hint="eastAsia"/>
            </w:rPr>
          </w:rPrChange>
        </w:rPr>
        <w:t>的高效数据组织方式和自动分级机制。研究万亿文件秒级检索技术，构建支持</w:t>
      </w:r>
      <w:r w:rsidRPr="00193049">
        <w:rPr>
          <w:rFonts w:cs="Times New Roman"/>
          <w:rPrChange w:id="992" w:author="zhouyou" w:date="2025-04-18T16:48:00Z">
            <w:rPr/>
          </w:rPrChange>
        </w:rPr>
        <w:t>ZB</w:t>
      </w:r>
      <w:r w:rsidRPr="00193049">
        <w:rPr>
          <w:rFonts w:cs="Times New Roman" w:hint="eastAsia"/>
          <w:rPrChange w:id="993" w:author="zhouyou" w:date="2025-04-18T16:48:00Z">
            <w:rPr>
              <w:rFonts w:hint="eastAsia"/>
            </w:rPr>
          </w:rPrChange>
        </w:rPr>
        <w:t>级数据管理的高</w:t>
      </w:r>
      <w:proofErr w:type="gramStart"/>
      <w:r w:rsidRPr="00193049">
        <w:rPr>
          <w:rFonts w:cs="Times New Roman" w:hint="eastAsia"/>
          <w:rPrChange w:id="994" w:author="zhouyou" w:date="2025-04-18T16:48:00Z">
            <w:rPr>
              <w:rFonts w:hint="eastAsia"/>
            </w:rPr>
          </w:rPrChange>
        </w:rPr>
        <w:t>能效易</w:t>
      </w:r>
      <w:proofErr w:type="gramEnd"/>
      <w:r w:rsidRPr="00193049">
        <w:rPr>
          <w:rFonts w:cs="Times New Roman" w:hint="eastAsia"/>
          <w:rPrChange w:id="995" w:author="zhouyou" w:date="2025-04-18T16:48:00Z">
            <w:rPr>
              <w:rFonts w:hint="eastAsia"/>
            </w:rPr>
          </w:rPrChange>
        </w:rPr>
        <w:t>扩展</w:t>
      </w:r>
      <w:r w:rsidRPr="00193049">
        <w:rPr>
          <w:rFonts w:cs="Times New Roman" w:hint="eastAsia"/>
          <w:rPrChange w:id="996" w:author="zhouyou" w:date="2025-04-18T16:48:00Z">
            <w:rPr>
              <w:rFonts w:hint="eastAsia"/>
            </w:rPr>
          </w:rPrChange>
        </w:rPr>
        <w:lastRenderedPageBreak/>
        <w:t>元数据服务集群，设计海量文件高效索引结构和机制。研究</w:t>
      </w:r>
      <w:r w:rsidRPr="00193049">
        <w:rPr>
          <w:rFonts w:cs="Times New Roman"/>
          <w:rPrChange w:id="997" w:author="zhouyou" w:date="2025-04-18T16:48:00Z">
            <w:rPr/>
          </w:rPrChange>
        </w:rPr>
        <w:t>ZB</w:t>
      </w:r>
      <w:proofErr w:type="gramStart"/>
      <w:r w:rsidRPr="00193049">
        <w:rPr>
          <w:rFonts w:cs="Times New Roman" w:hint="eastAsia"/>
          <w:rPrChange w:id="998" w:author="zhouyou" w:date="2025-04-18T16:48:00Z">
            <w:rPr>
              <w:rFonts w:hint="eastAsia"/>
            </w:rPr>
          </w:rPrChange>
        </w:rPr>
        <w:t>级冷数据</w:t>
      </w:r>
      <w:proofErr w:type="gramEnd"/>
      <w:r w:rsidRPr="00193049">
        <w:rPr>
          <w:rFonts w:cs="Times New Roman" w:hint="eastAsia"/>
          <w:rPrChange w:id="999" w:author="zhouyou" w:date="2025-04-18T16:48:00Z">
            <w:rPr>
              <w:rFonts w:hint="eastAsia"/>
            </w:rPr>
          </w:rPrChange>
        </w:rPr>
        <w:t>存储系统应用模式和存取接口，实现超长期数据保存及重现关键技术。</w:t>
      </w:r>
    </w:p>
    <w:p w14:paraId="371830B4" w14:textId="77777777" w:rsidR="00677DB3" w:rsidRPr="00193049" w:rsidRDefault="003101FD">
      <w:pPr>
        <w:ind w:firstLine="560"/>
        <w:jc w:val="both"/>
        <w:rPr>
          <w:rFonts w:cs="Times New Roman"/>
          <w:rPrChange w:id="1000" w:author="zhouyou" w:date="2025-04-18T16:48:00Z">
            <w:rPr/>
          </w:rPrChange>
        </w:rPr>
        <w:pPrChange w:id="1001" w:author="zhouyou" w:date="2025-04-18T16:45:00Z">
          <w:pPr>
            <w:ind w:firstLine="560"/>
          </w:pPr>
        </w:pPrChange>
      </w:pPr>
      <w:r w:rsidRPr="00193049">
        <w:rPr>
          <w:rFonts w:cs="Times New Roman" w:hint="eastAsia"/>
          <w:rPrChange w:id="1002" w:author="zhouyou" w:date="2025-04-18T16:48:00Z">
            <w:rPr>
              <w:rFonts w:hint="eastAsia"/>
            </w:rPr>
          </w:rPrChange>
        </w:rPr>
        <w:t>研究支持</w:t>
      </w:r>
      <w:r w:rsidRPr="00193049">
        <w:rPr>
          <w:rFonts w:cs="Times New Roman"/>
          <w:rPrChange w:id="1003" w:author="zhouyou" w:date="2025-04-18T16:48:00Z">
            <w:rPr/>
          </w:rPrChange>
        </w:rPr>
        <w:t>ZB</w:t>
      </w:r>
      <w:r w:rsidRPr="00193049">
        <w:rPr>
          <w:rFonts w:cs="Times New Roman" w:hint="eastAsia"/>
          <w:rPrChange w:id="1004" w:author="zhouyou" w:date="2025-04-18T16:48:00Z">
            <w:rPr>
              <w:rFonts w:hint="eastAsia"/>
            </w:rPr>
          </w:rPrChange>
        </w:rPr>
        <w:t>级数据管理的高能效元数据服务集群，用于存储和管理万亿级文件元数据。基于</w:t>
      </w:r>
      <w:r w:rsidRPr="00193049">
        <w:rPr>
          <w:rFonts w:cs="Times New Roman"/>
          <w:rPrChange w:id="1005" w:author="zhouyou" w:date="2025-04-18T16:48:00Z">
            <w:rPr/>
          </w:rPrChange>
        </w:rPr>
        <w:t>RAFT</w:t>
      </w:r>
      <w:r w:rsidRPr="00193049">
        <w:rPr>
          <w:rFonts w:cs="Times New Roman" w:hint="eastAsia"/>
          <w:rPrChange w:id="1006" w:author="zhouyou" w:date="2025-04-18T16:48:00Z">
            <w:rPr>
              <w:rFonts w:hint="eastAsia"/>
            </w:rPr>
          </w:rPrChange>
        </w:rPr>
        <w:t>协议构建一个分布式高可用、用户态高效率的键值存储系统，研究复杂任务调度方法，实现</w:t>
      </w:r>
      <w:proofErr w:type="gramStart"/>
      <w:r w:rsidRPr="00193049">
        <w:rPr>
          <w:rFonts w:cs="Times New Roman" w:hint="eastAsia"/>
          <w:rPrChange w:id="1007" w:author="zhouyou" w:date="2025-04-18T16:48:00Z">
            <w:rPr>
              <w:rFonts w:hint="eastAsia"/>
            </w:rPr>
          </w:rPrChange>
        </w:rPr>
        <w:t>资源降配和</w:t>
      </w:r>
      <w:proofErr w:type="gramEnd"/>
      <w:r w:rsidRPr="00193049">
        <w:rPr>
          <w:rFonts w:cs="Times New Roman" w:hint="eastAsia"/>
          <w:rPrChange w:id="1008" w:author="zhouyou" w:date="2025-04-18T16:48:00Z">
            <w:rPr>
              <w:rFonts w:hint="eastAsia"/>
            </w:rPr>
          </w:rPrChange>
        </w:rPr>
        <w:t>性能提升。系统从上到下分为三层，上层客户端负责用户访问路由关系查找和事务协调；中间层实现元数据管理和计算代理，负责加工转化键值对的读写请求和事务请求；下层分布式</w:t>
      </w:r>
      <w:proofErr w:type="gramStart"/>
      <w:r w:rsidRPr="00193049">
        <w:rPr>
          <w:rFonts w:cs="Times New Roman" w:hint="eastAsia"/>
          <w:rPrChange w:id="1009" w:author="zhouyou" w:date="2025-04-18T16:48:00Z">
            <w:rPr>
              <w:rFonts w:hint="eastAsia"/>
            </w:rPr>
          </w:rPrChange>
        </w:rPr>
        <w:t>用户态键值</w:t>
      </w:r>
      <w:proofErr w:type="gramEnd"/>
      <w:r w:rsidRPr="00193049">
        <w:rPr>
          <w:rFonts w:cs="Times New Roman" w:hint="eastAsia"/>
          <w:rPrChange w:id="1010" w:author="zhouyou" w:date="2025-04-18T16:48:00Z">
            <w:rPr>
              <w:rFonts w:hint="eastAsia"/>
            </w:rPr>
          </w:rPrChange>
        </w:rPr>
        <w:t>存储引擎负责元数据的分区存储、一致性保证、冗余保证、高可扩展等。系统</w:t>
      </w:r>
      <w:proofErr w:type="gramStart"/>
      <w:r w:rsidRPr="00193049">
        <w:rPr>
          <w:rFonts w:cs="Times New Roman" w:hint="eastAsia"/>
          <w:rPrChange w:id="1011" w:author="zhouyou" w:date="2025-04-18T16:48:00Z">
            <w:rPr>
              <w:rFonts w:hint="eastAsia"/>
            </w:rPr>
          </w:rPrChange>
        </w:rPr>
        <w:t>采用存算分离</w:t>
      </w:r>
      <w:proofErr w:type="gramEnd"/>
      <w:r w:rsidRPr="00193049">
        <w:rPr>
          <w:rFonts w:cs="Times New Roman" w:hint="eastAsia"/>
          <w:rPrChange w:id="1012" w:author="zhouyou" w:date="2025-04-18T16:48:00Z">
            <w:rPr>
              <w:rFonts w:hint="eastAsia"/>
            </w:rPr>
          </w:rPrChange>
        </w:rPr>
        <w:t>垂直扩展架构，将元数据存储层和语义计算层分离以支持独立扩展，大幅提升扩展性和支持的数据规模。</w:t>
      </w:r>
    </w:p>
    <w:p w14:paraId="3611343F" w14:textId="77777777" w:rsidR="00677DB3" w:rsidRPr="00193049" w:rsidRDefault="003101FD">
      <w:pPr>
        <w:ind w:firstLine="560"/>
        <w:jc w:val="both"/>
        <w:rPr>
          <w:rFonts w:cs="Times New Roman"/>
          <w:rPrChange w:id="1013" w:author="zhouyou" w:date="2025-04-18T16:48:00Z">
            <w:rPr/>
          </w:rPrChange>
        </w:rPr>
        <w:pPrChange w:id="1014" w:author="zhouyou" w:date="2025-04-18T16:45:00Z">
          <w:pPr>
            <w:ind w:firstLine="560"/>
          </w:pPr>
        </w:pPrChange>
      </w:pPr>
      <w:r w:rsidRPr="00193049">
        <w:rPr>
          <w:rFonts w:cs="Times New Roman" w:hint="eastAsia"/>
          <w:rPrChange w:id="1015" w:author="zhouyou" w:date="2025-04-18T16:48:00Z">
            <w:rPr>
              <w:rFonts w:hint="eastAsia"/>
            </w:rPr>
          </w:rPrChange>
        </w:rPr>
        <w:t>研究典型应用场景下超长保存数据集（文件目录）结构特征和访问行为，重点</w:t>
      </w:r>
      <w:proofErr w:type="gramStart"/>
      <w:r w:rsidRPr="00193049">
        <w:rPr>
          <w:rFonts w:cs="Times New Roman" w:hint="eastAsia"/>
          <w:rPrChange w:id="1016" w:author="zhouyou" w:date="2025-04-18T16:48:00Z">
            <w:rPr>
              <w:rFonts w:hint="eastAsia"/>
            </w:rPr>
          </w:rPrChange>
        </w:rPr>
        <w:t>面向超算中心</w:t>
      </w:r>
      <w:proofErr w:type="gramEnd"/>
      <w:r w:rsidRPr="00193049">
        <w:rPr>
          <w:rFonts w:cs="Times New Roman" w:hint="eastAsia"/>
          <w:rPrChange w:id="1017" w:author="zhouyou" w:date="2025-04-18T16:48:00Z">
            <w:rPr>
              <w:rFonts w:hint="eastAsia"/>
            </w:rPr>
          </w:rPrChange>
        </w:rPr>
        <w:t>等场景，提取并设计</w:t>
      </w:r>
      <w:r w:rsidRPr="00193049">
        <w:rPr>
          <w:rFonts w:cs="Times New Roman"/>
          <w:rPrChange w:id="1018" w:author="zhouyou" w:date="2025-04-18T16:48:00Z">
            <w:rPr/>
          </w:rPrChange>
        </w:rPr>
        <w:t xml:space="preserve"> ZB </w:t>
      </w:r>
      <w:r w:rsidRPr="00193049">
        <w:rPr>
          <w:rFonts w:cs="Times New Roman" w:hint="eastAsia"/>
          <w:rPrChange w:id="1019" w:author="zhouyou" w:date="2025-04-18T16:48:00Z">
            <w:rPr>
              <w:rFonts w:hint="eastAsia"/>
            </w:rPr>
          </w:rPrChange>
        </w:rPr>
        <w:t>级海量</w:t>
      </w:r>
      <w:proofErr w:type="gramStart"/>
      <w:r w:rsidRPr="00193049">
        <w:rPr>
          <w:rFonts w:cs="Times New Roman" w:hint="eastAsia"/>
          <w:rPrChange w:id="1020" w:author="zhouyou" w:date="2025-04-18T16:48:00Z">
            <w:rPr>
              <w:rFonts w:hint="eastAsia"/>
            </w:rPr>
          </w:rPrChange>
        </w:rPr>
        <w:t>冷数据</w:t>
      </w:r>
      <w:proofErr w:type="gramEnd"/>
      <w:r w:rsidRPr="00193049">
        <w:rPr>
          <w:rFonts w:cs="Times New Roman" w:hint="eastAsia"/>
          <w:rPrChange w:id="1021" w:author="zhouyou" w:date="2025-04-18T16:48:00Z">
            <w:rPr>
              <w:rFonts w:hint="eastAsia"/>
            </w:rPr>
          </w:rPrChange>
        </w:rPr>
        <w:t>存储系统的存取接口和用户使用方式。研究超长期数据保存及重现关键技术，实现应用数据的高效归档保存和检索恢复策略。</w:t>
      </w:r>
    </w:p>
    <w:p w14:paraId="4D0E19F8" w14:textId="3A9442C4" w:rsidR="00677DB3" w:rsidRPr="00193049" w:rsidRDefault="003101FD">
      <w:pPr>
        <w:pStyle w:val="3"/>
        <w:ind w:firstLineChars="0" w:firstLine="0"/>
        <w:rPr>
          <w:rFonts w:cs="Times New Roman"/>
          <w:rPrChange w:id="1022" w:author="zhouyou" w:date="2025-04-18T16:48:00Z">
            <w:rPr/>
          </w:rPrChange>
        </w:rPr>
      </w:pPr>
      <w:bookmarkStart w:id="1023" w:name="_Toc195645193"/>
      <w:r w:rsidRPr="00193049">
        <w:rPr>
          <w:rFonts w:cs="Times New Roman"/>
          <w:rPrChange w:id="1024" w:author="zhouyou" w:date="2025-04-18T16:48:00Z">
            <w:rPr/>
          </w:rPrChange>
        </w:rPr>
        <w:t>2.3.3</w:t>
      </w:r>
      <w:r w:rsidRPr="00193049">
        <w:rPr>
          <w:rFonts w:cs="Times New Roman" w:hint="eastAsia"/>
          <w:rPrChange w:id="1025" w:author="zhouyou" w:date="2025-04-18T16:48:00Z">
            <w:rPr>
              <w:rFonts w:hint="eastAsia"/>
            </w:rPr>
          </w:rPrChange>
        </w:rPr>
        <w:t>拟解决的重大科学问题或关键技术问题</w:t>
      </w:r>
      <w:bookmarkEnd w:id="1023"/>
    </w:p>
    <w:p w14:paraId="6DE0B0AA" w14:textId="07C8458A" w:rsidR="009677EC" w:rsidRPr="00193049" w:rsidRDefault="00C135C1">
      <w:pPr>
        <w:ind w:firstLine="562"/>
        <w:jc w:val="both"/>
        <w:rPr>
          <w:rFonts w:cs="Times New Roman"/>
          <w:b/>
          <w:bCs/>
          <w:rPrChange w:id="1026" w:author="zhouyou" w:date="2025-04-18T16:48:00Z">
            <w:rPr>
              <w:rFonts w:ascii="仿宋" w:hAnsi="仿宋"/>
              <w:b/>
              <w:bCs/>
            </w:rPr>
          </w:rPrChange>
        </w:rPr>
        <w:pPrChange w:id="1027" w:author="zhouyou" w:date="2025-04-18T16:45:00Z">
          <w:pPr>
            <w:ind w:firstLine="562"/>
          </w:pPr>
        </w:pPrChange>
      </w:pPr>
      <w:r w:rsidRPr="00193049">
        <w:rPr>
          <w:rFonts w:cs="Times New Roman" w:hint="eastAsia"/>
          <w:b/>
          <w:bCs/>
          <w:rPrChange w:id="1028" w:author="zhouyou" w:date="2025-04-18T16:48:00Z">
            <w:rPr>
              <w:rFonts w:ascii="仿宋" w:hAnsi="仿宋" w:hint="eastAsia"/>
              <w:b/>
              <w:bCs/>
            </w:rPr>
          </w:rPrChange>
        </w:rPr>
        <w:t>（</w:t>
      </w:r>
      <w:r w:rsidR="003101FD" w:rsidRPr="00193049">
        <w:rPr>
          <w:rFonts w:cs="Times New Roman"/>
          <w:b/>
          <w:bCs/>
          <w:rPrChange w:id="1029" w:author="zhouyou" w:date="2025-04-18T16:48:00Z">
            <w:rPr>
              <w:rFonts w:ascii="仿宋" w:hAnsi="仿宋"/>
              <w:b/>
              <w:bCs/>
            </w:rPr>
          </w:rPrChange>
        </w:rPr>
        <w:t>1</w:t>
      </w:r>
      <w:r w:rsidRPr="00193049">
        <w:rPr>
          <w:rFonts w:cs="Times New Roman" w:hint="eastAsia"/>
          <w:b/>
          <w:bCs/>
          <w:rPrChange w:id="1030" w:author="zhouyou" w:date="2025-04-18T16:48:00Z">
            <w:rPr>
              <w:rFonts w:ascii="仿宋" w:hAnsi="仿宋" w:hint="eastAsia"/>
              <w:b/>
              <w:bCs/>
            </w:rPr>
          </w:rPrChange>
        </w:rPr>
        <w:t>）</w:t>
      </w:r>
      <w:r w:rsidR="003101FD" w:rsidRPr="00193049">
        <w:rPr>
          <w:rFonts w:cs="Times New Roman"/>
          <w:b/>
          <w:bCs/>
          <w:rPrChange w:id="1031" w:author="zhouyou" w:date="2025-04-18T16:48:00Z">
            <w:rPr>
              <w:rFonts w:ascii="仿宋" w:hAnsi="仿宋"/>
              <w:b/>
              <w:bCs/>
            </w:rPr>
          </w:rPrChange>
        </w:rPr>
        <w:t xml:space="preserve"> </w:t>
      </w:r>
      <w:r w:rsidR="003101FD" w:rsidRPr="00193049">
        <w:rPr>
          <w:rFonts w:cs="Times New Roman" w:hint="eastAsia"/>
          <w:b/>
          <w:bCs/>
          <w:rPrChange w:id="1032" w:author="zhouyou" w:date="2025-04-18T16:48:00Z">
            <w:rPr>
              <w:rFonts w:ascii="仿宋" w:hAnsi="仿宋" w:hint="eastAsia"/>
              <w:b/>
              <w:bCs/>
            </w:rPr>
          </w:rPrChange>
        </w:rPr>
        <w:t>面向</w:t>
      </w:r>
      <w:r w:rsidR="003101FD" w:rsidRPr="00193049">
        <w:rPr>
          <w:rFonts w:cs="Times New Roman"/>
          <w:b/>
          <w:bCs/>
          <w:rPrChange w:id="1033" w:author="zhouyou" w:date="2025-04-18T16:48:00Z">
            <w:rPr>
              <w:rFonts w:ascii="仿宋" w:hAnsi="仿宋"/>
              <w:b/>
              <w:bCs/>
            </w:rPr>
          </w:rPrChange>
        </w:rPr>
        <w:t>ZB</w:t>
      </w:r>
      <w:r w:rsidR="003101FD" w:rsidRPr="00193049">
        <w:rPr>
          <w:rFonts w:cs="Times New Roman" w:hint="eastAsia"/>
          <w:b/>
          <w:bCs/>
          <w:rPrChange w:id="1034" w:author="zhouyou" w:date="2025-04-18T16:48:00Z">
            <w:rPr>
              <w:rFonts w:ascii="仿宋" w:hAnsi="仿宋" w:hint="eastAsia"/>
              <w:b/>
              <w:bCs/>
            </w:rPr>
          </w:rPrChange>
        </w:rPr>
        <w:t>级海量数据异构存储系统的高效数据组织问题</w:t>
      </w:r>
    </w:p>
    <w:p w14:paraId="7B0BFB32" w14:textId="77777777" w:rsidR="00677DB3" w:rsidRPr="00193049" w:rsidRDefault="003101FD">
      <w:pPr>
        <w:ind w:firstLine="560"/>
        <w:jc w:val="both"/>
        <w:rPr>
          <w:rFonts w:cs="Times New Roman"/>
          <w:rPrChange w:id="1035" w:author="zhouyou" w:date="2025-04-18T16:48:00Z">
            <w:rPr/>
          </w:rPrChange>
        </w:rPr>
        <w:pPrChange w:id="1036" w:author="zhouyou" w:date="2025-04-18T16:45:00Z">
          <w:pPr>
            <w:ind w:firstLine="560"/>
          </w:pPr>
        </w:pPrChange>
      </w:pPr>
      <w:r w:rsidRPr="00885D23">
        <w:rPr>
          <w:rFonts w:cs="Times New Roman"/>
        </w:rPr>
        <w:t>ZB</w:t>
      </w:r>
      <w:proofErr w:type="gramStart"/>
      <w:r w:rsidRPr="00885D23">
        <w:rPr>
          <w:rFonts w:cs="Times New Roman" w:hint="eastAsia"/>
        </w:rPr>
        <w:t>级数据光存储系统</w:t>
      </w:r>
      <w:proofErr w:type="gramEnd"/>
      <w:r w:rsidRPr="00885D23">
        <w:rPr>
          <w:rFonts w:cs="Times New Roman" w:hint="eastAsia"/>
        </w:rPr>
        <w:t>需要管理亿级光盘和万亿规模的用户文件，并且还在不断积累增加，从用户文件、光盘到存储节点的数据存储组织具有高度复杂性，对数据管理和存取效率有重要影响。光盘延迟高、带宽有限、一次写多次读、顺序读写等特性给</w:t>
      </w:r>
      <w:proofErr w:type="gramStart"/>
      <w:r w:rsidRPr="00885D23">
        <w:rPr>
          <w:rFonts w:cs="Times New Roman" w:hint="eastAsia"/>
        </w:rPr>
        <w:t>冷文件</w:t>
      </w:r>
      <w:proofErr w:type="gramEnd"/>
      <w:r w:rsidRPr="00885D23">
        <w:rPr>
          <w:rFonts w:cs="Times New Roman" w:hint="eastAsia"/>
        </w:rPr>
        <w:t>数据的未来应用</w:t>
      </w:r>
      <w:r w:rsidRPr="00885D23">
        <w:rPr>
          <w:rFonts w:cs="Times New Roman" w:hint="eastAsia"/>
        </w:rPr>
        <w:lastRenderedPageBreak/>
        <w:t>带来巨大挑战。因此，如何实现海量数据对象到异构存储对象之间的动态高效组织是本课题要解决的关键技术问题。</w:t>
      </w:r>
    </w:p>
    <w:p w14:paraId="15B0AD12" w14:textId="7FF8932C" w:rsidR="00677DB3" w:rsidRPr="00193049" w:rsidRDefault="00C135C1">
      <w:pPr>
        <w:ind w:firstLine="562"/>
        <w:jc w:val="both"/>
        <w:rPr>
          <w:rFonts w:cs="Times New Roman"/>
          <w:b/>
          <w:bCs/>
          <w:rPrChange w:id="1037" w:author="zhouyou" w:date="2025-04-18T16:48:00Z">
            <w:rPr>
              <w:rFonts w:ascii="仿宋" w:hAnsi="仿宋"/>
              <w:b/>
              <w:bCs/>
            </w:rPr>
          </w:rPrChange>
        </w:rPr>
        <w:pPrChange w:id="1038" w:author="zhouyou" w:date="2025-04-18T16:45:00Z">
          <w:pPr>
            <w:ind w:firstLine="562"/>
          </w:pPr>
        </w:pPrChange>
      </w:pPr>
      <w:r w:rsidRPr="00193049">
        <w:rPr>
          <w:rFonts w:cs="Times New Roman" w:hint="eastAsia"/>
          <w:b/>
          <w:bCs/>
          <w:rPrChange w:id="1039" w:author="zhouyou" w:date="2025-04-18T16:48:00Z">
            <w:rPr>
              <w:rFonts w:ascii="仿宋" w:hAnsi="仿宋" w:hint="eastAsia"/>
              <w:b/>
              <w:bCs/>
            </w:rPr>
          </w:rPrChange>
        </w:rPr>
        <w:t>（</w:t>
      </w:r>
      <w:r w:rsidR="003101FD" w:rsidRPr="00193049">
        <w:rPr>
          <w:rFonts w:cs="Times New Roman"/>
          <w:b/>
          <w:bCs/>
          <w:rPrChange w:id="1040" w:author="zhouyou" w:date="2025-04-18T16:48:00Z">
            <w:rPr>
              <w:rFonts w:ascii="仿宋" w:hAnsi="仿宋"/>
              <w:b/>
              <w:bCs/>
            </w:rPr>
          </w:rPrChange>
        </w:rPr>
        <w:t>2</w:t>
      </w:r>
      <w:r w:rsidRPr="00193049">
        <w:rPr>
          <w:rFonts w:cs="Times New Roman" w:hint="eastAsia"/>
          <w:b/>
          <w:bCs/>
          <w:rPrChange w:id="1041" w:author="zhouyou" w:date="2025-04-18T16:48:00Z">
            <w:rPr>
              <w:rFonts w:ascii="仿宋" w:hAnsi="仿宋" w:hint="eastAsia"/>
              <w:b/>
              <w:bCs/>
            </w:rPr>
          </w:rPrChange>
        </w:rPr>
        <w:t>）</w:t>
      </w:r>
      <w:r w:rsidR="003101FD" w:rsidRPr="00193049">
        <w:rPr>
          <w:rFonts w:cs="Times New Roman"/>
          <w:b/>
          <w:bCs/>
          <w:rPrChange w:id="1042" w:author="zhouyou" w:date="2025-04-18T16:48:00Z">
            <w:rPr>
              <w:rFonts w:ascii="仿宋" w:hAnsi="仿宋"/>
              <w:b/>
              <w:bCs/>
            </w:rPr>
          </w:rPrChange>
        </w:rPr>
        <w:t xml:space="preserve"> </w:t>
      </w:r>
      <w:r w:rsidR="003101FD" w:rsidRPr="00193049">
        <w:rPr>
          <w:rFonts w:cs="Times New Roman" w:hint="eastAsia"/>
          <w:b/>
          <w:bCs/>
          <w:rPrChange w:id="1043" w:author="zhouyou" w:date="2025-04-18T16:48:00Z">
            <w:rPr>
              <w:rFonts w:ascii="仿宋" w:hAnsi="仿宋" w:hint="eastAsia"/>
              <w:b/>
              <w:bCs/>
            </w:rPr>
          </w:rPrChange>
        </w:rPr>
        <w:t>超大规模元数据管理与万亿文件秒级检索问题</w:t>
      </w:r>
    </w:p>
    <w:p w14:paraId="35EC416A" w14:textId="77777777" w:rsidR="00677DB3" w:rsidRPr="00193049" w:rsidRDefault="003101FD">
      <w:pPr>
        <w:ind w:firstLine="560"/>
        <w:jc w:val="both"/>
        <w:rPr>
          <w:rFonts w:cs="Times New Roman"/>
          <w:rPrChange w:id="1044" w:author="zhouyou" w:date="2025-04-18T16:48:00Z">
            <w:rPr/>
          </w:rPrChange>
        </w:rPr>
        <w:pPrChange w:id="1045" w:author="zhouyou" w:date="2025-04-18T16:45:00Z">
          <w:pPr>
            <w:ind w:firstLine="560"/>
          </w:pPr>
        </w:pPrChange>
      </w:pPr>
      <w:r w:rsidRPr="00885D23">
        <w:rPr>
          <w:rFonts w:cs="Times New Roman" w:hint="eastAsia"/>
        </w:rPr>
        <w:t>传统大规模元数据检索技术依赖大量服务器和硬件资源，针对万亿文件元数据通常需要数千个元数据服务节点，每个节点需要配置数百</w:t>
      </w:r>
      <w:r w:rsidRPr="00193049">
        <w:rPr>
          <w:rFonts w:cs="Times New Roman"/>
          <w:rPrChange w:id="1046" w:author="zhouyou" w:date="2025-04-18T16:48:00Z">
            <w:rPr/>
          </w:rPrChange>
        </w:rPr>
        <w:t>GB</w:t>
      </w:r>
      <w:r w:rsidRPr="00193049">
        <w:rPr>
          <w:rFonts w:cs="Times New Roman" w:hint="eastAsia"/>
          <w:rPrChange w:id="1047" w:author="zhouyou" w:date="2025-04-18T16:48:00Z">
            <w:rPr>
              <w:rFonts w:hint="eastAsia"/>
            </w:rPr>
          </w:rPrChange>
        </w:rPr>
        <w:t>内存</w:t>
      </w:r>
      <w:proofErr w:type="gramStart"/>
      <w:r w:rsidRPr="00193049">
        <w:rPr>
          <w:rFonts w:cs="Times New Roman" w:hint="eastAsia"/>
          <w:rPrChange w:id="1048" w:author="zhouyou" w:date="2025-04-18T16:48:00Z">
            <w:rPr>
              <w:rFonts w:hint="eastAsia"/>
            </w:rPr>
          </w:rPrChange>
        </w:rPr>
        <w:t>和数十核</w:t>
      </w:r>
      <w:proofErr w:type="gramEnd"/>
      <w:r w:rsidRPr="00193049">
        <w:rPr>
          <w:rFonts w:cs="Times New Roman"/>
          <w:rPrChange w:id="1049" w:author="zhouyou" w:date="2025-04-18T16:48:00Z">
            <w:rPr/>
          </w:rPrChange>
        </w:rPr>
        <w:t>CPU</w:t>
      </w:r>
      <w:r w:rsidRPr="00193049">
        <w:rPr>
          <w:rFonts w:cs="Times New Roman" w:hint="eastAsia"/>
          <w:rPrChange w:id="1050" w:author="zhouyou" w:date="2025-04-18T16:48:00Z">
            <w:rPr>
              <w:rFonts w:hint="eastAsia"/>
            </w:rPr>
          </w:rPrChange>
        </w:rPr>
        <w:t>，总体成本和系统复杂性极高。如何设计可扩展的高效能分布式元数据集群，以及高性能文件命名空间管理和数据索引技术，是本课题要解决的关键技术问题。</w:t>
      </w:r>
    </w:p>
    <w:p w14:paraId="439649FD" w14:textId="28CEA9C8" w:rsidR="00677DB3" w:rsidRPr="00193049" w:rsidRDefault="00C135C1">
      <w:pPr>
        <w:ind w:firstLine="562"/>
        <w:jc w:val="both"/>
        <w:rPr>
          <w:rFonts w:cs="Times New Roman"/>
          <w:b/>
          <w:bCs/>
          <w:rPrChange w:id="1051" w:author="zhouyou" w:date="2025-04-18T16:48:00Z">
            <w:rPr>
              <w:rFonts w:ascii="仿宋" w:hAnsi="仿宋"/>
              <w:b/>
              <w:bCs/>
            </w:rPr>
          </w:rPrChange>
        </w:rPr>
      </w:pPr>
      <w:r w:rsidRPr="00193049">
        <w:rPr>
          <w:rFonts w:cs="Times New Roman" w:hint="eastAsia"/>
          <w:b/>
          <w:bCs/>
          <w:rPrChange w:id="1052" w:author="zhouyou" w:date="2025-04-18T16:48:00Z">
            <w:rPr>
              <w:rFonts w:ascii="仿宋" w:hAnsi="仿宋" w:hint="eastAsia"/>
              <w:b/>
              <w:bCs/>
            </w:rPr>
          </w:rPrChange>
        </w:rPr>
        <w:t>（</w:t>
      </w:r>
      <w:r w:rsidR="003101FD" w:rsidRPr="00193049">
        <w:rPr>
          <w:rFonts w:cs="Times New Roman"/>
          <w:b/>
          <w:bCs/>
          <w:rPrChange w:id="1053" w:author="zhouyou" w:date="2025-04-18T16:48:00Z">
            <w:rPr>
              <w:rFonts w:ascii="仿宋" w:hAnsi="仿宋"/>
              <w:b/>
              <w:bCs/>
            </w:rPr>
          </w:rPrChange>
        </w:rPr>
        <w:t>3</w:t>
      </w:r>
      <w:r w:rsidRPr="00193049">
        <w:rPr>
          <w:rFonts w:cs="Times New Roman" w:hint="eastAsia"/>
          <w:b/>
          <w:bCs/>
          <w:rPrChange w:id="1054" w:author="zhouyou" w:date="2025-04-18T16:48:00Z">
            <w:rPr>
              <w:rFonts w:ascii="仿宋" w:hAnsi="仿宋" w:hint="eastAsia"/>
              <w:b/>
              <w:bCs/>
            </w:rPr>
          </w:rPrChange>
        </w:rPr>
        <w:t>）</w:t>
      </w:r>
      <w:r w:rsidR="003101FD" w:rsidRPr="00193049">
        <w:rPr>
          <w:rFonts w:cs="Times New Roman"/>
          <w:b/>
          <w:bCs/>
          <w:rPrChange w:id="1055" w:author="zhouyou" w:date="2025-04-18T16:48:00Z">
            <w:rPr>
              <w:rFonts w:ascii="仿宋" w:hAnsi="仿宋"/>
              <w:b/>
              <w:bCs/>
            </w:rPr>
          </w:rPrChange>
        </w:rPr>
        <w:t xml:space="preserve"> </w:t>
      </w:r>
      <w:r w:rsidR="003101FD" w:rsidRPr="00193049">
        <w:rPr>
          <w:rFonts w:cs="Times New Roman" w:hint="eastAsia"/>
          <w:b/>
          <w:bCs/>
          <w:rPrChange w:id="1056" w:author="zhouyou" w:date="2025-04-18T16:48:00Z">
            <w:rPr>
              <w:rFonts w:ascii="仿宋" w:hAnsi="仿宋" w:hint="eastAsia"/>
              <w:b/>
              <w:bCs/>
            </w:rPr>
          </w:rPrChange>
        </w:rPr>
        <w:t>超长期海量</w:t>
      </w:r>
      <w:proofErr w:type="gramStart"/>
      <w:r w:rsidR="003101FD" w:rsidRPr="00193049">
        <w:rPr>
          <w:rFonts w:cs="Times New Roman" w:hint="eastAsia"/>
          <w:b/>
          <w:bCs/>
          <w:rPrChange w:id="1057" w:author="zhouyou" w:date="2025-04-18T16:48:00Z">
            <w:rPr>
              <w:rFonts w:ascii="仿宋" w:hAnsi="仿宋" w:hint="eastAsia"/>
              <w:b/>
              <w:bCs/>
            </w:rPr>
          </w:rPrChange>
        </w:rPr>
        <w:t>冷数据</w:t>
      </w:r>
      <w:proofErr w:type="gramEnd"/>
      <w:r w:rsidR="003101FD" w:rsidRPr="00193049">
        <w:rPr>
          <w:rFonts w:cs="Times New Roman" w:hint="eastAsia"/>
          <w:b/>
          <w:bCs/>
          <w:rPrChange w:id="1058" w:author="zhouyou" w:date="2025-04-18T16:48:00Z">
            <w:rPr>
              <w:rFonts w:ascii="仿宋" w:hAnsi="仿宋" w:hint="eastAsia"/>
              <w:b/>
              <w:bCs/>
            </w:rPr>
          </w:rPrChange>
        </w:rPr>
        <w:t>统一高效管理规模瓶颈、存储介质访问性能瓶颈、以及海量数据检索速度瓶颈问题</w:t>
      </w:r>
    </w:p>
    <w:p w14:paraId="77A13783" w14:textId="77777777" w:rsidR="00677DB3" w:rsidRPr="00193049" w:rsidRDefault="003101FD">
      <w:pPr>
        <w:ind w:firstLine="560"/>
        <w:jc w:val="both"/>
        <w:rPr>
          <w:rFonts w:cs="Times New Roman"/>
          <w:rPrChange w:id="1059" w:author="zhouyou" w:date="2025-04-18T16:48:00Z">
            <w:rPr/>
          </w:rPrChange>
        </w:rPr>
        <w:pPrChange w:id="1060" w:author="zhouyou" w:date="2025-04-18T16:45:00Z">
          <w:pPr>
            <w:ind w:firstLine="560"/>
          </w:pPr>
        </w:pPrChange>
      </w:pPr>
      <w:r w:rsidRPr="00885D23">
        <w:rPr>
          <w:rFonts w:cs="Times New Roman" w:hint="eastAsia"/>
        </w:rPr>
        <w:t>基于大规模光盘构建</w:t>
      </w:r>
      <w:r w:rsidRPr="00885D23">
        <w:rPr>
          <w:rFonts w:cs="Times New Roman"/>
        </w:rPr>
        <w:t>ZB</w:t>
      </w:r>
      <w:proofErr w:type="gramStart"/>
      <w:r w:rsidRPr="00885D23">
        <w:rPr>
          <w:rFonts w:cs="Times New Roman" w:hint="eastAsia"/>
        </w:rPr>
        <w:t>级冷数据</w:t>
      </w:r>
      <w:proofErr w:type="gramEnd"/>
      <w:r w:rsidRPr="00885D23">
        <w:rPr>
          <w:rFonts w:cs="Times New Roman" w:hint="eastAsia"/>
        </w:rPr>
        <w:t>长期低成本存储系统，还需突破超长期海量</w:t>
      </w:r>
      <w:proofErr w:type="gramStart"/>
      <w:r w:rsidRPr="00885D23">
        <w:rPr>
          <w:rFonts w:cs="Times New Roman" w:hint="eastAsia"/>
        </w:rPr>
        <w:t>冷数据</w:t>
      </w:r>
      <w:proofErr w:type="gramEnd"/>
      <w:r w:rsidRPr="00885D23">
        <w:rPr>
          <w:rFonts w:cs="Times New Roman" w:hint="eastAsia"/>
        </w:rPr>
        <w:t>统一高效管</w:t>
      </w:r>
      <w:r w:rsidRPr="00193049">
        <w:rPr>
          <w:rFonts w:cs="Times New Roman" w:hint="eastAsia"/>
          <w:rPrChange w:id="1061" w:author="zhouyou" w:date="2025-04-18T16:48:00Z">
            <w:rPr>
              <w:rFonts w:hint="eastAsia"/>
            </w:rPr>
          </w:rPrChange>
        </w:rPr>
        <w:t>理规模瓶颈、存储介质访问性能瓶颈、以及海量数据检索速度瓶颈。因此，需要深入研究并构建针对</w:t>
      </w:r>
      <w:r w:rsidRPr="00193049">
        <w:rPr>
          <w:rFonts w:cs="Times New Roman"/>
          <w:rPrChange w:id="1062" w:author="zhouyou" w:date="2025-04-18T16:48:00Z">
            <w:rPr/>
          </w:rPrChange>
        </w:rPr>
        <w:t>ZB</w:t>
      </w:r>
      <w:proofErr w:type="gramStart"/>
      <w:r w:rsidRPr="00193049">
        <w:rPr>
          <w:rFonts w:cs="Times New Roman" w:hint="eastAsia"/>
          <w:rPrChange w:id="1063" w:author="zhouyou" w:date="2025-04-18T16:48:00Z">
            <w:rPr>
              <w:rFonts w:hint="eastAsia"/>
            </w:rPr>
          </w:rPrChange>
        </w:rPr>
        <w:t>级冷数据</w:t>
      </w:r>
      <w:proofErr w:type="gramEnd"/>
      <w:r w:rsidRPr="00193049">
        <w:rPr>
          <w:rFonts w:cs="Times New Roman" w:hint="eastAsia"/>
          <w:rPrChange w:id="1064" w:author="zhouyou" w:date="2025-04-18T16:48:00Z">
            <w:rPr>
              <w:rFonts w:hint="eastAsia"/>
            </w:rPr>
          </w:rPrChange>
        </w:rPr>
        <w:t>的长期高效存储与管理机制。</w:t>
      </w:r>
    </w:p>
    <w:p w14:paraId="7EDB9D2A" w14:textId="4CB27971" w:rsidR="00677DB3" w:rsidRPr="00193049" w:rsidRDefault="00682046">
      <w:pPr>
        <w:ind w:firstLine="562"/>
        <w:jc w:val="both"/>
        <w:rPr>
          <w:rFonts w:cs="Times New Roman"/>
          <w:b/>
          <w:bCs/>
          <w:rPrChange w:id="1065" w:author="zhouyou" w:date="2025-04-18T16:48:00Z">
            <w:rPr>
              <w:rFonts w:ascii="仿宋" w:hAnsi="仿宋"/>
              <w:b/>
              <w:bCs/>
            </w:rPr>
          </w:rPrChange>
        </w:rPr>
      </w:pPr>
      <w:r w:rsidRPr="00193049">
        <w:rPr>
          <w:rFonts w:cs="Times New Roman" w:hint="eastAsia"/>
          <w:b/>
          <w:bCs/>
          <w:rPrChange w:id="1066" w:author="zhouyou" w:date="2025-04-18T16:48:00Z">
            <w:rPr>
              <w:rFonts w:ascii="仿宋" w:hAnsi="仿宋" w:hint="eastAsia"/>
              <w:b/>
              <w:bCs/>
            </w:rPr>
          </w:rPrChange>
        </w:rPr>
        <w:t>（</w:t>
      </w:r>
      <w:r w:rsidR="003101FD" w:rsidRPr="00193049">
        <w:rPr>
          <w:rFonts w:cs="Times New Roman"/>
          <w:b/>
          <w:bCs/>
          <w:rPrChange w:id="1067" w:author="zhouyou" w:date="2025-04-18T16:48:00Z">
            <w:rPr>
              <w:rFonts w:ascii="仿宋" w:hAnsi="仿宋"/>
              <w:b/>
              <w:bCs/>
            </w:rPr>
          </w:rPrChange>
        </w:rPr>
        <w:t>4</w:t>
      </w:r>
      <w:r w:rsidRPr="00193049">
        <w:rPr>
          <w:rFonts w:cs="Times New Roman" w:hint="eastAsia"/>
          <w:b/>
          <w:bCs/>
          <w:rPrChange w:id="1068" w:author="zhouyou" w:date="2025-04-18T16:48:00Z">
            <w:rPr>
              <w:rFonts w:ascii="仿宋" w:hAnsi="仿宋" w:hint="eastAsia"/>
              <w:b/>
              <w:bCs/>
            </w:rPr>
          </w:rPrChange>
        </w:rPr>
        <w:t>）</w:t>
      </w:r>
      <w:r w:rsidR="003101FD" w:rsidRPr="00193049">
        <w:rPr>
          <w:rFonts w:cs="Times New Roman"/>
          <w:b/>
          <w:bCs/>
          <w:rPrChange w:id="1069" w:author="zhouyou" w:date="2025-04-18T16:48:00Z">
            <w:rPr>
              <w:rFonts w:ascii="仿宋" w:hAnsi="仿宋"/>
              <w:b/>
              <w:bCs/>
            </w:rPr>
          </w:rPrChange>
        </w:rPr>
        <w:t xml:space="preserve"> </w:t>
      </w:r>
      <w:r w:rsidR="003101FD" w:rsidRPr="00193049">
        <w:rPr>
          <w:rFonts w:cs="Times New Roman" w:hint="eastAsia"/>
          <w:b/>
          <w:bCs/>
          <w:rPrChange w:id="1070" w:author="zhouyou" w:date="2025-04-18T16:48:00Z">
            <w:rPr>
              <w:rFonts w:ascii="仿宋" w:hAnsi="仿宋" w:hint="eastAsia"/>
              <w:b/>
              <w:bCs/>
            </w:rPr>
          </w:rPrChange>
        </w:rPr>
        <w:t>面向</w:t>
      </w:r>
      <w:r w:rsidR="003101FD" w:rsidRPr="00193049">
        <w:rPr>
          <w:rFonts w:cs="Times New Roman"/>
          <w:b/>
          <w:bCs/>
          <w:rPrChange w:id="1071" w:author="zhouyou" w:date="2025-04-18T16:48:00Z">
            <w:rPr>
              <w:rFonts w:ascii="仿宋" w:hAnsi="仿宋"/>
              <w:b/>
              <w:bCs/>
            </w:rPr>
          </w:rPrChange>
        </w:rPr>
        <w:t xml:space="preserve">ZB </w:t>
      </w:r>
      <w:r w:rsidR="003101FD" w:rsidRPr="00193049">
        <w:rPr>
          <w:rFonts w:cs="Times New Roman" w:hint="eastAsia"/>
          <w:b/>
          <w:bCs/>
          <w:rPrChange w:id="1072" w:author="zhouyou" w:date="2025-04-18T16:48:00Z">
            <w:rPr>
              <w:rFonts w:ascii="仿宋" w:hAnsi="仿宋" w:hint="eastAsia"/>
              <w:b/>
              <w:bCs/>
            </w:rPr>
          </w:rPrChange>
        </w:rPr>
        <w:t>级海量</w:t>
      </w:r>
      <w:proofErr w:type="gramStart"/>
      <w:r w:rsidR="003101FD" w:rsidRPr="00193049">
        <w:rPr>
          <w:rFonts w:cs="Times New Roman" w:hint="eastAsia"/>
          <w:b/>
          <w:bCs/>
          <w:rPrChange w:id="1073" w:author="zhouyou" w:date="2025-04-18T16:48:00Z">
            <w:rPr>
              <w:rFonts w:ascii="仿宋" w:hAnsi="仿宋" w:hint="eastAsia"/>
              <w:b/>
              <w:bCs/>
            </w:rPr>
          </w:rPrChange>
        </w:rPr>
        <w:t>冷数据</w:t>
      </w:r>
      <w:proofErr w:type="gramEnd"/>
      <w:r w:rsidR="003101FD" w:rsidRPr="00193049">
        <w:rPr>
          <w:rFonts w:cs="Times New Roman" w:hint="eastAsia"/>
          <w:b/>
          <w:bCs/>
          <w:rPrChange w:id="1074" w:author="zhouyou" w:date="2025-04-18T16:48:00Z">
            <w:rPr>
              <w:rFonts w:ascii="仿宋" w:hAnsi="仿宋" w:hint="eastAsia"/>
              <w:b/>
              <w:bCs/>
            </w:rPr>
          </w:rPrChange>
        </w:rPr>
        <w:t>存储系统的存取接口兼顾高吞吐与高效率问题</w:t>
      </w:r>
    </w:p>
    <w:p w14:paraId="4A2948C5" w14:textId="6F2AE1D5" w:rsidR="00677DB3" w:rsidRPr="00193049" w:rsidRDefault="003101FD">
      <w:pPr>
        <w:ind w:firstLine="560"/>
        <w:jc w:val="both"/>
        <w:rPr>
          <w:ins w:id="1075" w:author="zhouyou" w:date="2025-04-18T16:42:00Z"/>
          <w:rFonts w:cs="Times New Roman"/>
          <w:rPrChange w:id="1076" w:author="zhouyou" w:date="2025-04-18T16:48:00Z">
            <w:rPr>
              <w:ins w:id="1077" w:author="zhouyou" w:date="2025-04-18T16:42:00Z"/>
            </w:rPr>
          </w:rPrChange>
        </w:rPr>
        <w:pPrChange w:id="1078" w:author="zhouyou" w:date="2025-04-18T16:45:00Z">
          <w:pPr>
            <w:ind w:firstLine="560"/>
          </w:pPr>
        </w:pPrChange>
      </w:pPr>
      <w:r w:rsidRPr="00885D23">
        <w:rPr>
          <w:rFonts w:cs="Times New Roman" w:hint="eastAsia"/>
        </w:rPr>
        <w:t>分析各种典型应用场景</w:t>
      </w:r>
      <w:proofErr w:type="gramStart"/>
      <w:r w:rsidRPr="00885D23">
        <w:rPr>
          <w:rFonts w:cs="Times New Roman" w:hint="eastAsia"/>
        </w:rPr>
        <w:t>下数据</w:t>
      </w:r>
      <w:proofErr w:type="gramEnd"/>
      <w:r w:rsidRPr="00885D23">
        <w:rPr>
          <w:rFonts w:cs="Times New Roman" w:hint="eastAsia"/>
        </w:rPr>
        <w:t>集的文件目录层级、元数据关联性及低频访问特征，建模数据</w:t>
      </w:r>
      <w:proofErr w:type="gramStart"/>
      <w:r w:rsidRPr="00885D23">
        <w:rPr>
          <w:rFonts w:cs="Times New Roman" w:hint="eastAsia"/>
        </w:rPr>
        <w:t>集结构</w:t>
      </w:r>
      <w:proofErr w:type="gramEnd"/>
      <w:r w:rsidRPr="00885D23">
        <w:rPr>
          <w:rFonts w:cs="Times New Roman" w:hint="eastAsia"/>
        </w:rPr>
        <w:t>与用户访问行为，设计面向</w:t>
      </w:r>
      <w:r w:rsidRPr="00193049">
        <w:rPr>
          <w:rFonts w:cs="Times New Roman"/>
          <w:rPrChange w:id="1079" w:author="zhouyou" w:date="2025-04-18T16:48:00Z">
            <w:rPr/>
          </w:rPrChange>
        </w:rPr>
        <w:t xml:space="preserve">ZB </w:t>
      </w:r>
      <w:r w:rsidRPr="00193049">
        <w:rPr>
          <w:rFonts w:cs="Times New Roman" w:hint="eastAsia"/>
          <w:rPrChange w:id="1080" w:author="zhouyou" w:date="2025-04-18T16:48:00Z">
            <w:rPr>
              <w:rFonts w:hint="eastAsia"/>
            </w:rPr>
          </w:rPrChange>
        </w:rPr>
        <w:t>级海量</w:t>
      </w:r>
      <w:proofErr w:type="gramStart"/>
      <w:r w:rsidRPr="00193049">
        <w:rPr>
          <w:rFonts w:cs="Times New Roman" w:hint="eastAsia"/>
          <w:rPrChange w:id="1081" w:author="zhouyou" w:date="2025-04-18T16:48:00Z">
            <w:rPr>
              <w:rFonts w:hint="eastAsia"/>
            </w:rPr>
          </w:rPrChange>
        </w:rPr>
        <w:t>冷数据</w:t>
      </w:r>
      <w:proofErr w:type="gramEnd"/>
      <w:r w:rsidRPr="00193049">
        <w:rPr>
          <w:rFonts w:cs="Times New Roman" w:hint="eastAsia"/>
          <w:rPrChange w:id="1082" w:author="zhouyou" w:date="2025-04-18T16:48:00Z">
            <w:rPr>
              <w:rFonts w:hint="eastAsia"/>
            </w:rPr>
          </w:rPrChange>
        </w:rPr>
        <w:t>存储系统的兼顾高吞吐与高效率的存取接口，适配批量、异步存取特性是需要解决的关键问题。</w:t>
      </w:r>
    </w:p>
    <w:p w14:paraId="5B26A642" w14:textId="77777777" w:rsidR="00627601" w:rsidRPr="00193049" w:rsidRDefault="00627601">
      <w:pPr>
        <w:ind w:firstLine="560"/>
        <w:jc w:val="both"/>
        <w:rPr>
          <w:rFonts w:cs="Times New Roman"/>
          <w:rPrChange w:id="1083" w:author="zhouyou" w:date="2025-04-18T16:48:00Z">
            <w:rPr/>
          </w:rPrChange>
        </w:rPr>
        <w:pPrChange w:id="1084" w:author="zhouyou" w:date="2025-04-18T16:45:00Z">
          <w:pPr>
            <w:ind w:firstLine="560"/>
          </w:pPr>
        </w:pPrChange>
      </w:pPr>
    </w:p>
    <w:p w14:paraId="2CD998CA" w14:textId="7611B8EF" w:rsidR="00677DB3" w:rsidRPr="00193049" w:rsidRDefault="003101FD">
      <w:pPr>
        <w:pStyle w:val="3"/>
        <w:ind w:firstLineChars="0" w:firstLine="0"/>
        <w:rPr>
          <w:rFonts w:cs="Times New Roman"/>
          <w:rPrChange w:id="1085" w:author="zhouyou" w:date="2025-04-18T16:48:00Z">
            <w:rPr/>
          </w:rPrChange>
        </w:rPr>
      </w:pPr>
      <w:bookmarkStart w:id="1086" w:name="_Toc195645194"/>
      <w:r w:rsidRPr="00193049">
        <w:rPr>
          <w:rFonts w:cs="Times New Roman"/>
          <w:rPrChange w:id="1087" w:author="zhouyou" w:date="2025-04-18T16:48:00Z">
            <w:rPr/>
          </w:rPrChange>
        </w:rPr>
        <w:t>2.3.4</w:t>
      </w:r>
      <w:r w:rsidRPr="00193049">
        <w:rPr>
          <w:rFonts w:cs="Times New Roman" w:hint="eastAsia"/>
          <w:rPrChange w:id="1088" w:author="zhouyou" w:date="2025-04-18T16:48:00Z">
            <w:rPr>
              <w:rFonts w:hint="eastAsia"/>
            </w:rPr>
          </w:rPrChange>
        </w:rPr>
        <w:t>考核指标及评测手段</w:t>
      </w:r>
      <w:r w:rsidRPr="00193049">
        <w:rPr>
          <w:rFonts w:cs="Times New Roman"/>
          <w:rPrChange w:id="1089" w:author="zhouyou" w:date="2025-04-18T16:48:00Z">
            <w:rPr/>
          </w:rPrChange>
        </w:rPr>
        <w:t>/</w:t>
      </w:r>
      <w:r w:rsidRPr="00193049">
        <w:rPr>
          <w:rFonts w:cs="Times New Roman" w:hint="eastAsia"/>
          <w:rPrChange w:id="1090" w:author="zhouyou" w:date="2025-04-18T16:48:00Z">
            <w:rPr>
              <w:rFonts w:hint="eastAsia"/>
            </w:rPr>
          </w:rPrChange>
        </w:rPr>
        <w:t>方法</w:t>
      </w:r>
      <w:bookmarkEnd w:id="1086"/>
    </w:p>
    <w:p w14:paraId="32C75473" w14:textId="77777777" w:rsidR="00677DB3" w:rsidRPr="00193049" w:rsidRDefault="003101FD">
      <w:pPr>
        <w:ind w:firstLine="560"/>
        <w:jc w:val="both"/>
        <w:rPr>
          <w:rFonts w:cs="Times New Roman"/>
          <w:rPrChange w:id="1091" w:author="zhouyou" w:date="2025-04-18T16:48:00Z">
            <w:rPr/>
          </w:rPrChange>
        </w:rPr>
        <w:pPrChange w:id="1092" w:author="zhouyou" w:date="2025-04-18T16:45:00Z">
          <w:pPr>
            <w:ind w:firstLine="560"/>
          </w:pPr>
        </w:pPrChange>
      </w:pPr>
      <w:r w:rsidRPr="00193049">
        <w:rPr>
          <w:rFonts w:cs="Times New Roman" w:hint="eastAsia"/>
          <w:rPrChange w:id="1093" w:author="zhouyou" w:date="2025-04-18T16:48:00Z">
            <w:rPr>
              <w:rFonts w:hint="eastAsia"/>
            </w:rPr>
          </w:rPrChange>
        </w:rPr>
        <w:lastRenderedPageBreak/>
        <w:t>研究</w:t>
      </w:r>
      <w:r w:rsidRPr="00193049">
        <w:rPr>
          <w:rFonts w:cs="Times New Roman"/>
          <w:rPrChange w:id="1094" w:author="zhouyou" w:date="2025-04-18T16:48:00Z">
            <w:rPr/>
          </w:rPrChange>
        </w:rPr>
        <w:t>ZB</w:t>
      </w:r>
      <w:r w:rsidRPr="00193049">
        <w:rPr>
          <w:rFonts w:cs="Times New Roman" w:hint="eastAsia"/>
          <w:rPrChange w:id="1095" w:author="zhouyou" w:date="2025-04-18T16:48:00Z">
            <w:rPr>
              <w:rFonts w:hint="eastAsia"/>
            </w:rPr>
          </w:rPrChange>
        </w:rPr>
        <w:t>级海量</w:t>
      </w:r>
      <w:proofErr w:type="gramStart"/>
      <w:r w:rsidRPr="00193049">
        <w:rPr>
          <w:rFonts w:cs="Times New Roman" w:hint="eastAsia"/>
          <w:rPrChange w:id="1096" w:author="zhouyou" w:date="2025-04-18T16:48:00Z">
            <w:rPr>
              <w:rFonts w:hint="eastAsia"/>
            </w:rPr>
          </w:rPrChange>
        </w:rPr>
        <w:t>冷数据</w:t>
      </w:r>
      <w:proofErr w:type="gramEnd"/>
      <w:r w:rsidRPr="00193049">
        <w:rPr>
          <w:rFonts w:cs="Times New Roman" w:hint="eastAsia"/>
          <w:rPrChange w:id="1097" w:author="zhouyou" w:date="2025-04-18T16:48:00Z">
            <w:rPr>
              <w:rFonts w:hint="eastAsia"/>
            </w:rPr>
          </w:rPrChange>
        </w:rPr>
        <w:t>存储架构和高效存储管理系统；研究海量</w:t>
      </w:r>
      <w:proofErr w:type="gramStart"/>
      <w:r w:rsidRPr="00193049">
        <w:rPr>
          <w:rFonts w:cs="Times New Roman" w:hint="eastAsia"/>
          <w:rPrChange w:id="1098" w:author="zhouyou" w:date="2025-04-18T16:48:00Z">
            <w:rPr>
              <w:rFonts w:hint="eastAsia"/>
            </w:rPr>
          </w:rPrChange>
        </w:rPr>
        <w:t>冷数据</w:t>
      </w:r>
      <w:proofErr w:type="gramEnd"/>
      <w:r w:rsidRPr="00193049">
        <w:rPr>
          <w:rFonts w:cs="Times New Roman" w:hint="eastAsia"/>
          <w:rPrChange w:id="1099" w:author="zhouyou" w:date="2025-04-18T16:48:00Z">
            <w:rPr>
              <w:rFonts w:hint="eastAsia"/>
            </w:rPr>
          </w:rPrChange>
        </w:rPr>
        <w:t>统一长期高效组织方式；研究支持</w:t>
      </w:r>
      <w:r w:rsidRPr="00193049">
        <w:rPr>
          <w:rFonts w:cs="Times New Roman"/>
          <w:rPrChange w:id="1100" w:author="zhouyou" w:date="2025-04-18T16:48:00Z">
            <w:rPr/>
          </w:rPrChange>
        </w:rPr>
        <w:t>ZB</w:t>
      </w:r>
      <w:r w:rsidRPr="00193049">
        <w:rPr>
          <w:rFonts w:cs="Times New Roman" w:hint="eastAsia"/>
          <w:rPrChange w:id="1101" w:author="zhouyou" w:date="2025-04-18T16:48:00Z">
            <w:rPr>
              <w:rFonts w:hint="eastAsia"/>
            </w:rPr>
          </w:rPrChange>
        </w:rPr>
        <w:t>级数据管理的高能效元数据服务集群；研究万亿文件元数据高效索引机制；研究</w:t>
      </w:r>
      <w:r w:rsidRPr="00193049">
        <w:rPr>
          <w:rFonts w:cs="Times New Roman"/>
          <w:rPrChange w:id="1102" w:author="zhouyou" w:date="2025-04-18T16:48:00Z">
            <w:rPr/>
          </w:rPrChange>
        </w:rPr>
        <w:t>ZB</w:t>
      </w:r>
      <w:proofErr w:type="gramStart"/>
      <w:r w:rsidRPr="00193049">
        <w:rPr>
          <w:rFonts w:cs="Times New Roman" w:hint="eastAsia"/>
          <w:rPrChange w:id="1103" w:author="zhouyou" w:date="2025-04-18T16:48:00Z">
            <w:rPr>
              <w:rFonts w:hint="eastAsia"/>
            </w:rPr>
          </w:rPrChange>
        </w:rPr>
        <w:t>级冷数据</w:t>
      </w:r>
      <w:proofErr w:type="gramEnd"/>
      <w:r w:rsidRPr="00193049">
        <w:rPr>
          <w:rFonts w:cs="Times New Roman" w:hint="eastAsia"/>
          <w:rPrChange w:id="1104" w:author="zhouyou" w:date="2025-04-18T16:48:00Z">
            <w:rPr>
              <w:rFonts w:hint="eastAsia"/>
            </w:rPr>
          </w:rPrChange>
        </w:rPr>
        <w:t>存储系统应用模式和存取接口。具备管理超过</w:t>
      </w:r>
      <w:r w:rsidRPr="00193049">
        <w:rPr>
          <w:rFonts w:cs="Times New Roman"/>
          <w:rPrChange w:id="1105" w:author="zhouyou" w:date="2025-04-18T16:48:00Z">
            <w:rPr/>
          </w:rPrChange>
        </w:rPr>
        <w:t>1</w:t>
      </w:r>
      <w:r w:rsidRPr="00193049">
        <w:rPr>
          <w:rFonts w:cs="Times New Roman" w:hint="eastAsia"/>
          <w:rPrChange w:id="1106" w:author="zhouyou" w:date="2025-04-18T16:48:00Z">
            <w:rPr>
              <w:rFonts w:hint="eastAsia"/>
            </w:rPr>
          </w:rPrChange>
        </w:rPr>
        <w:t>亿张光盘、</w:t>
      </w:r>
      <w:r w:rsidRPr="00193049">
        <w:rPr>
          <w:rFonts w:cs="Times New Roman"/>
          <w:rPrChange w:id="1107" w:author="zhouyou" w:date="2025-04-18T16:48:00Z">
            <w:rPr/>
          </w:rPrChange>
        </w:rPr>
        <w:t>100</w:t>
      </w:r>
      <w:r w:rsidRPr="00193049">
        <w:rPr>
          <w:rFonts w:cs="Times New Roman" w:hint="eastAsia"/>
          <w:rPrChange w:id="1108" w:author="zhouyou" w:date="2025-04-18T16:48:00Z">
            <w:rPr>
              <w:rFonts w:hint="eastAsia"/>
            </w:rPr>
          </w:rPrChange>
        </w:rPr>
        <w:t>亿个文件、</w:t>
      </w:r>
      <w:r w:rsidRPr="00193049">
        <w:rPr>
          <w:rFonts w:cs="Times New Roman"/>
          <w:rPrChange w:id="1109" w:author="zhouyou" w:date="2025-04-18T16:48:00Z">
            <w:rPr/>
          </w:rPrChange>
        </w:rPr>
        <w:t>1 ZB</w:t>
      </w:r>
      <w:r w:rsidRPr="00193049">
        <w:rPr>
          <w:rFonts w:cs="Times New Roman" w:hint="eastAsia"/>
          <w:rPrChange w:id="1110" w:author="zhouyou" w:date="2025-04-18T16:48:00Z">
            <w:rPr>
              <w:rFonts w:hint="eastAsia"/>
            </w:rPr>
          </w:rPrChange>
        </w:rPr>
        <w:t>数据的能力，平均检索时间小于</w:t>
      </w:r>
      <w:r w:rsidRPr="00193049">
        <w:rPr>
          <w:rFonts w:cs="Times New Roman"/>
          <w:rPrChange w:id="1111" w:author="zhouyou" w:date="2025-04-18T16:48:00Z">
            <w:rPr/>
          </w:rPrChange>
        </w:rPr>
        <w:t>1</w:t>
      </w:r>
      <w:r w:rsidRPr="00193049">
        <w:rPr>
          <w:rFonts w:cs="Times New Roman" w:hint="eastAsia"/>
          <w:rPrChange w:id="1112" w:author="zhouyou" w:date="2025-04-18T16:48:00Z">
            <w:rPr>
              <w:rFonts w:hint="eastAsia"/>
            </w:rPr>
          </w:rPrChange>
        </w:rPr>
        <w:t>秒，能效比提升</w:t>
      </w:r>
      <w:r w:rsidRPr="00193049">
        <w:rPr>
          <w:rFonts w:cs="Times New Roman"/>
          <w:rPrChange w:id="1113" w:author="zhouyou" w:date="2025-04-18T16:48:00Z">
            <w:rPr/>
          </w:rPrChange>
        </w:rPr>
        <w:t>1</w:t>
      </w:r>
      <w:r w:rsidRPr="00193049">
        <w:rPr>
          <w:rFonts w:cs="Times New Roman" w:hint="eastAsia"/>
          <w:rPrChange w:id="1114" w:author="zhouyou" w:date="2025-04-18T16:48:00Z">
            <w:rPr>
              <w:rFonts w:hint="eastAsia"/>
            </w:rPr>
          </w:rPrChange>
        </w:rPr>
        <w:t>个数量级。检测方法：经专家组认可的测试大纲进行第三方测试并出具报告。</w:t>
      </w:r>
    </w:p>
    <w:p w14:paraId="43AE3C3D" w14:textId="77777777" w:rsidR="00DB56BE" w:rsidRPr="00193049" w:rsidRDefault="00DB56BE">
      <w:pPr>
        <w:ind w:firstLine="562"/>
        <w:jc w:val="both"/>
        <w:outlineLvl w:val="3"/>
        <w:rPr>
          <w:rFonts w:cs="Times New Roman"/>
          <w:b/>
          <w:bCs/>
          <w:rPrChange w:id="1115" w:author="zhouyou" w:date="2025-04-18T16:48:00Z">
            <w:rPr>
              <w:rFonts w:ascii="仿宋" w:hAnsi="仿宋"/>
              <w:b/>
              <w:bCs/>
            </w:rPr>
          </w:rPrChange>
        </w:rPr>
        <w:pPrChange w:id="1116" w:author="zhouyou" w:date="2025-04-18T16:45:00Z">
          <w:pPr>
            <w:ind w:firstLine="562"/>
            <w:outlineLvl w:val="3"/>
          </w:pPr>
        </w:pPrChange>
      </w:pPr>
      <w:r w:rsidRPr="00193049">
        <w:rPr>
          <w:rFonts w:cs="Times New Roman" w:hint="eastAsia"/>
          <w:b/>
          <w:bCs/>
          <w:rPrChange w:id="1117" w:author="zhouyou" w:date="2025-04-18T16:48:00Z">
            <w:rPr>
              <w:rFonts w:ascii="仿宋" w:hAnsi="仿宋" w:hint="eastAsia"/>
              <w:b/>
              <w:bCs/>
            </w:rPr>
          </w:rPrChange>
        </w:rPr>
        <w:t>（</w:t>
      </w:r>
      <w:r w:rsidRPr="00193049">
        <w:rPr>
          <w:rFonts w:cs="Times New Roman"/>
          <w:b/>
          <w:bCs/>
          <w:rPrChange w:id="1118" w:author="zhouyou" w:date="2025-04-18T16:48:00Z">
            <w:rPr>
              <w:rFonts w:ascii="仿宋" w:hAnsi="仿宋"/>
              <w:b/>
              <w:bCs/>
            </w:rPr>
          </w:rPrChange>
        </w:rPr>
        <w:t>1</w:t>
      </w:r>
      <w:r w:rsidRPr="00193049">
        <w:rPr>
          <w:rFonts w:cs="Times New Roman" w:hint="eastAsia"/>
          <w:b/>
          <w:bCs/>
          <w:rPrChange w:id="1119" w:author="zhouyou" w:date="2025-04-18T16:48:00Z">
            <w:rPr>
              <w:rFonts w:ascii="仿宋" w:hAnsi="仿宋" w:hint="eastAsia"/>
              <w:b/>
              <w:bCs/>
            </w:rPr>
          </w:rPrChange>
        </w:rPr>
        <w:t>）支持</w:t>
      </w:r>
      <w:r w:rsidRPr="00193049">
        <w:rPr>
          <w:rFonts w:cs="Times New Roman"/>
          <w:b/>
          <w:bCs/>
          <w:rPrChange w:id="1120" w:author="zhouyou" w:date="2025-04-18T16:48:00Z">
            <w:rPr>
              <w:rFonts w:ascii="仿宋" w:hAnsi="仿宋"/>
              <w:b/>
              <w:bCs/>
            </w:rPr>
          </w:rPrChange>
        </w:rPr>
        <w:t xml:space="preserve">ZB </w:t>
      </w:r>
      <w:r w:rsidRPr="00193049">
        <w:rPr>
          <w:rFonts w:cs="Times New Roman" w:hint="eastAsia"/>
          <w:b/>
          <w:bCs/>
          <w:rPrChange w:id="1121" w:author="zhouyou" w:date="2025-04-18T16:48:00Z">
            <w:rPr>
              <w:rFonts w:ascii="仿宋" w:hAnsi="仿宋" w:hint="eastAsia"/>
              <w:b/>
              <w:bCs/>
            </w:rPr>
          </w:rPrChange>
        </w:rPr>
        <w:t>级海量数据存储与管理</w:t>
      </w:r>
    </w:p>
    <w:p w14:paraId="0E49C4C2" w14:textId="77777777" w:rsidR="00DB56BE" w:rsidRPr="00193049" w:rsidRDefault="00DB56BE">
      <w:pPr>
        <w:ind w:firstLine="560"/>
        <w:jc w:val="both"/>
        <w:rPr>
          <w:rFonts w:cs="Times New Roman"/>
          <w:rPrChange w:id="1122" w:author="zhouyou" w:date="2025-04-18T16:48:00Z">
            <w:rPr/>
          </w:rPrChange>
        </w:rPr>
        <w:pPrChange w:id="1123" w:author="zhouyou" w:date="2025-04-18T16:45:00Z">
          <w:pPr>
            <w:ind w:firstLine="560"/>
          </w:pPr>
        </w:pPrChange>
      </w:pPr>
      <w:r w:rsidRPr="00885D23">
        <w:rPr>
          <w:rFonts w:cs="Times New Roman" w:hint="eastAsia"/>
        </w:rPr>
        <w:t>本指标的验证采用部分实际测试和整体仿真测算的方法进行。设计并实现</w:t>
      </w:r>
      <w:r w:rsidRPr="00193049">
        <w:rPr>
          <w:rFonts w:cs="Times New Roman"/>
          <w:rPrChange w:id="1124" w:author="zhouyou" w:date="2025-04-18T16:48:00Z">
            <w:rPr/>
          </w:rPrChange>
        </w:rPr>
        <w:t>ZB</w:t>
      </w:r>
      <w:r w:rsidRPr="00193049">
        <w:rPr>
          <w:rFonts w:cs="Times New Roman" w:hint="eastAsia"/>
          <w:rPrChange w:id="1125" w:author="zhouyou" w:date="2025-04-18T16:48:00Z">
            <w:rPr>
              <w:rFonts w:hint="eastAsia"/>
            </w:rPr>
          </w:rPrChange>
        </w:rPr>
        <w:t>级数据存储仿真系统，通过仿真系统验证能够对</w:t>
      </w:r>
      <w:r w:rsidRPr="00193049">
        <w:rPr>
          <w:rFonts w:cs="Times New Roman"/>
          <w:rPrChange w:id="1126" w:author="zhouyou" w:date="2025-04-18T16:48:00Z">
            <w:rPr/>
          </w:rPrChange>
        </w:rPr>
        <w:t xml:space="preserve"> ZB </w:t>
      </w:r>
      <w:r w:rsidRPr="00193049">
        <w:rPr>
          <w:rFonts w:cs="Times New Roman" w:hint="eastAsia"/>
          <w:rPrChange w:id="1127" w:author="zhouyou" w:date="2025-04-18T16:48:00Z">
            <w:rPr>
              <w:rFonts w:hint="eastAsia"/>
            </w:rPr>
          </w:rPrChange>
        </w:rPr>
        <w:t>数据进行存储和管理。具体而言，设定光盘、磁盘、固态盘、混合存储节点等存储对象模型，定义用户任务、用户文件、光盘归档文件等数据对象模型，实现数据对象到存储对象的高效组织管理。每张光盘</w:t>
      </w:r>
      <w:r w:rsidRPr="00193049">
        <w:rPr>
          <w:rFonts w:cs="Times New Roman"/>
          <w:rPrChange w:id="1128" w:author="zhouyou" w:date="2025-04-18T16:48:00Z">
            <w:rPr/>
          </w:rPrChange>
        </w:rPr>
        <w:t>10 TB</w:t>
      </w:r>
      <w:r w:rsidRPr="00193049">
        <w:rPr>
          <w:rFonts w:cs="Times New Roman" w:hint="eastAsia"/>
          <w:rPrChange w:id="1129" w:author="zhouyou" w:date="2025-04-18T16:48:00Z">
            <w:rPr>
              <w:rFonts w:hint="eastAsia"/>
            </w:rPr>
          </w:rPrChange>
        </w:rPr>
        <w:t>，</w:t>
      </w:r>
      <w:r w:rsidRPr="00193049">
        <w:rPr>
          <w:rFonts w:cs="Times New Roman"/>
          <w:rPrChange w:id="1130" w:author="zhouyou" w:date="2025-04-18T16:48:00Z">
            <w:rPr/>
          </w:rPrChange>
        </w:rPr>
        <w:t>1</w:t>
      </w:r>
      <w:r w:rsidRPr="00193049">
        <w:rPr>
          <w:rFonts w:cs="Times New Roman" w:hint="eastAsia"/>
          <w:rPrChange w:id="1131" w:author="zhouyou" w:date="2025-04-18T16:48:00Z">
            <w:rPr>
              <w:rFonts w:hint="eastAsia"/>
            </w:rPr>
          </w:rPrChange>
        </w:rPr>
        <w:t>亿张光盘总容量为</w:t>
      </w:r>
      <w:r w:rsidRPr="00193049">
        <w:rPr>
          <w:rFonts w:cs="Times New Roman"/>
          <w:rPrChange w:id="1132" w:author="zhouyou" w:date="2025-04-18T16:48:00Z">
            <w:rPr/>
          </w:rPrChange>
        </w:rPr>
        <w:t>10</w:t>
      </w:r>
      <w:r w:rsidRPr="00193049">
        <w:rPr>
          <w:rFonts w:cs="Times New Roman"/>
          <w:vertAlign w:val="superscript"/>
          <w:rPrChange w:id="1133" w:author="zhouyou" w:date="2025-04-18T16:48:00Z">
            <w:rPr>
              <w:vertAlign w:val="superscript"/>
            </w:rPr>
          </w:rPrChange>
        </w:rPr>
        <w:t>9</w:t>
      </w:r>
      <w:r w:rsidRPr="00193049">
        <w:rPr>
          <w:rFonts w:cs="Times New Roman"/>
          <w:rPrChange w:id="1134" w:author="zhouyou" w:date="2025-04-18T16:48:00Z">
            <w:rPr/>
          </w:rPrChange>
        </w:rPr>
        <w:t xml:space="preserve"> TB</w:t>
      </w:r>
      <w:r w:rsidRPr="00193049">
        <w:rPr>
          <w:rFonts w:cs="Times New Roman" w:hint="eastAsia"/>
          <w:rPrChange w:id="1135" w:author="zhouyou" w:date="2025-04-18T16:48:00Z">
            <w:rPr>
              <w:rFonts w:hint="eastAsia"/>
            </w:rPr>
          </w:rPrChange>
        </w:rPr>
        <w:t>，总数据容量就是</w:t>
      </w:r>
      <w:r w:rsidRPr="00193049">
        <w:rPr>
          <w:rFonts w:cs="Times New Roman"/>
          <w:rPrChange w:id="1136" w:author="zhouyou" w:date="2025-04-18T16:48:00Z">
            <w:rPr/>
          </w:rPrChange>
        </w:rPr>
        <w:t>1 ZB</w:t>
      </w:r>
      <w:r w:rsidRPr="00193049">
        <w:rPr>
          <w:rFonts w:cs="Times New Roman" w:hint="eastAsia"/>
          <w:rPrChange w:id="1137" w:author="zhouyou" w:date="2025-04-18T16:48:00Z">
            <w:rPr>
              <w:rFonts w:hint="eastAsia"/>
            </w:rPr>
          </w:rPrChange>
        </w:rPr>
        <w:t>。设置两种光盘归档文件大小。当单个文件大小为</w:t>
      </w:r>
      <w:r w:rsidRPr="00193049">
        <w:rPr>
          <w:rFonts w:cs="Times New Roman"/>
          <w:rPrChange w:id="1138" w:author="zhouyou" w:date="2025-04-18T16:48:00Z">
            <w:rPr/>
          </w:rPrChange>
        </w:rPr>
        <w:t>100 GB</w:t>
      </w:r>
      <w:r w:rsidRPr="00193049">
        <w:rPr>
          <w:rFonts w:cs="Times New Roman" w:hint="eastAsia"/>
          <w:rPrChange w:id="1139" w:author="zhouyou" w:date="2025-04-18T16:48:00Z">
            <w:rPr>
              <w:rFonts w:hint="eastAsia"/>
            </w:rPr>
          </w:rPrChange>
        </w:rPr>
        <w:t>时，每张</w:t>
      </w:r>
      <w:r w:rsidRPr="00193049">
        <w:rPr>
          <w:rFonts w:cs="Times New Roman"/>
          <w:rPrChange w:id="1140" w:author="zhouyou" w:date="2025-04-18T16:48:00Z">
            <w:rPr/>
          </w:rPrChange>
        </w:rPr>
        <w:t>10 TB</w:t>
      </w:r>
      <w:r w:rsidRPr="00193049">
        <w:rPr>
          <w:rFonts w:cs="Times New Roman" w:hint="eastAsia"/>
          <w:rPrChange w:id="1141" w:author="zhouyou" w:date="2025-04-18T16:48:00Z">
            <w:rPr>
              <w:rFonts w:hint="eastAsia"/>
            </w:rPr>
          </w:rPrChange>
        </w:rPr>
        <w:t>光盘上保存</w:t>
      </w:r>
      <w:r w:rsidRPr="00193049">
        <w:rPr>
          <w:rFonts w:cs="Times New Roman"/>
          <w:rPrChange w:id="1142" w:author="zhouyou" w:date="2025-04-18T16:48:00Z">
            <w:rPr/>
          </w:rPrChange>
        </w:rPr>
        <w:t>100</w:t>
      </w:r>
      <w:r w:rsidRPr="00193049">
        <w:rPr>
          <w:rFonts w:cs="Times New Roman" w:hint="eastAsia"/>
          <w:rPrChange w:id="1143" w:author="zhouyou" w:date="2025-04-18T16:48:00Z">
            <w:rPr>
              <w:rFonts w:hint="eastAsia"/>
            </w:rPr>
          </w:rPrChange>
        </w:rPr>
        <w:t>个光盘归档文件，则管理光盘归档文件数量为</w:t>
      </w:r>
      <w:r w:rsidRPr="00193049">
        <w:rPr>
          <w:rFonts w:cs="Times New Roman"/>
          <w:rPrChange w:id="1144" w:author="zhouyou" w:date="2025-04-18T16:48:00Z">
            <w:rPr/>
          </w:rPrChange>
        </w:rPr>
        <w:t>100</w:t>
      </w:r>
      <w:r w:rsidRPr="00193049">
        <w:rPr>
          <w:rFonts w:cs="Times New Roman" w:hint="eastAsia"/>
          <w:rPrChange w:id="1145" w:author="zhouyou" w:date="2025-04-18T16:48:00Z">
            <w:rPr>
              <w:rFonts w:hint="eastAsia"/>
            </w:rPr>
          </w:rPrChange>
        </w:rPr>
        <w:t>亿。当单个文件大小为</w:t>
      </w:r>
      <w:r w:rsidRPr="00193049">
        <w:rPr>
          <w:rFonts w:cs="Times New Roman"/>
          <w:rPrChange w:id="1146" w:author="zhouyou" w:date="2025-04-18T16:48:00Z">
            <w:rPr/>
          </w:rPrChange>
        </w:rPr>
        <w:t>1 GB</w:t>
      </w:r>
      <w:r w:rsidRPr="00193049">
        <w:rPr>
          <w:rFonts w:cs="Times New Roman" w:hint="eastAsia"/>
          <w:rPrChange w:id="1147" w:author="zhouyou" w:date="2025-04-18T16:48:00Z">
            <w:rPr>
              <w:rFonts w:hint="eastAsia"/>
            </w:rPr>
          </w:rPrChange>
        </w:rPr>
        <w:t>时，每张</w:t>
      </w:r>
      <w:r w:rsidRPr="00193049">
        <w:rPr>
          <w:rFonts w:cs="Times New Roman"/>
          <w:rPrChange w:id="1148" w:author="zhouyou" w:date="2025-04-18T16:48:00Z">
            <w:rPr/>
          </w:rPrChange>
        </w:rPr>
        <w:t>10 TB</w:t>
      </w:r>
      <w:r w:rsidRPr="00193049">
        <w:rPr>
          <w:rFonts w:cs="Times New Roman" w:hint="eastAsia"/>
          <w:rPrChange w:id="1149" w:author="zhouyou" w:date="2025-04-18T16:48:00Z">
            <w:rPr>
              <w:rFonts w:hint="eastAsia"/>
            </w:rPr>
          </w:rPrChange>
        </w:rPr>
        <w:t>光盘上包含</w:t>
      </w:r>
      <w:r w:rsidRPr="00193049">
        <w:rPr>
          <w:rFonts w:cs="Times New Roman"/>
          <w:rPrChange w:id="1150" w:author="zhouyou" w:date="2025-04-18T16:48:00Z">
            <w:rPr/>
          </w:rPrChange>
        </w:rPr>
        <w:t>1</w:t>
      </w:r>
      <w:r w:rsidRPr="00193049">
        <w:rPr>
          <w:rFonts w:cs="Times New Roman" w:hint="eastAsia"/>
          <w:rPrChange w:id="1151" w:author="zhouyou" w:date="2025-04-18T16:48:00Z">
            <w:rPr>
              <w:rFonts w:hint="eastAsia"/>
            </w:rPr>
          </w:rPrChange>
        </w:rPr>
        <w:t>万个光盘归档文件，则系统管理的光盘归档文件数量达到</w:t>
      </w:r>
      <w:r w:rsidRPr="00193049">
        <w:rPr>
          <w:rFonts w:cs="Times New Roman"/>
          <w:rPrChange w:id="1152" w:author="zhouyou" w:date="2025-04-18T16:48:00Z">
            <w:rPr/>
          </w:rPrChange>
        </w:rPr>
        <w:t>1</w:t>
      </w:r>
      <w:proofErr w:type="gramStart"/>
      <w:r w:rsidRPr="00193049">
        <w:rPr>
          <w:rFonts w:cs="Times New Roman" w:hint="eastAsia"/>
          <w:rPrChange w:id="1153" w:author="zhouyou" w:date="2025-04-18T16:48:00Z">
            <w:rPr>
              <w:rFonts w:hint="eastAsia"/>
            </w:rPr>
          </w:rPrChange>
        </w:rPr>
        <w:t>万亿</w:t>
      </w:r>
      <w:proofErr w:type="gramEnd"/>
      <w:r w:rsidRPr="00193049">
        <w:rPr>
          <w:rFonts w:cs="Times New Roman" w:hint="eastAsia"/>
          <w:rPrChange w:id="1154" w:author="zhouyou" w:date="2025-04-18T16:48:00Z">
            <w:rPr>
              <w:rFonts w:hint="eastAsia"/>
            </w:rPr>
          </w:rPrChange>
        </w:rPr>
        <w:t>。通过仿真系统验证能够对</w:t>
      </w:r>
      <w:r w:rsidRPr="00193049">
        <w:rPr>
          <w:rFonts w:cs="Times New Roman"/>
          <w:rPrChange w:id="1155" w:author="zhouyou" w:date="2025-04-18T16:48:00Z">
            <w:rPr/>
          </w:rPrChange>
        </w:rPr>
        <w:t>ZB</w:t>
      </w:r>
      <w:r w:rsidRPr="00193049">
        <w:rPr>
          <w:rFonts w:cs="Times New Roman" w:hint="eastAsia"/>
          <w:rPrChange w:id="1156" w:author="zhouyou" w:date="2025-04-18T16:48:00Z">
            <w:rPr>
              <w:rFonts w:hint="eastAsia"/>
            </w:rPr>
          </w:rPrChange>
        </w:rPr>
        <w:t>数据进行存储和管理。构建用户名</w:t>
      </w:r>
      <w:r w:rsidRPr="00193049">
        <w:rPr>
          <w:rFonts w:cs="Times New Roman"/>
          <w:rPrChange w:id="1157" w:author="zhouyou" w:date="2025-04-18T16:48:00Z">
            <w:rPr/>
          </w:rPrChange>
        </w:rPr>
        <w:t>/</w:t>
      </w:r>
      <w:r w:rsidRPr="00193049">
        <w:rPr>
          <w:rFonts w:cs="Times New Roman" w:hint="eastAsia"/>
          <w:rPrChange w:id="1158" w:author="zhouyou" w:date="2025-04-18T16:48:00Z">
            <w:rPr>
              <w:rFonts w:hint="eastAsia"/>
            </w:rPr>
          </w:rPrChange>
        </w:rPr>
        <w:t>用户命名空间</w:t>
      </w:r>
      <w:r w:rsidRPr="00193049">
        <w:rPr>
          <w:rFonts w:cs="Times New Roman"/>
          <w:rPrChange w:id="1159" w:author="zhouyou" w:date="2025-04-18T16:48:00Z">
            <w:rPr/>
          </w:rPrChange>
        </w:rPr>
        <w:t>/</w:t>
      </w:r>
      <w:r w:rsidRPr="00193049">
        <w:rPr>
          <w:rFonts w:cs="Times New Roman" w:hint="eastAsia"/>
          <w:rPrChange w:id="1160" w:author="zhouyou" w:date="2025-04-18T16:48:00Z">
            <w:rPr>
              <w:rFonts w:hint="eastAsia"/>
            </w:rPr>
          </w:rPrChange>
        </w:rPr>
        <w:t>用户文件三层全局命名空间，并根据典型应用行为，创建万亿规模光盘归档文件的命名空间，对于光盘归档文件地址和部分属性进行查询，在仿真系统之上进行光盘、光盘文件管理和文件数据读取过程模拟，验证</w:t>
      </w:r>
      <w:r w:rsidRPr="00193049">
        <w:rPr>
          <w:rFonts w:cs="Times New Roman" w:hint="eastAsia"/>
          <w:rPrChange w:id="1161" w:author="zhouyou" w:date="2025-04-18T16:48:00Z">
            <w:rPr>
              <w:rFonts w:hint="eastAsia"/>
            </w:rPr>
          </w:rPrChange>
        </w:rPr>
        <w:lastRenderedPageBreak/>
        <w:t>存储管理系统具备管理超过</w:t>
      </w:r>
      <w:r w:rsidRPr="00193049">
        <w:rPr>
          <w:rFonts w:cs="Times New Roman"/>
          <w:rPrChange w:id="1162" w:author="zhouyou" w:date="2025-04-18T16:48:00Z">
            <w:rPr/>
          </w:rPrChange>
        </w:rPr>
        <w:t>1</w:t>
      </w:r>
      <w:r w:rsidRPr="00193049">
        <w:rPr>
          <w:rFonts w:cs="Times New Roman" w:hint="eastAsia"/>
          <w:rPrChange w:id="1163" w:author="zhouyou" w:date="2025-04-18T16:48:00Z">
            <w:rPr>
              <w:rFonts w:hint="eastAsia"/>
            </w:rPr>
          </w:rPrChange>
        </w:rPr>
        <w:t>亿张光盘、</w:t>
      </w:r>
      <w:r w:rsidRPr="00193049">
        <w:rPr>
          <w:rFonts w:cs="Times New Roman"/>
          <w:rPrChange w:id="1164" w:author="zhouyou" w:date="2025-04-18T16:48:00Z">
            <w:rPr/>
          </w:rPrChange>
        </w:rPr>
        <w:t>100</w:t>
      </w:r>
      <w:r w:rsidRPr="00193049">
        <w:rPr>
          <w:rFonts w:cs="Times New Roman" w:hint="eastAsia"/>
          <w:rPrChange w:id="1165" w:author="zhouyou" w:date="2025-04-18T16:48:00Z">
            <w:rPr>
              <w:rFonts w:hint="eastAsia"/>
            </w:rPr>
          </w:rPrChange>
        </w:rPr>
        <w:t>亿个文件、</w:t>
      </w:r>
      <w:r w:rsidRPr="00193049">
        <w:rPr>
          <w:rFonts w:cs="Times New Roman"/>
          <w:rPrChange w:id="1166" w:author="zhouyou" w:date="2025-04-18T16:48:00Z">
            <w:rPr/>
          </w:rPrChange>
        </w:rPr>
        <w:t>1 ZB</w:t>
      </w:r>
      <w:r w:rsidRPr="00193049">
        <w:rPr>
          <w:rFonts w:cs="Times New Roman" w:hint="eastAsia"/>
          <w:rPrChange w:id="1167" w:author="zhouyou" w:date="2025-04-18T16:48:00Z">
            <w:rPr>
              <w:rFonts w:hint="eastAsia"/>
            </w:rPr>
          </w:rPrChange>
        </w:rPr>
        <w:t>数据的能力。</w:t>
      </w:r>
    </w:p>
    <w:p w14:paraId="3F0DFCBA" w14:textId="77777777" w:rsidR="00DB56BE" w:rsidRPr="00193049" w:rsidRDefault="00DB56BE">
      <w:pPr>
        <w:ind w:firstLine="562"/>
        <w:jc w:val="both"/>
        <w:outlineLvl w:val="3"/>
        <w:rPr>
          <w:rFonts w:cs="Times New Roman"/>
          <w:b/>
          <w:bCs/>
          <w:rPrChange w:id="1168" w:author="zhouyou" w:date="2025-04-18T16:48:00Z">
            <w:rPr>
              <w:rFonts w:ascii="仿宋" w:hAnsi="仿宋"/>
              <w:b/>
              <w:bCs/>
            </w:rPr>
          </w:rPrChange>
        </w:rPr>
        <w:pPrChange w:id="1169" w:author="zhouyou" w:date="2025-04-18T16:45:00Z">
          <w:pPr>
            <w:ind w:firstLine="562"/>
            <w:outlineLvl w:val="3"/>
          </w:pPr>
        </w:pPrChange>
      </w:pPr>
      <w:r w:rsidRPr="00193049">
        <w:rPr>
          <w:rFonts w:cs="Times New Roman" w:hint="eastAsia"/>
          <w:b/>
          <w:bCs/>
          <w:rPrChange w:id="1170" w:author="zhouyou" w:date="2025-04-18T16:48:00Z">
            <w:rPr>
              <w:rFonts w:ascii="仿宋" w:hAnsi="仿宋" w:hint="eastAsia"/>
              <w:b/>
              <w:bCs/>
            </w:rPr>
          </w:rPrChange>
        </w:rPr>
        <w:t>（</w:t>
      </w:r>
      <w:r w:rsidRPr="00193049">
        <w:rPr>
          <w:rFonts w:cs="Times New Roman"/>
          <w:b/>
          <w:bCs/>
          <w:rPrChange w:id="1171" w:author="zhouyou" w:date="2025-04-18T16:48:00Z">
            <w:rPr>
              <w:rFonts w:ascii="仿宋" w:hAnsi="仿宋"/>
              <w:b/>
              <w:bCs/>
            </w:rPr>
          </w:rPrChange>
        </w:rPr>
        <w:t>2</w:t>
      </w:r>
      <w:r w:rsidRPr="00193049">
        <w:rPr>
          <w:rFonts w:cs="Times New Roman" w:hint="eastAsia"/>
          <w:b/>
          <w:bCs/>
          <w:rPrChange w:id="1172" w:author="zhouyou" w:date="2025-04-18T16:48:00Z">
            <w:rPr>
              <w:rFonts w:ascii="仿宋" w:hAnsi="仿宋" w:hint="eastAsia"/>
              <w:b/>
              <w:bCs/>
            </w:rPr>
          </w:rPrChange>
        </w:rPr>
        <w:t>）</w:t>
      </w:r>
      <w:r w:rsidRPr="00193049">
        <w:rPr>
          <w:rFonts w:cs="Times New Roman"/>
          <w:b/>
          <w:bCs/>
          <w:rPrChange w:id="1173" w:author="zhouyou" w:date="2025-04-18T16:48:00Z">
            <w:rPr>
              <w:rFonts w:ascii="仿宋" w:hAnsi="仿宋"/>
              <w:b/>
              <w:bCs/>
            </w:rPr>
          </w:rPrChange>
        </w:rPr>
        <w:t>ZB</w:t>
      </w:r>
      <w:r w:rsidRPr="00193049">
        <w:rPr>
          <w:rFonts w:cs="Times New Roman" w:hint="eastAsia"/>
          <w:b/>
          <w:bCs/>
          <w:rPrChange w:id="1174" w:author="zhouyou" w:date="2025-04-18T16:48:00Z">
            <w:rPr>
              <w:rFonts w:ascii="仿宋" w:hAnsi="仿宋" w:hint="eastAsia"/>
              <w:b/>
              <w:bCs/>
            </w:rPr>
          </w:rPrChange>
        </w:rPr>
        <w:t>级数据、</w:t>
      </w:r>
      <w:r w:rsidRPr="00193049">
        <w:rPr>
          <w:rFonts w:cs="Times New Roman"/>
          <w:b/>
          <w:bCs/>
          <w:rPrChange w:id="1175" w:author="zhouyou" w:date="2025-04-18T16:48:00Z">
            <w:rPr>
              <w:rFonts w:ascii="仿宋" w:hAnsi="仿宋"/>
              <w:b/>
              <w:bCs/>
            </w:rPr>
          </w:rPrChange>
        </w:rPr>
        <w:t>100</w:t>
      </w:r>
      <w:r w:rsidRPr="00193049">
        <w:rPr>
          <w:rFonts w:cs="Times New Roman" w:hint="eastAsia"/>
          <w:b/>
          <w:bCs/>
          <w:rPrChange w:id="1176" w:author="zhouyou" w:date="2025-04-18T16:48:00Z">
            <w:rPr>
              <w:rFonts w:ascii="仿宋" w:hAnsi="仿宋" w:hint="eastAsia"/>
              <w:b/>
              <w:bCs/>
            </w:rPr>
          </w:rPrChange>
        </w:rPr>
        <w:t>亿文件平均查询延迟和存储能效比</w:t>
      </w:r>
    </w:p>
    <w:p w14:paraId="16A53288" w14:textId="77777777" w:rsidR="00DB56BE" w:rsidRPr="00193049" w:rsidRDefault="00DB56BE">
      <w:pPr>
        <w:ind w:firstLine="560"/>
        <w:jc w:val="both"/>
        <w:rPr>
          <w:rFonts w:cs="Times New Roman"/>
          <w:rPrChange w:id="1177" w:author="zhouyou" w:date="2025-04-18T16:48:00Z">
            <w:rPr/>
          </w:rPrChange>
        </w:rPr>
        <w:pPrChange w:id="1178" w:author="zhouyou" w:date="2025-04-18T16:45:00Z">
          <w:pPr>
            <w:ind w:firstLine="560"/>
          </w:pPr>
        </w:pPrChange>
      </w:pPr>
      <w:r w:rsidRPr="00885D23">
        <w:rPr>
          <w:rFonts w:cs="Times New Roman" w:hint="eastAsia"/>
        </w:rPr>
        <w:t>本指标的验证采用部分实际测试和整体仿真测算的方法进行。平均检索时间是针对</w:t>
      </w:r>
      <w:r w:rsidRPr="00193049">
        <w:rPr>
          <w:rFonts w:cs="Times New Roman"/>
          <w:rPrChange w:id="1179" w:author="zhouyou" w:date="2025-04-18T16:48:00Z">
            <w:rPr/>
          </w:rPrChange>
        </w:rPr>
        <w:t xml:space="preserve"> 1 </w:t>
      </w:r>
      <w:r w:rsidRPr="00193049">
        <w:rPr>
          <w:rFonts w:cs="Times New Roman" w:hint="eastAsia"/>
          <w:rPrChange w:id="1180" w:author="zhouyou" w:date="2025-04-18T16:48:00Z">
            <w:rPr>
              <w:rFonts w:hint="eastAsia"/>
            </w:rPr>
          </w:rPrChange>
        </w:rPr>
        <w:t>亿张光盘、</w:t>
      </w:r>
      <w:r w:rsidRPr="00193049">
        <w:rPr>
          <w:rFonts w:cs="Times New Roman"/>
          <w:rPrChange w:id="1181" w:author="zhouyou" w:date="2025-04-18T16:48:00Z">
            <w:rPr/>
          </w:rPrChange>
        </w:rPr>
        <w:t xml:space="preserve"> 100 </w:t>
      </w:r>
      <w:r w:rsidRPr="00193049">
        <w:rPr>
          <w:rFonts w:cs="Times New Roman" w:hint="eastAsia"/>
          <w:rPrChange w:id="1182" w:author="zhouyou" w:date="2025-04-18T16:48:00Z">
            <w:rPr>
              <w:rFonts w:hint="eastAsia"/>
            </w:rPr>
          </w:rPrChange>
        </w:rPr>
        <w:t>亿以上文件、</w:t>
      </w:r>
      <w:r w:rsidRPr="00193049">
        <w:rPr>
          <w:rFonts w:cs="Times New Roman"/>
          <w:rPrChange w:id="1183" w:author="zhouyou" w:date="2025-04-18T16:48:00Z">
            <w:rPr/>
          </w:rPrChange>
        </w:rPr>
        <w:t xml:space="preserve"> 1ZB </w:t>
      </w:r>
      <w:r w:rsidRPr="00193049">
        <w:rPr>
          <w:rFonts w:cs="Times New Roman" w:hint="eastAsia"/>
          <w:rPrChange w:id="1184" w:author="zhouyou" w:date="2025-04-18T16:48:00Z">
            <w:rPr>
              <w:rFonts w:hint="eastAsia"/>
            </w:rPr>
          </w:rPrChange>
        </w:rPr>
        <w:t>数据的元数据进行检索的平均查询时间，全局元数据管理系统执行单条元数据查询的平均检索时间小于</w:t>
      </w:r>
      <w:r w:rsidRPr="00193049">
        <w:rPr>
          <w:rFonts w:cs="Times New Roman"/>
          <w:rPrChange w:id="1185" w:author="zhouyou" w:date="2025-04-18T16:48:00Z">
            <w:rPr/>
          </w:rPrChange>
        </w:rPr>
        <w:t xml:space="preserve"> 1 </w:t>
      </w:r>
      <w:r w:rsidRPr="00193049">
        <w:rPr>
          <w:rFonts w:cs="Times New Roman" w:hint="eastAsia"/>
          <w:rPrChange w:id="1186" w:author="zhouyou" w:date="2025-04-18T16:48:00Z">
            <w:rPr>
              <w:rFonts w:hint="eastAsia"/>
            </w:rPr>
          </w:rPrChange>
        </w:rPr>
        <w:t>秒。结合</w:t>
      </w:r>
      <w:proofErr w:type="gramStart"/>
      <w:r w:rsidRPr="00193049">
        <w:rPr>
          <w:rFonts w:cs="Times New Roman" w:hint="eastAsia"/>
          <w:rPrChange w:id="1187" w:author="zhouyou" w:date="2025-04-18T16:48:00Z">
            <w:rPr>
              <w:rFonts w:hint="eastAsia"/>
            </w:rPr>
          </w:rPrChange>
        </w:rPr>
        <w:t>济南超算</w:t>
      </w:r>
      <w:proofErr w:type="gramEnd"/>
      <w:r w:rsidRPr="00193049">
        <w:rPr>
          <w:rFonts w:cs="Times New Roman" w:hint="eastAsia"/>
          <w:rPrChange w:id="1188" w:author="zhouyou" w:date="2025-04-18T16:48:00Z">
            <w:rPr>
              <w:rFonts w:hint="eastAsia"/>
            </w:rPr>
          </w:rPrChange>
        </w:rPr>
        <w:t>等应用场景构造全局文件命名空间，设计适应长期海量</w:t>
      </w:r>
      <w:proofErr w:type="gramStart"/>
      <w:r w:rsidRPr="00193049">
        <w:rPr>
          <w:rFonts w:cs="Times New Roman" w:hint="eastAsia"/>
          <w:rPrChange w:id="1189" w:author="zhouyou" w:date="2025-04-18T16:48:00Z">
            <w:rPr>
              <w:rFonts w:hint="eastAsia"/>
            </w:rPr>
          </w:rPrChange>
        </w:rPr>
        <w:t>冷数据</w:t>
      </w:r>
      <w:proofErr w:type="gramEnd"/>
      <w:r w:rsidRPr="00193049">
        <w:rPr>
          <w:rFonts w:cs="Times New Roman" w:hint="eastAsia"/>
          <w:rPrChange w:id="1190" w:author="zhouyou" w:date="2025-04-18T16:48:00Z">
            <w:rPr>
              <w:rFonts w:hint="eastAsia"/>
            </w:rPr>
          </w:rPrChange>
        </w:rPr>
        <w:t>存储场景的文件元数据，单个文件元数据大小可以为</w:t>
      </w:r>
      <w:r w:rsidRPr="00193049">
        <w:rPr>
          <w:rFonts w:cs="Times New Roman"/>
          <w:rPrChange w:id="1191" w:author="zhouyou" w:date="2025-04-18T16:48:00Z">
            <w:rPr/>
          </w:rPrChange>
        </w:rPr>
        <w:t xml:space="preserve"> 1KB</w:t>
      </w:r>
      <w:r w:rsidRPr="00193049">
        <w:rPr>
          <w:rFonts w:cs="Times New Roman" w:hint="eastAsia"/>
          <w:rPrChange w:id="1192" w:author="zhouyou" w:date="2025-04-18T16:48:00Z">
            <w:rPr>
              <w:rFonts w:hint="eastAsia"/>
            </w:rPr>
          </w:rPrChange>
        </w:rPr>
        <w:t>或</w:t>
      </w:r>
      <w:r w:rsidRPr="00193049">
        <w:rPr>
          <w:rFonts w:cs="Times New Roman"/>
          <w:rPrChange w:id="1193" w:author="zhouyou" w:date="2025-04-18T16:48:00Z">
            <w:rPr/>
          </w:rPrChange>
        </w:rPr>
        <w:t>4KB</w:t>
      </w:r>
      <w:r w:rsidRPr="00193049">
        <w:rPr>
          <w:rFonts w:cs="Times New Roman" w:hint="eastAsia"/>
          <w:rPrChange w:id="1194" w:author="zhouyou" w:date="2025-04-18T16:48:00Z">
            <w:rPr>
              <w:rFonts w:hint="eastAsia"/>
            </w:rPr>
          </w:rPrChange>
        </w:rPr>
        <w:t>，实际构造百亿以上文件的元数据，将其全部存储在高效元数据服务集群之上。在全局命名空间中通过文件路径进行查询，在元数据服务集群中查询其文件的元数据，计算平均延迟时间。</w:t>
      </w:r>
    </w:p>
    <w:p w14:paraId="5A903F68" w14:textId="77777777" w:rsidR="00DB56BE" w:rsidRPr="00193049" w:rsidRDefault="00DB56BE">
      <w:pPr>
        <w:ind w:firstLine="560"/>
        <w:jc w:val="both"/>
        <w:rPr>
          <w:rFonts w:cs="Times New Roman"/>
          <w:rPrChange w:id="1195" w:author="zhouyou" w:date="2025-04-18T16:48:00Z">
            <w:rPr/>
          </w:rPrChange>
        </w:rPr>
        <w:pPrChange w:id="1196" w:author="zhouyou" w:date="2025-04-18T16:45:00Z">
          <w:pPr>
            <w:ind w:firstLine="560"/>
          </w:pPr>
        </w:pPrChange>
      </w:pPr>
      <w:r w:rsidRPr="00193049">
        <w:rPr>
          <w:rFonts w:cs="Times New Roman"/>
          <w:rPrChange w:id="1197" w:author="zhouyou" w:date="2025-04-18T16:48:00Z">
            <w:rPr/>
          </w:rPrChange>
        </w:rPr>
        <w:t xml:space="preserve">ZB </w:t>
      </w:r>
      <w:r w:rsidRPr="00193049">
        <w:rPr>
          <w:rFonts w:cs="Times New Roman" w:hint="eastAsia"/>
          <w:rPrChange w:id="1198" w:author="zhouyou" w:date="2025-04-18T16:48:00Z">
            <w:rPr>
              <w:rFonts w:hint="eastAsia"/>
            </w:rPr>
          </w:rPrChange>
        </w:rPr>
        <w:t>级海量冷数据管理系统在保证管理能力和检索性能的前提下，提升</w:t>
      </w:r>
      <w:r w:rsidRPr="00193049">
        <w:rPr>
          <w:rFonts w:cs="Times New Roman"/>
          <w:rPrChange w:id="1199" w:author="zhouyou" w:date="2025-04-18T16:48:00Z">
            <w:rPr/>
          </w:rPrChange>
        </w:rPr>
        <w:t>ZB</w:t>
      </w:r>
      <w:r w:rsidRPr="00193049">
        <w:rPr>
          <w:rFonts w:cs="Times New Roman" w:hint="eastAsia"/>
          <w:rPrChange w:id="1200" w:author="zhouyou" w:date="2025-04-18T16:48:00Z">
            <w:rPr>
              <w:rFonts w:hint="eastAsia"/>
            </w:rPr>
          </w:rPrChange>
        </w:rPr>
        <w:t>级海量冷数据系统运行时的存储能效比（</w:t>
      </w:r>
      <w:r w:rsidRPr="00193049">
        <w:rPr>
          <w:rFonts w:cs="Times New Roman"/>
          <w:rPrChange w:id="1201" w:author="zhouyou" w:date="2025-04-18T16:48:00Z">
            <w:rPr/>
          </w:rPrChange>
        </w:rPr>
        <w:t>PB/KW</w:t>
      </w:r>
      <w:r w:rsidRPr="00193049">
        <w:rPr>
          <w:rFonts w:cs="Times New Roman" w:hint="eastAsia"/>
          <w:rPrChange w:id="1202" w:author="zhouyou" w:date="2025-04-18T16:48:00Z">
            <w:rPr>
              <w:rFonts w:hint="eastAsia"/>
            </w:rPr>
          </w:rPrChange>
        </w:rPr>
        <w:t>）。立项时，构建代表性</w:t>
      </w:r>
      <w:proofErr w:type="spellStart"/>
      <w:r w:rsidRPr="00193049">
        <w:rPr>
          <w:rFonts w:cs="Times New Roman"/>
          <w:rPrChange w:id="1203" w:author="zhouyou" w:date="2025-04-18T16:48:00Z">
            <w:rPr/>
          </w:rPrChange>
        </w:rPr>
        <w:t>CephFS</w:t>
      </w:r>
      <w:proofErr w:type="spellEnd"/>
      <w:r w:rsidRPr="00193049">
        <w:rPr>
          <w:rFonts w:cs="Times New Roman" w:hint="eastAsia"/>
          <w:rPrChange w:id="1204" w:author="zhouyou" w:date="2025-04-18T16:48:00Z">
            <w:rPr>
              <w:rFonts w:hint="eastAsia"/>
            </w:rPr>
          </w:rPrChange>
        </w:rPr>
        <w:t>存储集群基本单元，测试其总存储空间和工作功率，线性外推得到存储</w:t>
      </w:r>
      <w:r w:rsidRPr="00193049">
        <w:rPr>
          <w:rFonts w:cs="Times New Roman"/>
          <w:rPrChange w:id="1205" w:author="zhouyou" w:date="2025-04-18T16:48:00Z">
            <w:rPr/>
          </w:rPrChange>
        </w:rPr>
        <w:t>ZB</w:t>
      </w:r>
      <w:r w:rsidRPr="00193049">
        <w:rPr>
          <w:rFonts w:cs="Times New Roman" w:hint="eastAsia"/>
          <w:rPrChange w:id="1206" w:author="zhouyou" w:date="2025-04-18T16:48:00Z">
            <w:rPr>
              <w:rFonts w:hint="eastAsia"/>
            </w:rPr>
          </w:rPrChange>
        </w:rPr>
        <w:t>数据规模时</w:t>
      </w:r>
      <w:proofErr w:type="spellStart"/>
      <w:r w:rsidRPr="00193049">
        <w:rPr>
          <w:rFonts w:cs="Times New Roman"/>
          <w:rPrChange w:id="1207" w:author="zhouyou" w:date="2025-04-18T16:48:00Z">
            <w:rPr/>
          </w:rPrChange>
        </w:rPr>
        <w:t>CephFS</w:t>
      </w:r>
      <w:proofErr w:type="spellEnd"/>
      <w:r w:rsidRPr="00193049">
        <w:rPr>
          <w:rFonts w:cs="Times New Roman" w:hint="eastAsia"/>
          <w:rPrChange w:id="1208" w:author="zhouyou" w:date="2025-04-18T16:48:00Z">
            <w:rPr>
              <w:rFonts w:hint="eastAsia"/>
            </w:rPr>
          </w:rPrChange>
        </w:rPr>
        <w:t>系统的存储能效指标。设计采用新型光盘的高效</w:t>
      </w:r>
      <w:proofErr w:type="gramStart"/>
      <w:r w:rsidRPr="00193049">
        <w:rPr>
          <w:rFonts w:cs="Times New Roman" w:hint="eastAsia"/>
          <w:rPrChange w:id="1209" w:author="zhouyou" w:date="2025-04-18T16:48:00Z">
            <w:rPr>
              <w:rFonts w:hint="eastAsia"/>
            </w:rPr>
          </w:rPrChange>
        </w:rPr>
        <w:t>冷数据</w:t>
      </w:r>
      <w:proofErr w:type="gramEnd"/>
      <w:r w:rsidRPr="00193049">
        <w:rPr>
          <w:rFonts w:cs="Times New Roman" w:hint="eastAsia"/>
          <w:rPrChange w:id="1210" w:author="zhouyou" w:date="2025-04-18T16:48:00Z">
            <w:rPr>
              <w:rFonts w:hint="eastAsia"/>
            </w:rPr>
          </w:rPrChange>
        </w:rPr>
        <w:t>存储集群系统，构建高效</w:t>
      </w:r>
      <w:proofErr w:type="gramStart"/>
      <w:r w:rsidRPr="00193049">
        <w:rPr>
          <w:rFonts w:cs="Times New Roman" w:hint="eastAsia"/>
          <w:rPrChange w:id="1211" w:author="zhouyou" w:date="2025-04-18T16:48:00Z">
            <w:rPr>
              <w:rFonts w:hint="eastAsia"/>
            </w:rPr>
          </w:rPrChange>
        </w:rPr>
        <w:t>冷数据</w:t>
      </w:r>
      <w:proofErr w:type="gramEnd"/>
      <w:r w:rsidRPr="00193049">
        <w:rPr>
          <w:rFonts w:cs="Times New Roman" w:hint="eastAsia"/>
          <w:rPrChange w:id="1212" w:author="zhouyou" w:date="2025-04-18T16:48:00Z">
            <w:rPr>
              <w:rFonts w:hint="eastAsia"/>
            </w:rPr>
          </w:rPrChange>
        </w:rPr>
        <w:t>存储集群基本单元，测试其总存储空间和工作功率，线性外推得到存储</w:t>
      </w:r>
      <w:r w:rsidRPr="00193049">
        <w:rPr>
          <w:rFonts w:cs="Times New Roman"/>
          <w:rPrChange w:id="1213" w:author="zhouyou" w:date="2025-04-18T16:48:00Z">
            <w:rPr/>
          </w:rPrChange>
        </w:rPr>
        <w:t>ZB</w:t>
      </w:r>
      <w:r w:rsidRPr="00193049">
        <w:rPr>
          <w:rFonts w:cs="Times New Roman" w:hint="eastAsia"/>
          <w:rPrChange w:id="1214" w:author="zhouyou" w:date="2025-04-18T16:48:00Z">
            <w:rPr>
              <w:rFonts w:hint="eastAsia"/>
            </w:rPr>
          </w:rPrChange>
        </w:rPr>
        <w:t>数据规模时高效</w:t>
      </w:r>
      <w:proofErr w:type="gramStart"/>
      <w:r w:rsidRPr="00193049">
        <w:rPr>
          <w:rFonts w:cs="Times New Roman" w:hint="eastAsia"/>
          <w:rPrChange w:id="1215" w:author="zhouyou" w:date="2025-04-18T16:48:00Z">
            <w:rPr>
              <w:rFonts w:hint="eastAsia"/>
            </w:rPr>
          </w:rPrChange>
        </w:rPr>
        <w:t>冷数据</w:t>
      </w:r>
      <w:proofErr w:type="gramEnd"/>
      <w:r w:rsidRPr="00193049">
        <w:rPr>
          <w:rFonts w:cs="Times New Roman" w:hint="eastAsia"/>
          <w:rPrChange w:id="1216" w:author="zhouyou" w:date="2025-04-18T16:48:00Z">
            <w:rPr>
              <w:rFonts w:hint="eastAsia"/>
            </w:rPr>
          </w:rPrChange>
        </w:rPr>
        <w:t>存储系统的存储能效指标。对比两者测算整体能效比指标。</w:t>
      </w:r>
    </w:p>
    <w:p w14:paraId="48B76026" w14:textId="27125D02" w:rsidR="00DB56BE" w:rsidRPr="00193049" w:rsidRDefault="00DB56BE" w:rsidP="00627601">
      <w:pPr>
        <w:ind w:firstLine="560"/>
        <w:jc w:val="both"/>
        <w:rPr>
          <w:ins w:id="1217" w:author="zhouyou" w:date="2025-04-18T16:47:00Z"/>
          <w:rFonts w:cs="Times New Roman"/>
          <w:rPrChange w:id="1218" w:author="zhouyou" w:date="2025-04-18T16:48:00Z">
            <w:rPr>
              <w:ins w:id="1219" w:author="zhouyou" w:date="2025-04-18T16:47:00Z"/>
            </w:rPr>
          </w:rPrChange>
        </w:rPr>
      </w:pPr>
      <w:r w:rsidRPr="00193049">
        <w:rPr>
          <w:rFonts w:cs="Times New Roman" w:hint="eastAsia"/>
          <w:rPrChange w:id="1220" w:author="zhouyou" w:date="2025-04-18T16:48:00Z">
            <w:rPr>
              <w:rFonts w:hint="eastAsia"/>
            </w:rPr>
          </w:rPrChange>
        </w:rPr>
        <w:t>本课题进行第三方测试，并出具标准测试报告。</w:t>
      </w:r>
    </w:p>
    <w:p w14:paraId="0686CD54" w14:textId="77777777" w:rsidR="00193049" w:rsidRPr="00193049" w:rsidRDefault="00193049">
      <w:pPr>
        <w:ind w:firstLine="560"/>
        <w:jc w:val="both"/>
        <w:rPr>
          <w:rFonts w:cs="Times New Roman"/>
          <w:rPrChange w:id="1221" w:author="zhouyou" w:date="2025-04-18T16:48:00Z">
            <w:rPr/>
          </w:rPrChange>
        </w:rPr>
        <w:pPrChange w:id="1222" w:author="zhouyou" w:date="2025-04-18T16:45:00Z">
          <w:pPr>
            <w:ind w:firstLine="560"/>
          </w:pPr>
        </w:pPrChange>
      </w:pPr>
    </w:p>
    <w:p w14:paraId="2016CFAD" w14:textId="44392385" w:rsidR="00677DB3" w:rsidRPr="00193049" w:rsidRDefault="003101FD">
      <w:pPr>
        <w:pStyle w:val="3"/>
        <w:ind w:firstLineChars="0" w:firstLine="0"/>
        <w:rPr>
          <w:rFonts w:cs="Times New Roman"/>
          <w:rPrChange w:id="1223" w:author="zhouyou" w:date="2025-04-18T16:48:00Z">
            <w:rPr/>
          </w:rPrChange>
        </w:rPr>
      </w:pPr>
      <w:bookmarkStart w:id="1224" w:name="_Toc195645195"/>
      <w:r w:rsidRPr="00193049">
        <w:rPr>
          <w:rFonts w:cs="Times New Roman"/>
          <w:rPrChange w:id="1225" w:author="zhouyou" w:date="2025-04-18T16:48:00Z">
            <w:rPr/>
          </w:rPrChange>
        </w:rPr>
        <w:lastRenderedPageBreak/>
        <w:t>2.3.5</w:t>
      </w:r>
      <w:r w:rsidRPr="00193049">
        <w:rPr>
          <w:rFonts w:cs="Times New Roman" w:hint="eastAsia"/>
          <w:rPrChange w:id="1226" w:author="zhouyou" w:date="2025-04-18T16:48:00Z">
            <w:rPr>
              <w:rFonts w:hint="eastAsia"/>
            </w:rPr>
          </w:rPrChange>
        </w:rPr>
        <w:t>参加单位任务分工</w:t>
      </w:r>
      <w:bookmarkEnd w:id="1224"/>
    </w:p>
    <w:p w14:paraId="2629E037" w14:textId="77777777" w:rsidR="00677DB3" w:rsidRPr="00193049" w:rsidRDefault="003101FD">
      <w:pPr>
        <w:ind w:firstLine="560"/>
        <w:jc w:val="both"/>
        <w:rPr>
          <w:rFonts w:cs="Times New Roman"/>
          <w:rPrChange w:id="1227" w:author="zhouyou" w:date="2025-04-18T16:48:00Z">
            <w:rPr/>
          </w:rPrChange>
        </w:rPr>
        <w:pPrChange w:id="1228" w:author="zhouyou" w:date="2025-04-18T16:45:00Z">
          <w:pPr>
            <w:ind w:firstLine="560"/>
          </w:pPr>
        </w:pPrChange>
      </w:pPr>
      <w:bookmarkStart w:id="1229" w:name="_Toc490217862"/>
      <w:bookmarkStart w:id="1230" w:name="_Toc491267714"/>
      <w:bookmarkStart w:id="1231" w:name="_Toc491267846"/>
      <w:bookmarkStart w:id="1232" w:name="_Toc491267850"/>
      <w:bookmarkStart w:id="1233" w:name="_Toc491267715"/>
      <w:bookmarkStart w:id="1234" w:name="_Toc491267847"/>
      <w:bookmarkStart w:id="1235" w:name="_Toc491267710"/>
      <w:bookmarkStart w:id="1236" w:name="_Toc491267711"/>
      <w:bookmarkStart w:id="1237" w:name="_Toc491267906"/>
      <w:bookmarkStart w:id="1238" w:name="_Toc491267845"/>
      <w:bookmarkStart w:id="1239" w:name="_Toc491267770"/>
      <w:bookmarkStart w:id="1240" w:name="_Toc491267852"/>
      <w:bookmarkStart w:id="1241" w:name="_Toc491267716"/>
      <w:bookmarkStart w:id="1242" w:name="_Toc491267713"/>
      <w:bookmarkStart w:id="1243" w:name="_Toc491267712"/>
      <w:bookmarkStart w:id="1244" w:name="_Toc491267709"/>
      <w:bookmarkStart w:id="1245" w:name="_Toc491267849"/>
      <w:bookmarkStart w:id="1246" w:name="_Toc491267848"/>
      <w:bookmarkStart w:id="1247" w:name="_Toc491267907"/>
      <w:bookmarkStart w:id="1248" w:name="_Toc491267771"/>
      <w:bookmarkStart w:id="1249" w:name="_Toc491267851"/>
      <w:bookmarkStart w:id="1250" w:name="_Toc490215259"/>
      <w:bookmarkStart w:id="1251" w:name="_Toc490217863"/>
      <w:bookmarkStart w:id="1252" w:name="_Toc490219482"/>
      <w:bookmarkStart w:id="1253" w:name="_Toc490220015"/>
      <w:bookmarkStart w:id="1254" w:name="_Toc490215260"/>
      <w:bookmarkStart w:id="1255" w:name="_Toc491267844"/>
      <w:bookmarkStart w:id="1256" w:name="_Toc490220014"/>
      <w:bookmarkStart w:id="1257" w:name="_Toc490220209"/>
      <w:bookmarkStart w:id="1258" w:name="_Toc490219930"/>
      <w:bookmarkStart w:id="1259" w:name="_Toc490220210"/>
      <w:bookmarkStart w:id="1260" w:name="_Toc490219929"/>
      <w:bookmarkStart w:id="1261" w:name="_Toc490219483"/>
      <w:bookmarkStart w:id="1262" w:name="_Toc491267843"/>
      <w:bookmarkStart w:id="1263" w:name="_Toc491267708"/>
      <w:bookmarkStart w:id="1264" w:name="_Toc491267841"/>
      <w:bookmarkStart w:id="1265" w:name="_Toc491267706"/>
      <w:bookmarkStart w:id="1266" w:name="_Toc491267705"/>
      <w:bookmarkStart w:id="1267" w:name="_Toc491267842"/>
      <w:bookmarkStart w:id="1268" w:name="_Toc491267707"/>
      <w:bookmarkStart w:id="1269" w:name="_Toc491365782"/>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r w:rsidRPr="00193049">
        <w:rPr>
          <w:rFonts w:cs="Times New Roman" w:hint="eastAsia"/>
          <w:rPrChange w:id="1270" w:author="zhouyou" w:date="2025-04-18T16:48:00Z">
            <w:rPr>
              <w:rFonts w:hint="eastAsia"/>
            </w:rPr>
          </w:rPrChange>
        </w:rPr>
        <w:t>华中科技大学，研究</w:t>
      </w:r>
      <w:r w:rsidRPr="00193049">
        <w:rPr>
          <w:rFonts w:cs="Times New Roman"/>
          <w:rPrChange w:id="1271" w:author="zhouyou" w:date="2025-04-18T16:48:00Z">
            <w:rPr/>
          </w:rPrChange>
        </w:rPr>
        <w:t>ZB</w:t>
      </w:r>
      <w:r w:rsidRPr="00193049">
        <w:rPr>
          <w:rFonts w:cs="Times New Roman" w:hint="eastAsia"/>
          <w:rPrChange w:id="1272" w:author="zhouyou" w:date="2025-04-18T16:48:00Z">
            <w:rPr>
              <w:rFonts w:hint="eastAsia"/>
            </w:rPr>
          </w:rPrChange>
        </w:rPr>
        <w:t>级海量光盘存储系统的高效数据组织方式、万亿文件元数据秒级检索技术以及系统性能评估方法，完成海量数据管理系统的搭建。</w:t>
      </w:r>
    </w:p>
    <w:p w14:paraId="2F8B5295" w14:textId="6BE730A8" w:rsidR="00677DB3" w:rsidRPr="00193049" w:rsidRDefault="003101FD">
      <w:pPr>
        <w:ind w:firstLine="560"/>
        <w:jc w:val="both"/>
        <w:rPr>
          <w:rFonts w:cs="Times New Roman"/>
          <w:rPrChange w:id="1273" w:author="zhouyou" w:date="2025-04-18T16:48:00Z">
            <w:rPr/>
          </w:rPrChange>
        </w:rPr>
        <w:pPrChange w:id="1274" w:author="zhouyou" w:date="2025-04-18T16:45:00Z">
          <w:pPr>
            <w:ind w:firstLine="560"/>
          </w:pPr>
        </w:pPrChange>
      </w:pPr>
      <w:r w:rsidRPr="00193049">
        <w:rPr>
          <w:rFonts w:cs="Times New Roman" w:hint="eastAsia"/>
          <w:rPrChange w:id="1275" w:author="zhouyou" w:date="2025-04-18T16:48:00Z">
            <w:rPr>
              <w:rFonts w:hint="eastAsia"/>
            </w:rPr>
          </w:rPrChange>
        </w:rPr>
        <w:t>济南浪潮数据负责研究支持</w:t>
      </w:r>
      <w:r w:rsidRPr="00193049">
        <w:rPr>
          <w:rFonts w:cs="Times New Roman"/>
          <w:rPrChange w:id="1276" w:author="zhouyou" w:date="2025-04-18T16:48:00Z">
            <w:rPr/>
          </w:rPrChange>
        </w:rPr>
        <w:t>ZB</w:t>
      </w:r>
      <w:r w:rsidRPr="00193049">
        <w:rPr>
          <w:rFonts w:cs="Times New Roman" w:hint="eastAsia"/>
          <w:rPrChange w:id="1277" w:author="zhouyou" w:date="2025-04-18T16:48:00Z">
            <w:rPr>
              <w:rFonts w:hint="eastAsia"/>
            </w:rPr>
          </w:rPrChange>
        </w:rPr>
        <w:t>级数据管理的高能效元数据服务集群，用于存储和管理万亿级文件元数据。元数据集群与课题牵头单位设计的</w:t>
      </w:r>
      <w:proofErr w:type="gramStart"/>
      <w:r w:rsidRPr="00193049">
        <w:rPr>
          <w:rFonts w:cs="Times New Roman" w:hint="eastAsia"/>
          <w:rPrChange w:id="1278" w:author="zhouyou" w:date="2025-04-18T16:48:00Z">
            <w:rPr>
              <w:rFonts w:hint="eastAsia"/>
            </w:rPr>
          </w:rPrChange>
        </w:rPr>
        <w:t>冷数据</w:t>
      </w:r>
      <w:proofErr w:type="gramEnd"/>
      <w:r w:rsidRPr="00193049">
        <w:rPr>
          <w:rFonts w:cs="Times New Roman" w:hint="eastAsia"/>
          <w:rPrChange w:id="1279" w:author="zhouyou" w:date="2025-04-18T16:48:00Z">
            <w:rPr>
              <w:rFonts w:hint="eastAsia"/>
            </w:rPr>
          </w:rPrChange>
        </w:rPr>
        <w:t>存储系统架构对接，实现课题</w:t>
      </w:r>
      <w:r w:rsidRPr="00193049">
        <w:rPr>
          <w:rFonts w:cs="Times New Roman"/>
          <w:rPrChange w:id="1280" w:author="zhouyou" w:date="2025-04-18T16:48:00Z">
            <w:rPr/>
          </w:rPrChange>
        </w:rPr>
        <w:t>4</w:t>
      </w:r>
      <w:r w:rsidRPr="00193049">
        <w:rPr>
          <w:rFonts w:cs="Times New Roman" w:hint="eastAsia"/>
          <w:rPrChange w:id="1281" w:author="zhouyou" w:date="2025-04-18T16:48:00Z">
            <w:rPr>
              <w:rFonts w:hint="eastAsia"/>
            </w:rPr>
          </w:rPrChange>
        </w:rPr>
        <w:t>的盘库文件的元数据经过牵头单位的存储架构转换后，存入研制的高效能元数据服务集群中。配合牵头单位进行元数据管理集群与冷存储结合的功耗</w:t>
      </w:r>
      <w:r w:rsidR="001D1173" w:rsidRPr="00193049">
        <w:rPr>
          <w:rFonts w:cs="Times New Roman" w:hint="eastAsia"/>
          <w:rPrChange w:id="1282" w:author="zhouyou" w:date="2025-04-18T16:48:00Z">
            <w:rPr>
              <w:rFonts w:hint="eastAsia"/>
            </w:rPr>
          </w:rPrChange>
        </w:rPr>
        <w:t>优化</w:t>
      </w:r>
      <w:r w:rsidRPr="00193049">
        <w:rPr>
          <w:rFonts w:cs="Times New Roman" w:hint="eastAsia"/>
          <w:rPrChange w:id="1283" w:author="zhouyou" w:date="2025-04-18T16:48:00Z">
            <w:rPr>
              <w:rFonts w:hint="eastAsia"/>
            </w:rPr>
          </w:rPrChange>
        </w:rPr>
        <w:t>。</w:t>
      </w:r>
    </w:p>
    <w:p w14:paraId="4FD35E89" w14:textId="27BF4274" w:rsidR="00FD76EF" w:rsidRPr="00193049" w:rsidRDefault="003101FD">
      <w:pPr>
        <w:ind w:firstLine="560"/>
        <w:jc w:val="both"/>
        <w:rPr>
          <w:rFonts w:cs="Times New Roman"/>
          <w:rPrChange w:id="1284" w:author="zhouyou" w:date="2025-04-18T16:48:00Z">
            <w:rPr/>
          </w:rPrChange>
        </w:rPr>
        <w:pPrChange w:id="1285" w:author="zhouyou" w:date="2025-04-18T16:45:00Z">
          <w:pPr>
            <w:ind w:firstLine="560"/>
          </w:pPr>
        </w:pPrChange>
      </w:pPr>
      <w:r w:rsidRPr="00193049">
        <w:rPr>
          <w:rFonts w:cs="Times New Roman" w:hint="eastAsia"/>
          <w:rPrChange w:id="1286" w:author="zhouyou" w:date="2025-04-18T16:48:00Z">
            <w:rPr>
              <w:rFonts w:hint="eastAsia"/>
            </w:rPr>
          </w:rPrChange>
        </w:rPr>
        <w:t>山东省计算中心（国家超级计算济南中心），研究超长期数据保存及重现关键技术，研究</w:t>
      </w:r>
      <w:r w:rsidRPr="00193049">
        <w:rPr>
          <w:rFonts w:cs="Times New Roman"/>
          <w:rPrChange w:id="1287" w:author="zhouyou" w:date="2025-04-18T16:48:00Z">
            <w:rPr/>
          </w:rPrChange>
        </w:rPr>
        <w:t>ZB</w:t>
      </w:r>
      <w:proofErr w:type="gramStart"/>
      <w:r w:rsidRPr="00193049">
        <w:rPr>
          <w:rFonts w:cs="Times New Roman" w:hint="eastAsia"/>
          <w:rPrChange w:id="1288" w:author="zhouyou" w:date="2025-04-18T16:48:00Z">
            <w:rPr>
              <w:rFonts w:hint="eastAsia"/>
            </w:rPr>
          </w:rPrChange>
        </w:rPr>
        <w:t>级冷数据</w:t>
      </w:r>
      <w:proofErr w:type="gramEnd"/>
      <w:r w:rsidRPr="00193049">
        <w:rPr>
          <w:rFonts w:cs="Times New Roman" w:hint="eastAsia"/>
          <w:rPrChange w:id="1289" w:author="zhouyou" w:date="2025-04-18T16:48:00Z">
            <w:rPr>
              <w:rFonts w:hint="eastAsia"/>
            </w:rPr>
          </w:rPrChange>
        </w:rPr>
        <w:t>存储系统应用接口，结合</w:t>
      </w:r>
      <w:proofErr w:type="gramStart"/>
      <w:r w:rsidRPr="00193049">
        <w:rPr>
          <w:rFonts w:cs="Times New Roman" w:hint="eastAsia"/>
          <w:rPrChange w:id="1290" w:author="zhouyou" w:date="2025-04-18T16:48:00Z">
            <w:rPr>
              <w:rFonts w:hint="eastAsia"/>
            </w:rPr>
          </w:rPrChange>
        </w:rPr>
        <w:t>超算应用提供冷数据</w:t>
      </w:r>
      <w:proofErr w:type="gramEnd"/>
      <w:r w:rsidRPr="00193049">
        <w:rPr>
          <w:rFonts w:cs="Times New Roman" w:hint="eastAsia"/>
          <w:rPrChange w:id="1291" w:author="zhouyou" w:date="2025-04-18T16:48:00Z">
            <w:rPr>
              <w:rFonts w:hint="eastAsia"/>
            </w:rPr>
          </w:rPrChange>
        </w:rPr>
        <w:t>存储、管理及应用范式，协助课题</w:t>
      </w:r>
      <w:r w:rsidRPr="00193049">
        <w:rPr>
          <w:rFonts w:cs="Times New Roman"/>
          <w:rPrChange w:id="1292" w:author="zhouyou" w:date="2025-04-18T16:48:00Z">
            <w:rPr/>
          </w:rPrChange>
        </w:rPr>
        <w:t>5</w:t>
      </w:r>
      <w:r w:rsidRPr="00193049">
        <w:rPr>
          <w:rFonts w:cs="Times New Roman" w:hint="eastAsia"/>
          <w:rPrChange w:id="1293" w:author="zhouyou" w:date="2025-04-18T16:48:00Z">
            <w:rPr>
              <w:rFonts w:hint="eastAsia"/>
            </w:rPr>
          </w:rPrChange>
        </w:rPr>
        <w:t>完成研制数据管理系统的演示及测试。</w:t>
      </w:r>
    </w:p>
    <w:p w14:paraId="5A19B846" w14:textId="06CC2DBB" w:rsidR="00FD76EF" w:rsidRPr="00193049" w:rsidRDefault="00FD76EF">
      <w:pPr>
        <w:ind w:firstLine="560"/>
        <w:jc w:val="both"/>
        <w:rPr>
          <w:rFonts w:cs="Times New Roman"/>
          <w:rPrChange w:id="1294" w:author="zhouyou" w:date="2025-04-18T16:48:00Z">
            <w:rPr>
              <w:rFonts w:ascii="仿宋" w:hAnsi="仿宋"/>
            </w:rPr>
          </w:rPrChange>
        </w:rPr>
        <w:pPrChange w:id="1295" w:author="zhouyou" w:date="2025-04-18T16:45:00Z">
          <w:pPr>
            <w:ind w:firstLine="560"/>
          </w:pPr>
        </w:pPrChange>
      </w:pPr>
      <w:r w:rsidRPr="00193049">
        <w:rPr>
          <w:rFonts w:cs="Times New Roman"/>
          <w:rPrChange w:id="1296" w:author="zhouyou" w:date="2025-04-18T16:48:00Z">
            <w:rPr>
              <w:rFonts w:ascii="仿宋" w:hAnsi="仿宋"/>
            </w:rPr>
          </w:rPrChange>
        </w:rPr>
        <w:br w:type="page"/>
      </w:r>
    </w:p>
    <w:p w14:paraId="0AC6171A" w14:textId="11AF9222" w:rsidR="00677DB3" w:rsidRPr="00885D23" w:rsidRDefault="003C523F">
      <w:pPr>
        <w:pStyle w:val="1"/>
        <w:rPr>
          <w:rFonts w:cs="Times New Roman"/>
        </w:rPr>
      </w:pPr>
      <w:bookmarkStart w:id="1297" w:name="_Toc195645196"/>
      <w:r w:rsidRPr="00885D23">
        <w:rPr>
          <w:rFonts w:cs="Times New Roman" w:hint="eastAsia"/>
        </w:rPr>
        <w:lastRenderedPageBreak/>
        <w:t>三、</w:t>
      </w:r>
      <w:r w:rsidR="00E70C13" w:rsidRPr="00885D23">
        <w:rPr>
          <w:rFonts w:cs="Times New Roman" w:hint="eastAsia"/>
        </w:rPr>
        <w:t>课题</w:t>
      </w:r>
      <w:r w:rsidR="003101FD" w:rsidRPr="00885D23">
        <w:rPr>
          <w:rFonts w:cs="Times New Roman" w:hint="eastAsia"/>
        </w:rPr>
        <w:t>实施关键节点与具体实施计划</w:t>
      </w:r>
      <w:bookmarkEnd w:id="1269"/>
      <w:bookmarkEnd w:id="1297"/>
    </w:p>
    <w:p w14:paraId="6C70EDED" w14:textId="001AC09E" w:rsidR="00677DB3" w:rsidRPr="00193049" w:rsidRDefault="003101FD">
      <w:pPr>
        <w:pStyle w:val="2"/>
        <w:rPr>
          <w:rFonts w:cs="Times New Roman"/>
          <w:rPrChange w:id="1298" w:author="zhouyou" w:date="2025-04-18T16:48:00Z">
            <w:rPr/>
          </w:rPrChange>
        </w:rPr>
      </w:pPr>
      <w:bookmarkStart w:id="1299" w:name="_Toc195645197"/>
      <w:r w:rsidRPr="00193049">
        <w:rPr>
          <w:rFonts w:cs="Times New Roman"/>
          <w:rPrChange w:id="1300" w:author="zhouyou" w:date="2025-04-18T16:48:00Z">
            <w:rPr/>
          </w:rPrChange>
        </w:rPr>
        <w:t>3.1</w:t>
      </w:r>
      <w:r w:rsidRPr="00193049">
        <w:rPr>
          <w:rFonts w:cs="Times New Roman" w:hint="eastAsia"/>
          <w:rPrChange w:id="1301" w:author="zhouyou" w:date="2025-04-18T16:48:00Z">
            <w:rPr>
              <w:rFonts w:hint="eastAsia"/>
            </w:rPr>
          </w:rPrChange>
        </w:rPr>
        <w:t>课题总体实施计划与进度安排</w:t>
      </w:r>
      <w:bookmarkEnd w:id="1299"/>
    </w:p>
    <w:p w14:paraId="038D84C3" w14:textId="34DF396D" w:rsidR="006040E3" w:rsidRPr="00193049" w:rsidRDefault="003101FD">
      <w:pPr>
        <w:pStyle w:val="3"/>
        <w:ind w:firstLineChars="0" w:firstLine="0"/>
        <w:rPr>
          <w:rFonts w:cs="Times New Roman"/>
          <w:rPrChange w:id="1302" w:author="zhouyou" w:date="2025-04-18T16:48:00Z">
            <w:rPr/>
          </w:rPrChange>
        </w:rPr>
      </w:pPr>
      <w:bookmarkStart w:id="1303" w:name="_Toc195645198"/>
      <w:r w:rsidRPr="00193049">
        <w:rPr>
          <w:rFonts w:cs="Times New Roman"/>
          <w:rPrChange w:id="1304" w:author="zhouyou" w:date="2025-04-18T16:48:00Z">
            <w:rPr/>
          </w:rPrChange>
        </w:rPr>
        <w:t>3.1.1</w:t>
      </w:r>
      <w:r w:rsidRPr="00193049">
        <w:rPr>
          <w:rFonts w:cs="Times New Roman" w:hint="eastAsia"/>
          <w:rPrChange w:id="1305" w:author="zhouyou" w:date="2025-04-18T16:48:00Z">
            <w:rPr>
              <w:rFonts w:hint="eastAsia"/>
            </w:rPr>
          </w:rPrChange>
        </w:rPr>
        <w:t>研究思路和技术路线</w:t>
      </w:r>
      <w:bookmarkEnd w:id="1303"/>
    </w:p>
    <w:p w14:paraId="01AC3612" w14:textId="77777777" w:rsidR="00677DB3" w:rsidRPr="00193049" w:rsidRDefault="003101FD">
      <w:pPr>
        <w:ind w:firstLine="560"/>
        <w:jc w:val="both"/>
        <w:rPr>
          <w:rFonts w:cs="Times New Roman"/>
          <w:rPrChange w:id="1306" w:author="zhouyou" w:date="2025-04-18T16:48:00Z">
            <w:rPr/>
          </w:rPrChange>
        </w:rPr>
        <w:pPrChange w:id="1307" w:author="zhouyou" w:date="2025-04-18T16:45:00Z">
          <w:pPr>
            <w:ind w:firstLine="560"/>
          </w:pPr>
        </w:pPrChange>
      </w:pPr>
      <w:r w:rsidRPr="00193049">
        <w:rPr>
          <w:rFonts w:cs="Times New Roman" w:hint="eastAsia"/>
          <w:rPrChange w:id="1308" w:author="zhouyou" w:date="2025-04-18T16:48:00Z">
            <w:rPr>
              <w:rFonts w:hint="eastAsia"/>
            </w:rPr>
          </w:rPrChange>
        </w:rPr>
        <w:t>研究</w:t>
      </w:r>
      <w:r w:rsidRPr="00193049">
        <w:rPr>
          <w:rFonts w:cs="Times New Roman"/>
          <w:rPrChange w:id="1309" w:author="zhouyou" w:date="2025-04-18T16:48:00Z">
            <w:rPr/>
          </w:rPrChange>
        </w:rPr>
        <w:t>ZB</w:t>
      </w:r>
      <w:r w:rsidRPr="00193049">
        <w:rPr>
          <w:rFonts w:cs="Times New Roman" w:hint="eastAsia"/>
          <w:rPrChange w:id="1310" w:author="zhouyou" w:date="2025-04-18T16:48:00Z">
            <w:rPr>
              <w:rFonts w:hint="eastAsia"/>
            </w:rPr>
          </w:rPrChange>
        </w:rPr>
        <w:t>级海量</w:t>
      </w:r>
      <w:proofErr w:type="gramStart"/>
      <w:r w:rsidRPr="00193049">
        <w:rPr>
          <w:rFonts w:cs="Times New Roman" w:hint="eastAsia"/>
          <w:rPrChange w:id="1311" w:author="zhouyou" w:date="2025-04-18T16:48:00Z">
            <w:rPr>
              <w:rFonts w:hint="eastAsia"/>
            </w:rPr>
          </w:rPrChange>
        </w:rPr>
        <w:t>冷数据</w:t>
      </w:r>
      <w:proofErr w:type="gramEnd"/>
      <w:r w:rsidRPr="00193049">
        <w:rPr>
          <w:rFonts w:cs="Times New Roman" w:hint="eastAsia"/>
          <w:rPrChange w:id="1312" w:author="zhouyou" w:date="2025-04-18T16:48:00Z">
            <w:rPr>
              <w:rFonts w:hint="eastAsia"/>
            </w:rPr>
          </w:rPrChange>
        </w:rPr>
        <w:t>存储系统新架构，研究</w:t>
      </w:r>
      <w:r w:rsidRPr="00193049">
        <w:rPr>
          <w:rFonts w:cs="Times New Roman"/>
          <w:rPrChange w:id="1313" w:author="zhouyou" w:date="2025-04-18T16:48:00Z">
            <w:rPr/>
          </w:rPrChange>
        </w:rPr>
        <w:t>ZB</w:t>
      </w:r>
      <w:r w:rsidRPr="00193049">
        <w:rPr>
          <w:rFonts w:cs="Times New Roman" w:hint="eastAsia"/>
          <w:rPrChange w:id="1314" w:author="zhouyou" w:date="2025-04-18T16:48:00Z">
            <w:rPr>
              <w:rFonts w:hint="eastAsia"/>
            </w:rPr>
          </w:rPrChange>
        </w:rPr>
        <w:t>级数</w:t>
      </w:r>
      <w:proofErr w:type="gramStart"/>
      <w:r w:rsidRPr="00193049">
        <w:rPr>
          <w:rFonts w:cs="Times New Roman" w:hint="eastAsia"/>
          <w:rPrChange w:id="1315" w:author="zhouyou" w:date="2025-04-18T16:48:00Z">
            <w:rPr>
              <w:rFonts w:hint="eastAsia"/>
            </w:rPr>
          </w:rPrChange>
        </w:rPr>
        <w:t>据统一</w:t>
      </w:r>
      <w:proofErr w:type="gramEnd"/>
      <w:r w:rsidRPr="00193049">
        <w:rPr>
          <w:rFonts w:cs="Times New Roman" w:hint="eastAsia"/>
          <w:rPrChange w:id="1316" w:author="zhouyou" w:date="2025-04-18T16:48:00Z">
            <w:rPr>
              <w:rFonts w:hint="eastAsia"/>
            </w:rPr>
          </w:rPrChange>
        </w:rPr>
        <w:t>长期高效管理原理，设计海量数据高效组织结构和自动分级方式。研究万亿文件秒级检索技术，构建支持</w:t>
      </w:r>
      <w:r w:rsidRPr="00193049">
        <w:rPr>
          <w:rFonts w:cs="Times New Roman"/>
          <w:rPrChange w:id="1317" w:author="zhouyou" w:date="2025-04-18T16:48:00Z">
            <w:rPr/>
          </w:rPrChange>
        </w:rPr>
        <w:t>ZB</w:t>
      </w:r>
      <w:r w:rsidRPr="00193049">
        <w:rPr>
          <w:rFonts w:cs="Times New Roman" w:hint="eastAsia"/>
          <w:rPrChange w:id="1318" w:author="zhouyou" w:date="2025-04-18T16:48:00Z">
            <w:rPr>
              <w:rFonts w:hint="eastAsia"/>
            </w:rPr>
          </w:rPrChange>
        </w:rPr>
        <w:t>级数据管理的高能效元数据服务集群，设计海量文件高效索引结构和机制。研究</w:t>
      </w:r>
      <w:r w:rsidRPr="00193049">
        <w:rPr>
          <w:rFonts w:cs="Times New Roman"/>
          <w:rPrChange w:id="1319" w:author="zhouyou" w:date="2025-04-18T16:48:00Z">
            <w:rPr/>
          </w:rPrChange>
        </w:rPr>
        <w:t>ZB</w:t>
      </w:r>
      <w:proofErr w:type="gramStart"/>
      <w:r w:rsidRPr="00193049">
        <w:rPr>
          <w:rFonts w:cs="Times New Roman" w:hint="eastAsia"/>
          <w:rPrChange w:id="1320" w:author="zhouyou" w:date="2025-04-18T16:48:00Z">
            <w:rPr>
              <w:rFonts w:hint="eastAsia"/>
            </w:rPr>
          </w:rPrChange>
        </w:rPr>
        <w:t>级冷数据</w:t>
      </w:r>
      <w:proofErr w:type="gramEnd"/>
      <w:r w:rsidRPr="00193049">
        <w:rPr>
          <w:rFonts w:cs="Times New Roman" w:hint="eastAsia"/>
          <w:rPrChange w:id="1321" w:author="zhouyou" w:date="2025-04-18T16:48:00Z">
            <w:rPr>
              <w:rFonts w:hint="eastAsia"/>
            </w:rPr>
          </w:rPrChange>
        </w:rPr>
        <w:t>存储系统应用模式和存取接口，探索超长期数据保存及重现关键技术。</w:t>
      </w:r>
    </w:p>
    <w:p w14:paraId="0E0EA5C8" w14:textId="7C7FBA72" w:rsidR="00C663B4" w:rsidRPr="00193049" w:rsidRDefault="00C663B4" w:rsidP="00627601">
      <w:pPr>
        <w:ind w:firstLine="560"/>
        <w:jc w:val="both"/>
        <w:rPr>
          <w:ins w:id="1322" w:author="zhouyou" w:date="2025-04-18T16:47:00Z"/>
          <w:rFonts w:cs="Times New Roman"/>
          <w:rPrChange w:id="1323" w:author="zhouyou" w:date="2025-04-18T16:48:00Z">
            <w:rPr>
              <w:ins w:id="1324" w:author="zhouyou" w:date="2025-04-18T16:47:00Z"/>
            </w:rPr>
          </w:rPrChange>
        </w:rPr>
      </w:pPr>
      <w:r w:rsidRPr="00193049">
        <w:rPr>
          <w:rFonts w:cs="Times New Roman" w:hint="eastAsia"/>
          <w:rPrChange w:id="1325" w:author="zhouyou" w:date="2025-04-18T16:48:00Z">
            <w:rPr>
              <w:rFonts w:hint="eastAsia"/>
            </w:rPr>
          </w:rPrChange>
        </w:rPr>
        <w:t>研究元数据存放方式，构建用户态分布式</w:t>
      </w:r>
      <w:proofErr w:type="spellStart"/>
      <w:r w:rsidRPr="00193049">
        <w:rPr>
          <w:rFonts w:cs="Times New Roman"/>
          <w:rPrChange w:id="1326" w:author="zhouyou" w:date="2025-04-18T16:48:00Z">
            <w:rPr/>
          </w:rPrChange>
        </w:rPr>
        <w:t>kv</w:t>
      </w:r>
      <w:proofErr w:type="spellEnd"/>
      <w:r w:rsidRPr="00193049">
        <w:rPr>
          <w:rFonts w:cs="Times New Roman" w:hint="eastAsia"/>
          <w:rPrChange w:id="1327" w:author="zhouyou" w:date="2025-04-18T16:48:00Z">
            <w:rPr>
              <w:rFonts w:hint="eastAsia"/>
            </w:rPr>
          </w:rPrChange>
        </w:rPr>
        <w:t>键值系统；</w:t>
      </w:r>
      <w:proofErr w:type="gramStart"/>
      <w:r w:rsidRPr="00193049">
        <w:rPr>
          <w:rFonts w:cs="Times New Roman" w:hint="eastAsia"/>
          <w:rPrChange w:id="1328" w:author="zhouyou" w:date="2025-04-18T16:48:00Z">
            <w:rPr>
              <w:rFonts w:hint="eastAsia"/>
            </w:rPr>
          </w:rPrChange>
        </w:rPr>
        <w:t>研究全用户态</w:t>
      </w:r>
      <w:proofErr w:type="gramEnd"/>
      <w:r w:rsidRPr="00193049">
        <w:rPr>
          <w:rFonts w:cs="Times New Roman" w:hint="eastAsia"/>
          <w:rPrChange w:id="1329" w:author="zhouyou" w:date="2025-04-18T16:48:00Z">
            <w:rPr>
              <w:rFonts w:hint="eastAsia"/>
            </w:rPr>
          </w:rPrChange>
        </w:rPr>
        <w:t>引擎及复杂任务调度技术（</w:t>
      </w:r>
      <w:r w:rsidRPr="00193049">
        <w:rPr>
          <w:rFonts w:cs="Times New Roman"/>
          <w:rPrChange w:id="1330" w:author="zhouyou" w:date="2025-04-18T16:48:00Z">
            <w:rPr/>
          </w:rPrChange>
        </w:rPr>
        <w:t>GC/</w:t>
      </w:r>
      <w:r w:rsidRPr="00193049">
        <w:rPr>
          <w:rFonts w:cs="Times New Roman" w:hint="eastAsia"/>
          <w:rPrChange w:id="1331" w:author="zhouyou" w:date="2025-04-18T16:48:00Z">
            <w:rPr>
              <w:rFonts w:hint="eastAsia"/>
            </w:rPr>
          </w:rPrChange>
        </w:rPr>
        <w:t>网络</w:t>
      </w:r>
      <w:r w:rsidRPr="00193049">
        <w:rPr>
          <w:rFonts w:cs="Times New Roman"/>
          <w:rPrChange w:id="1332" w:author="zhouyou" w:date="2025-04-18T16:48:00Z">
            <w:rPr/>
          </w:rPrChange>
        </w:rPr>
        <w:t>/</w:t>
      </w:r>
      <w:r w:rsidRPr="00193049">
        <w:rPr>
          <w:rFonts w:cs="Times New Roman" w:hint="eastAsia"/>
          <w:rPrChange w:id="1333" w:author="zhouyou" w:date="2025-04-18T16:48:00Z">
            <w:rPr>
              <w:rFonts w:hint="eastAsia"/>
            </w:rPr>
          </w:rPrChange>
        </w:rPr>
        <w:t>优先级</w:t>
      </w:r>
      <w:r w:rsidRPr="00193049">
        <w:rPr>
          <w:rFonts w:cs="Times New Roman"/>
          <w:rPrChange w:id="1334" w:author="zhouyou" w:date="2025-04-18T16:48:00Z">
            <w:rPr/>
          </w:rPrChange>
        </w:rPr>
        <w:t>IO</w:t>
      </w:r>
      <w:r w:rsidRPr="00193049">
        <w:rPr>
          <w:rFonts w:cs="Times New Roman" w:hint="eastAsia"/>
          <w:rPrChange w:id="1335" w:author="zhouyou" w:date="2025-04-18T16:48:00Z">
            <w:rPr>
              <w:rFonts w:hint="eastAsia"/>
            </w:rPr>
          </w:rPrChange>
        </w:rPr>
        <w:t>），构建端到</w:t>
      </w:r>
      <w:proofErr w:type="gramStart"/>
      <w:r w:rsidRPr="00193049">
        <w:rPr>
          <w:rFonts w:cs="Times New Roman" w:hint="eastAsia"/>
          <w:rPrChange w:id="1336" w:author="zhouyou" w:date="2025-04-18T16:48:00Z">
            <w:rPr>
              <w:rFonts w:hint="eastAsia"/>
            </w:rPr>
          </w:rPrChange>
        </w:rPr>
        <w:t>端全用户态数据</w:t>
      </w:r>
      <w:proofErr w:type="gramEnd"/>
      <w:r w:rsidRPr="00193049">
        <w:rPr>
          <w:rFonts w:cs="Times New Roman" w:hint="eastAsia"/>
          <w:rPrChange w:id="1337" w:author="zhouyou" w:date="2025-04-18T16:48:00Z">
            <w:rPr>
              <w:rFonts w:hint="eastAsia"/>
            </w:rPr>
          </w:rPrChange>
        </w:rPr>
        <w:t>面服务，实现性能突破及资源降配；研究基于</w:t>
      </w:r>
      <w:r w:rsidRPr="00193049">
        <w:rPr>
          <w:rFonts w:cs="Times New Roman"/>
          <w:rPrChange w:id="1338" w:author="zhouyou" w:date="2025-04-18T16:48:00Z">
            <w:rPr/>
          </w:rPrChange>
        </w:rPr>
        <w:t>MVCC</w:t>
      </w:r>
      <w:r w:rsidRPr="00193049">
        <w:rPr>
          <w:rFonts w:cs="Times New Roman" w:hint="eastAsia"/>
          <w:rPrChange w:id="1339" w:author="zhouyou" w:date="2025-04-18T16:48:00Z">
            <w:rPr>
              <w:rFonts w:hint="eastAsia"/>
            </w:rPr>
          </w:rPrChange>
        </w:rPr>
        <w:t>构建元数据处理事务机制，突破分布式元数据并发限制；研究用户态文件系统，实现单节点用户态</w:t>
      </w:r>
      <w:proofErr w:type="spellStart"/>
      <w:r w:rsidRPr="00193049">
        <w:rPr>
          <w:rFonts w:cs="Times New Roman"/>
          <w:rPrChange w:id="1340" w:author="zhouyou" w:date="2025-04-18T16:48:00Z">
            <w:rPr/>
          </w:rPrChange>
        </w:rPr>
        <w:t>kv</w:t>
      </w:r>
      <w:proofErr w:type="spellEnd"/>
      <w:r w:rsidRPr="00193049">
        <w:rPr>
          <w:rFonts w:cs="Times New Roman" w:hint="eastAsia"/>
          <w:rPrChange w:id="1341" w:author="zhouyou" w:date="2025-04-18T16:48:00Z">
            <w:rPr>
              <w:rFonts w:hint="eastAsia"/>
            </w:rPr>
          </w:rPrChange>
        </w:rPr>
        <w:t>存储；研究单节点用户态</w:t>
      </w:r>
      <w:proofErr w:type="spellStart"/>
      <w:r w:rsidRPr="00193049">
        <w:rPr>
          <w:rFonts w:cs="Times New Roman"/>
          <w:rPrChange w:id="1342" w:author="zhouyou" w:date="2025-04-18T16:48:00Z">
            <w:rPr/>
          </w:rPrChange>
        </w:rPr>
        <w:t>kv</w:t>
      </w:r>
      <w:proofErr w:type="spellEnd"/>
      <w:r w:rsidRPr="00193049">
        <w:rPr>
          <w:rFonts w:cs="Times New Roman" w:hint="eastAsia"/>
          <w:rPrChange w:id="1343" w:author="zhouyou" w:date="2025-04-18T16:48:00Z">
            <w:rPr>
              <w:rFonts w:hint="eastAsia"/>
            </w:rPr>
          </w:rPrChange>
        </w:rPr>
        <w:t>引擎性能与资源利用优化技术，构建多并发、无竞争、无锁数据流，提高</w:t>
      </w:r>
      <w:r w:rsidRPr="00193049">
        <w:rPr>
          <w:rFonts w:cs="Times New Roman"/>
          <w:rPrChange w:id="1344" w:author="zhouyou" w:date="2025-04-18T16:48:00Z">
            <w:rPr/>
          </w:rPrChange>
        </w:rPr>
        <w:t>CPU</w:t>
      </w:r>
      <w:r w:rsidRPr="00193049">
        <w:rPr>
          <w:rFonts w:cs="Times New Roman" w:hint="eastAsia"/>
          <w:rPrChange w:id="1345" w:author="zhouyou" w:date="2025-04-18T16:48:00Z">
            <w:rPr>
              <w:rFonts w:hint="eastAsia"/>
            </w:rPr>
          </w:rPrChange>
        </w:rPr>
        <w:t>利用率。</w:t>
      </w:r>
    </w:p>
    <w:p w14:paraId="4B20AAB0" w14:textId="77777777" w:rsidR="00193049" w:rsidRPr="00193049" w:rsidRDefault="00193049">
      <w:pPr>
        <w:ind w:firstLine="560"/>
        <w:jc w:val="both"/>
        <w:rPr>
          <w:rFonts w:cs="Times New Roman"/>
          <w:rPrChange w:id="1346" w:author="zhouyou" w:date="2025-04-18T16:48:00Z">
            <w:rPr/>
          </w:rPrChange>
        </w:rPr>
        <w:pPrChange w:id="1347" w:author="zhouyou" w:date="2025-04-18T16:45:00Z">
          <w:pPr>
            <w:ind w:firstLine="560"/>
          </w:pPr>
        </w:pPrChange>
      </w:pPr>
    </w:p>
    <w:p w14:paraId="5464FAD5" w14:textId="50048183" w:rsidR="00627601" w:rsidRPr="00193049" w:rsidDel="00627601" w:rsidRDefault="00627601">
      <w:pPr>
        <w:ind w:firstLine="560"/>
        <w:jc w:val="both"/>
        <w:rPr>
          <w:del w:id="1348" w:author="zhouyou" w:date="2025-04-18T16:42:00Z"/>
          <w:rFonts w:cs="Times New Roman"/>
          <w:rPrChange w:id="1349" w:author="zhouyou" w:date="2025-04-18T16:48:00Z">
            <w:rPr>
              <w:del w:id="1350" w:author="zhouyou" w:date="2025-04-18T16:42:00Z"/>
              <w:rFonts w:ascii="仿宋" w:hAnsi="仿宋"/>
            </w:rPr>
          </w:rPrChange>
        </w:rPr>
      </w:pPr>
    </w:p>
    <w:p w14:paraId="7878ECA1" w14:textId="51073484" w:rsidR="00677DB3" w:rsidRPr="00885D23" w:rsidRDefault="003101FD">
      <w:pPr>
        <w:pStyle w:val="3"/>
        <w:ind w:firstLineChars="0" w:firstLine="0"/>
        <w:rPr>
          <w:rFonts w:cs="Times New Roman"/>
        </w:rPr>
      </w:pPr>
      <w:bookmarkStart w:id="1351" w:name="_Toc195645199"/>
      <w:r w:rsidRPr="00885D23">
        <w:rPr>
          <w:rFonts w:cs="Times New Roman"/>
        </w:rPr>
        <w:t>3.1.2</w:t>
      </w:r>
      <w:r w:rsidRPr="00885D23">
        <w:rPr>
          <w:rFonts w:cs="Times New Roman" w:hint="eastAsia"/>
        </w:rPr>
        <w:t>进度安排与主要任务</w:t>
      </w:r>
      <w:bookmarkEnd w:id="1351"/>
    </w:p>
    <w:p w14:paraId="521AE562" w14:textId="5FFDBAC0" w:rsidR="00677DB3" w:rsidRPr="00193049" w:rsidRDefault="003101FD">
      <w:pPr>
        <w:pStyle w:val="a7"/>
        <w:spacing w:before="468" w:after="156"/>
        <w:jc w:val="both"/>
        <w:rPr>
          <w:rPrChange w:id="1352" w:author="zhouyou" w:date="2025-04-18T16:48:00Z">
            <w:rPr>
              <w:rFonts w:ascii="仿宋" w:hAnsi="仿宋"/>
            </w:rPr>
          </w:rPrChange>
        </w:rPr>
        <w:pPrChange w:id="1353" w:author="zhouyou" w:date="2025-04-18T16:45:00Z">
          <w:pPr>
            <w:pStyle w:val="a7"/>
            <w:spacing w:before="468" w:after="156"/>
            <w:jc w:val="center"/>
          </w:pPr>
        </w:pPrChange>
      </w:pPr>
      <w:r w:rsidRPr="00193049">
        <w:rPr>
          <w:rFonts w:hint="eastAsia"/>
          <w:rPrChange w:id="1354" w:author="zhouyou" w:date="2025-04-18T16:48:00Z">
            <w:rPr>
              <w:rFonts w:ascii="仿宋" w:hAnsi="仿宋" w:hint="eastAsia"/>
            </w:rPr>
          </w:rPrChange>
        </w:rPr>
        <w:t>表</w:t>
      </w:r>
      <w:r w:rsidRPr="00193049">
        <w:rPr>
          <w:rPrChange w:id="1355" w:author="zhouyou" w:date="2025-04-18T16:48:00Z">
            <w:rPr>
              <w:rFonts w:ascii="仿宋" w:hAnsi="仿宋"/>
            </w:rPr>
          </w:rPrChange>
        </w:rPr>
        <w:t>3.</w:t>
      </w:r>
      <w:r w:rsidRPr="00193049">
        <w:rPr>
          <w:rPrChange w:id="1356" w:author="zhouyou" w:date="2025-04-18T16:48:00Z">
            <w:rPr>
              <w:rFonts w:ascii="仿宋" w:hAnsi="仿宋"/>
            </w:rPr>
          </w:rPrChange>
        </w:rPr>
        <w:fldChar w:fldCharType="begin"/>
      </w:r>
      <w:r w:rsidRPr="00193049">
        <w:rPr>
          <w:rPrChange w:id="1357" w:author="zhouyou" w:date="2025-04-18T16:48:00Z">
            <w:rPr>
              <w:rFonts w:ascii="仿宋" w:hAnsi="仿宋"/>
            </w:rPr>
          </w:rPrChange>
        </w:rPr>
        <w:instrText xml:space="preserve"> SEQ </w:instrText>
      </w:r>
      <w:r w:rsidRPr="00193049">
        <w:rPr>
          <w:rFonts w:hint="eastAsia"/>
          <w:rPrChange w:id="1358" w:author="zhouyou" w:date="2025-04-18T16:48:00Z">
            <w:rPr>
              <w:rFonts w:ascii="仿宋" w:hAnsi="仿宋" w:hint="eastAsia"/>
            </w:rPr>
          </w:rPrChange>
        </w:rPr>
        <w:instrText>表</w:instrText>
      </w:r>
      <w:r w:rsidRPr="00193049">
        <w:rPr>
          <w:rPrChange w:id="1359" w:author="zhouyou" w:date="2025-04-18T16:48:00Z">
            <w:rPr>
              <w:rFonts w:ascii="仿宋" w:hAnsi="仿宋"/>
            </w:rPr>
          </w:rPrChange>
        </w:rPr>
        <w:instrText xml:space="preserve">3. \* ARABIC </w:instrText>
      </w:r>
      <w:r w:rsidRPr="00193049">
        <w:rPr>
          <w:rPrChange w:id="1360" w:author="zhouyou" w:date="2025-04-18T16:48:00Z">
            <w:rPr>
              <w:rFonts w:ascii="仿宋" w:hAnsi="仿宋"/>
            </w:rPr>
          </w:rPrChange>
        </w:rPr>
        <w:fldChar w:fldCharType="separate"/>
      </w:r>
      <w:r w:rsidRPr="00193049">
        <w:rPr>
          <w:noProof/>
          <w:rPrChange w:id="1361" w:author="zhouyou" w:date="2025-04-18T16:48:00Z">
            <w:rPr>
              <w:rFonts w:ascii="仿宋" w:hAnsi="仿宋"/>
              <w:noProof/>
            </w:rPr>
          </w:rPrChange>
        </w:rPr>
        <w:t>1</w:t>
      </w:r>
      <w:r w:rsidRPr="00193049">
        <w:rPr>
          <w:rPrChange w:id="1362" w:author="zhouyou" w:date="2025-04-18T16:48:00Z">
            <w:rPr>
              <w:rFonts w:ascii="仿宋" w:hAnsi="仿宋"/>
            </w:rPr>
          </w:rPrChange>
        </w:rPr>
        <w:fldChar w:fldCharType="end"/>
      </w:r>
      <w:r w:rsidRPr="00193049">
        <w:rPr>
          <w:rPrChange w:id="1363" w:author="zhouyou" w:date="2025-04-18T16:48:00Z">
            <w:rPr>
              <w:rFonts w:ascii="仿宋" w:hAnsi="仿宋"/>
            </w:rPr>
          </w:rPrChange>
        </w:rPr>
        <w:t xml:space="preserve"> </w:t>
      </w:r>
      <w:r w:rsidRPr="00193049">
        <w:rPr>
          <w:rFonts w:hint="eastAsia"/>
          <w:rPrChange w:id="1364" w:author="zhouyou" w:date="2025-04-18T16:48:00Z">
            <w:rPr>
              <w:rFonts w:ascii="仿宋" w:hAnsi="仿宋" w:hint="eastAsia"/>
            </w:rPr>
          </w:rPrChange>
        </w:rPr>
        <w:t>项目年度进展安排</w:t>
      </w:r>
    </w:p>
    <w:tbl>
      <w:tblPr>
        <w:tblStyle w:val="af4"/>
        <w:tblW w:w="8471" w:type="dxa"/>
        <w:jc w:val="center"/>
        <w:tblLayout w:type="fixed"/>
        <w:tblLook w:val="04A0" w:firstRow="1" w:lastRow="0" w:firstColumn="1" w:lastColumn="0" w:noHBand="0" w:noVBand="1"/>
      </w:tblPr>
      <w:tblGrid>
        <w:gridCol w:w="2191"/>
        <w:gridCol w:w="6280"/>
      </w:tblGrid>
      <w:tr w:rsidR="00677DB3" w:rsidRPr="00193049" w14:paraId="0BDB949F" w14:textId="77777777" w:rsidTr="00734386">
        <w:trPr>
          <w:jc w:val="center"/>
        </w:trPr>
        <w:tc>
          <w:tcPr>
            <w:tcW w:w="2016" w:type="dxa"/>
            <w:vAlign w:val="center"/>
          </w:tcPr>
          <w:p w14:paraId="6CDEB50B" w14:textId="77777777" w:rsidR="00677DB3" w:rsidRPr="00193049" w:rsidRDefault="003101FD">
            <w:pPr>
              <w:pStyle w:val="a7"/>
              <w:ind w:firstLine="482"/>
              <w:jc w:val="both"/>
              <w:rPr>
                <w:b/>
                <w:bCs/>
                <w:szCs w:val="24"/>
              </w:rPr>
              <w:pPrChange w:id="1365" w:author="zhouyou" w:date="2025-04-18T16:45:00Z">
                <w:pPr>
                  <w:pStyle w:val="a7"/>
                  <w:ind w:firstLine="482"/>
                  <w:jc w:val="center"/>
                </w:pPr>
              </w:pPrChange>
            </w:pPr>
            <w:r w:rsidRPr="00193049">
              <w:rPr>
                <w:rFonts w:hint="eastAsia"/>
                <w:b/>
                <w:bCs/>
                <w:szCs w:val="24"/>
              </w:rPr>
              <w:t>年度</w:t>
            </w:r>
          </w:p>
        </w:tc>
        <w:tc>
          <w:tcPr>
            <w:tcW w:w="5780" w:type="dxa"/>
            <w:vAlign w:val="center"/>
          </w:tcPr>
          <w:p w14:paraId="36D45C09" w14:textId="77777777" w:rsidR="00677DB3" w:rsidRPr="00193049" w:rsidRDefault="003101FD">
            <w:pPr>
              <w:pStyle w:val="a7"/>
              <w:ind w:firstLine="482"/>
              <w:jc w:val="both"/>
              <w:rPr>
                <w:sz w:val="28"/>
                <w:szCs w:val="24"/>
              </w:rPr>
              <w:pPrChange w:id="1366" w:author="zhouyou" w:date="2025-04-18T16:45:00Z">
                <w:pPr>
                  <w:pStyle w:val="a7"/>
                  <w:ind w:firstLine="482"/>
                  <w:jc w:val="center"/>
                </w:pPr>
              </w:pPrChange>
            </w:pPr>
            <w:r w:rsidRPr="00193049">
              <w:rPr>
                <w:rFonts w:hint="eastAsia"/>
                <w:b/>
                <w:bCs/>
                <w:szCs w:val="24"/>
              </w:rPr>
              <w:t>研究任务</w:t>
            </w:r>
          </w:p>
        </w:tc>
      </w:tr>
      <w:tr w:rsidR="00677DB3" w:rsidRPr="00193049" w14:paraId="4D14B352" w14:textId="77777777" w:rsidTr="00734386">
        <w:trPr>
          <w:jc w:val="center"/>
        </w:trPr>
        <w:tc>
          <w:tcPr>
            <w:tcW w:w="2016" w:type="dxa"/>
            <w:vAlign w:val="center"/>
          </w:tcPr>
          <w:p w14:paraId="01E158F4" w14:textId="77777777" w:rsidR="00677DB3" w:rsidRPr="00193049" w:rsidRDefault="003101FD">
            <w:pPr>
              <w:pStyle w:val="a7"/>
              <w:spacing w:before="468" w:after="156"/>
              <w:ind w:firstLineChars="0" w:firstLine="0"/>
              <w:jc w:val="both"/>
              <w:rPr>
                <w:sz w:val="21"/>
                <w:szCs w:val="21"/>
              </w:rPr>
              <w:pPrChange w:id="1367" w:author="zhouyou" w:date="2025-04-18T16:45:00Z">
                <w:pPr>
                  <w:pStyle w:val="a7"/>
                  <w:spacing w:before="468" w:after="156"/>
                  <w:ind w:firstLineChars="0" w:firstLine="0"/>
                </w:pPr>
              </w:pPrChange>
            </w:pPr>
            <w:r w:rsidRPr="00193049">
              <w:rPr>
                <w:sz w:val="21"/>
                <w:szCs w:val="21"/>
                <w:rPrChange w:id="1368" w:author="zhouyou" w:date="2025-04-18T16:48:00Z">
                  <w:rPr>
                    <w:rFonts w:ascii="仿宋" w:hAnsi="仿宋"/>
                    <w:sz w:val="21"/>
                    <w:szCs w:val="21"/>
                  </w:rPr>
                </w:rPrChange>
              </w:rPr>
              <w:t>2024.12-2025.11</w:t>
            </w:r>
          </w:p>
        </w:tc>
        <w:tc>
          <w:tcPr>
            <w:tcW w:w="5780" w:type="dxa"/>
          </w:tcPr>
          <w:p w14:paraId="3D1E3D2A" w14:textId="77777777" w:rsidR="00677DB3" w:rsidRPr="00193049" w:rsidRDefault="003101FD">
            <w:pPr>
              <w:pStyle w:val="a7"/>
              <w:ind w:firstLine="420"/>
              <w:jc w:val="both"/>
              <w:rPr>
                <w:kern w:val="0"/>
                <w:sz w:val="21"/>
                <w:szCs w:val="21"/>
              </w:rPr>
              <w:pPrChange w:id="1369" w:author="zhouyou" w:date="2025-04-18T16:45:00Z">
                <w:pPr>
                  <w:pStyle w:val="a7"/>
                  <w:ind w:firstLine="420"/>
                </w:pPr>
              </w:pPrChange>
            </w:pPr>
            <w:r w:rsidRPr="00193049">
              <w:rPr>
                <w:kern w:val="0"/>
                <w:sz w:val="21"/>
                <w:szCs w:val="21"/>
              </w:rPr>
              <w:t>1.</w:t>
            </w:r>
            <w:r w:rsidRPr="00193049">
              <w:rPr>
                <w:rFonts w:hint="eastAsia"/>
                <w:kern w:val="0"/>
                <w:sz w:val="21"/>
                <w:szCs w:val="21"/>
              </w:rPr>
              <w:t>调研分析海量</w:t>
            </w:r>
            <w:proofErr w:type="gramStart"/>
            <w:r w:rsidRPr="00193049">
              <w:rPr>
                <w:rFonts w:hint="eastAsia"/>
                <w:kern w:val="0"/>
                <w:sz w:val="21"/>
                <w:szCs w:val="21"/>
              </w:rPr>
              <w:t>冷数据</w:t>
            </w:r>
            <w:proofErr w:type="gramEnd"/>
            <w:r w:rsidRPr="00193049">
              <w:rPr>
                <w:rFonts w:hint="eastAsia"/>
                <w:kern w:val="0"/>
                <w:sz w:val="21"/>
                <w:szCs w:val="21"/>
              </w:rPr>
              <w:t>存储系统组成部件和大规模元数据索引方法；</w:t>
            </w:r>
          </w:p>
          <w:p w14:paraId="4C1D5AC3" w14:textId="77777777" w:rsidR="00677DB3" w:rsidRPr="00193049" w:rsidRDefault="003101FD">
            <w:pPr>
              <w:pStyle w:val="a7"/>
              <w:ind w:firstLine="420"/>
              <w:jc w:val="both"/>
              <w:rPr>
                <w:kern w:val="0"/>
                <w:sz w:val="21"/>
                <w:szCs w:val="21"/>
              </w:rPr>
              <w:pPrChange w:id="1370" w:author="zhouyou" w:date="2025-04-18T16:45:00Z">
                <w:pPr>
                  <w:pStyle w:val="a7"/>
                  <w:ind w:firstLine="420"/>
                </w:pPr>
              </w:pPrChange>
            </w:pPr>
            <w:r w:rsidRPr="00193049">
              <w:rPr>
                <w:kern w:val="0"/>
                <w:sz w:val="21"/>
                <w:szCs w:val="21"/>
              </w:rPr>
              <w:t>2.</w:t>
            </w:r>
            <w:r w:rsidRPr="00193049">
              <w:rPr>
                <w:rFonts w:hint="eastAsia"/>
                <w:kern w:val="0"/>
                <w:sz w:val="21"/>
                <w:szCs w:val="21"/>
              </w:rPr>
              <w:t>设计实现</w:t>
            </w:r>
            <w:r w:rsidRPr="00193049">
              <w:rPr>
                <w:kern w:val="0"/>
                <w:sz w:val="21"/>
                <w:szCs w:val="21"/>
              </w:rPr>
              <w:t xml:space="preserve">ZB </w:t>
            </w:r>
            <w:proofErr w:type="gramStart"/>
            <w:r w:rsidRPr="00193049">
              <w:rPr>
                <w:rFonts w:hint="eastAsia"/>
                <w:kern w:val="0"/>
                <w:sz w:val="21"/>
                <w:szCs w:val="21"/>
              </w:rPr>
              <w:t>级磁光电</w:t>
            </w:r>
            <w:proofErr w:type="gramEnd"/>
            <w:r w:rsidRPr="00193049">
              <w:rPr>
                <w:rFonts w:hint="eastAsia"/>
                <w:kern w:val="0"/>
                <w:sz w:val="21"/>
                <w:szCs w:val="21"/>
              </w:rPr>
              <w:t>融合存储系统仿真平台；</w:t>
            </w:r>
          </w:p>
          <w:p w14:paraId="1D2FC7E7" w14:textId="77777777" w:rsidR="00677DB3" w:rsidRPr="00193049" w:rsidRDefault="003101FD">
            <w:pPr>
              <w:pStyle w:val="a7"/>
              <w:ind w:firstLine="420"/>
              <w:jc w:val="both"/>
              <w:rPr>
                <w:kern w:val="0"/>
                <w:sz w:val="21"/>
                <w:szCs w:val="21"/>
              </w:rPr>
              <w:pPrChange w:id="1371" w:author="zhouyou" w:date="2025-04-18T16:45:00Z">
                <w:pPr>
                  <w:pStyle w:val="a7"/>
                  <w:ind w:firstLine="420"/>
                </w:pPr>
              </w:pPrChange>
            </w:pPr>
            <w:r w:rsidRPr="00193049">
              <w:rPr>
                <w:kern w:val="0"/>
                <w:sz w:val="21"/>
                <w:szCs w:val="21"/>
              </w:rPr>
              <w:lastRenderedPageBreak/>
              <w:t>3.</w:t>
            </w:r>
            <w:r w:rsidRPr="00193049">
              <w:rPr>
                <w:rFonts w:hint="eastAsia"/>
                <w:kern w:val="0"/>
                <w:sz w:val="21"/>
                <w:szCs w:val="21"/>
              </w:rPr>
              <w:t>设计高效能元数据文件服务器集群架构，构建百亿级文件元数据检索系统。</w:t>
            </w:r>
          </w:p>
        </w:tc>
      </w:tr>
      <w:tr w:rsidR="00677DB3" w:rsidRPr="00193049" w14:paraId="582CE3E1" w14:textId="77777777" w:rsidTr="00734386">
        <w:trPr>
          <w:jc w:val="center"/>
        </w:trPr>
        <w:tc>
          <w:tcPr>
            <w:tcW w:w="2016" w:type="dxa"/>
            <w:vAlign w:val="center"/>
          </w:tcPr>
          <w:p w14:paraId="2E3038CA" w14:textId="77777777" w:rsidR="00677DB3" w:rsidRPr="00193049" w:rsidRDefault="003101FD">
            <w:pPr>
              <w:pStyle w:val="a7"/>
              <w:ind w:firstLineChars="0" w:firstLine="0"/>
              <w:jc w:val="both"/>
              <w:rPr>
                <w:sz w:val="21"/>
                <w:szCs w:val="21"/>
              </w:rPr>
              <w:pPrChange w:id="1372" w:author="zhouyou" w:date="2025-04-18T16:45:00Z">
                <w:pPr>
                  <w:pStyle w:val="a7"/>
                  <w:ind w:firstLineChars="0" w:firstLine="0"/>
                </w:pPr>
              </w:pPrChange>
            </w:pPr>
            <w:r w:rsidRPr="00193049">
              <w:rPr>
                <w:sz w:val="21"/>
                <w:szCs w:val="21"/>
                <w:rPrChange w:id="1373" w:author="zhouyou" w:date="2025-04-18T16:48:00Z">
                  <w:rPr>
                    <w:rFonts w:ascii="仿宋" w:hAnsi="仿宋"/>
                    <w:sz w:val="21"/>
                    <w:szCs w:val="21"/>
                  </w:rPr>
                </w:rPrChange>
              </w:rPr>
              <w:lastRenderedPageBreak/>
              <w:t>2025.12-2026.11</w:t>
            </w:r>
          </w:p>
        </w:tc>
        <w:tc>
          <w:tcPr>
            <w:tcW w:w="5780" w:type="dxa"/>
          </w:tcPr>
          <w:p w14:paraId="0AFF7BB9" w14:textId="77777777" w:rsidR="00677DB3" w:rsidRPr="00193049" w:rsidRDefault="003101FD">
            <w:pPr>
              <w:pStyle w:val="a7"/>
              <w:ind w:firstLine="420"/>
              <w:jc w:val="both"/>
              <w:rPr>
                <w:kern w:val="0"/>
                <w:sz w:val="21"/>
                <w:szCs w:val="21"/>
              </w:rPr>
              <w:pPrChange w:id="1374" w:author="zhouyou" w:date="2025-04-18T16:45:00Z">
                <w:pPr>
                  <w:pStyle w:val="a7"/>
                  <w:ind w:firstLine="420"/>
                </w:pPr>
              </w:pPrChange>
            </w:pPr>
            <w:r w:rsidRPr="00193049">
              <w:rPr>
                <w:kern w:val="0"/>
                <w:sz w:val="21"/>
                <w:szCs w:val="21"/>
              </w:rPr>
              <w:t>1.</w:t>
            </w:r>
            <w:r w:rsidRPr="00193049">
              <w:rPr>
                <w:rFonts w:hint="eastAsia"/>
                <w:kern w:val="0"/>
                <w:sz w:val="21"/>
                <w:szCs w:val="21"/>
              </w:rPr>
              <w:t>基于仿真系统开发</w:t>
            </w:r>
            <w:r w:rsidRPr="00193049">
              <w:rPr>
                <w:kern w:val="0"/>
                <w:sz w:val="21"/>
                <w:szCs w:val="21"/>
              </w:rPr>
              <w:t>ZB</w:t>
            </w:r>
            <w:proofErr w:type="gramStart"/>
            <w:r w:rsidRPr="00193049">
              <w:rPr>
                <w:rFonts w:hint="eastAsia"/>
                <w:kern w:val="0"/>
                <w:sz w:val="21"/>
                <w:szCs w:val="21"/>
              </w:rPr>
              <w:t>级冷数据管理</w:t>
            </w:r>
            <w:proofErr w:type="gramEnd"/>
            <w:r w:rsidRPr="00193049">
              <w:rPr>
                <w:rFonts w:hint="eastAsia"/>
                <w:kern w:val="0"/>
                <w:sz w:val="21"/>
                <w:szCs w:val="21"/>
              </w:rPr>
              <w:t>平台，实现海量</w:t>
            </w:r>
            <w:proofErr w:type="gramStart"/>
            <w:r w:rsidRPr="00193049">
              <w:rPr>
                <w:rFonts w:hint="eastAsia"/>
                <w:kern w:val="0"/>
                <w:sz w:val="21"/>
                <w:szCs w:val="21"/>
              </w:rPr>
              <w:t>冷数据</w:t>
            </w:r>
            <w:proofErr w:type="gramEnd"/>
            <w:r w:rsidRPr="00193049">
              <w:rPr>
                <w:rFonts w:hint="eastAsia"/>
                <w:kern w:val="0"/>
                <w:sz w:val="21"/>
                <w:szCs w:val="21"/>
              </w:rPr>
              <w:t>存储系统接口及归档恢复策略；</w:t>
            </w:r>
          </w:p>
          <w:p w14:paraId="063A0FA0" w14:textId="77777777" w:rsidR="00677DB3" w:rsidRPr="00193049" w:rsidRDefault="003101FD">
            <w:pPr>
              <w:pStyle w:val="a7"/>
              <w:ind w:firstLine="420"/>
              <w:jc w:val="both"/>
              <w:rPr>
                <w:kern w:val="0"/>
                <w:sz w:val="21"/>
                <w:szCs w:val="21"/>
              </w:rPr>
              <w:pPrChange w:id="1375" w:author="zhouyou" w:date="2025-04-18T16:45:00Z">
                <w:pPr>
                  <w:pStyle w:val="a7"/>
                  <w:ind w:firstLine="420"/>
                </w:pPr>
              </w:pPrChange>
            </w:pPr>
            <w:r w:rsidRPr="00193049">
              <w:rPr>
                <w:kern w:val="0"/>
                <w:sz w:val="21"/>
                <w:szCs w:val="21"/>
              </w:rPr>
              <w:t>2.</w:t>
            </w:r>
            <w:r w:rsidRPr="00193049">
              <w:rPr>
                <w:rFonts w:hint="eastAsia"/>
                <w:kern w:val="0"/>
                <w:sz w:val="21"/>
                <w:szCs w:val="21"/>
              </w:rPr>
              <w:t>构建支持千亿文件检索的元数据服务器集群及千亿级文件元数据检索系统，测试优化</w:t>
            </w:r>
            <w:r w:rsidRPr="00193049">
              <w:rPr>
                <w:kern w:val="0"/>
                <w:sz w:val="21"/>
                <w:szCs w:val="21"/>
              </w:rPr>
              <w:t>ZB</w:t>
            </w:r>
            <w:proofErr w:type="gramStart"/>
            <w:r w:rsidRPr="00193049">
              <w:rPr>
                <w:rFonts w:hint="eastAsia"/>
                <w:kern w:val="0"/>
                <w:sz w:val="21"/>
                <w:szCs w:val="21"/>
              </w:rPr>
              <w:t>级冷数据管理</w:t>
            </w:r>
            <w:proofErr w:type="gramEnd"/>
            <w:r w:rsidRPr="00193049">
              <w:rPr>
                <w:rFonts w:hint="eastAsia"/>
                <w:kern w:val="0"/>
                <w:sz w:val="21"/>
                <w:szCs w:val="21"/>
              </w:rPr>
              <w:t>平台；</w:t>
            </w:r>
          </w:p>
          <w:p w14:paraId="7C760F10" w14:textId="77777777" w:rsidR="00677DB3" w:rsidRPr="00193049" w:rsidRDefault="003101FD">
            <w:pPr>
              <w:pStyle w:val="a7"/>
              <w:ind w:firstLine="420"/>
              <w:jc w:val="both"/>
              <w:rPr>
                <w:kern w:val="0"/>
                <w:sz w:val="21"/>
                <w:szCs w:val="21"/>
              </w:rPr>
              <w:pPrChange w:id="1376" w:author="zhouyou" w:date="2025-04-18T16:45:00Z">
                <w:pPr>
                  <w:pStyle w:val="a7"/>
                  <w:ind w:firstLine="420"/>
                </w:pPr>
              </w:pPrChange>
            </w:pPr>
            <w:r w:rsidRPr="00193049">
              <w:rPr>
                <w:kern w:val="0"/>
                <w:sz w:val="21"/>
                <w:szCs w:val="21"/>
              </w:rPr>
              <w:t>3.</w:t>
            </w:r>
            <w:r w:rsidRPr="00193049">
              <w:rPr>
                <w:rFonts w:hint="eastAsia"/>
                <w:kern w:val="0"/>
                <w:sz w:val="21"/>
                <w:szCs w:val="21"/>
              </w:rPr>
              <w:t>测试优化海量</w:t>
            </w:r>
            <w:proofErr w:type="gramStart"/>
            <w:r w:rsidRPr="00193049">
              <w:rPr>
                <w:rFonts w:hint="eastAsia"/>
                <w:kern w:val="0"/>
                <w:sz w:val="21"/>
                <w:szCs w:val="21"/>
              </w:rPr>
              <w:t>冷数据</w:t>
            </w:r>
            <w:proofErr w:type="gramEnd"/>
            <w:r w:rsidRPr="00193049">
              <w:rPr>
                <w:rFonts w:hint="eastAsia"/>
                <w:kern w:val="0"/>
                <w:sz w:val="21"/>
                <w:szCs w:val="21"/>
              </w:rPr>
              <w:t>存储系统接口及归档恢复策略及支持千亿文件元数据检索的服务器集群。</w:t>
            </w:r>
          </w:p>
        </w:tc>
      </w:tr>
      <w:tr w:rsidR="00677DB3" w:rsidRPr="00193049" w14:paraId="74E3B324" w14:textId="77777777" w:rsidTr="00734386">
        <w:trPr>
          <w:jc w:val="center"/>
        </w:trPr>
        <w:tc>
          <w:tcPr>
            <w:tcW w:w="2016" w:type="dxa"/>
            <w:vAlign w:val="center"/>
          </w:tcPr>
          <w:p w14:paraId="4D2F0D5F" w14:textId="77777777" w:rsidR="00677DB3" w:rsidRPr="00193049" w:rsidRDefault="003101FD">
            <w:pPr>
              <w:pStyle w:val="a7"/>
              <w:ind w:firstLineChars="0" w:firstLine="0"/>
              <w:jc w:val="both"/>
              <w:rPr>
                <w:sz w:val="21"/>
                <w:szCs w:val="21"/>
              </w:rPr>
              <w:pPrChange w:id="1377" w:author="zhouyou" w:date="2025-04-18T16:45:00Z">
                <w:pPr>
                  <w:pStyle w:val="a7"/>
                  <w:ind w:firstLineChars="0" w:firstLine="0"/>
                </w:pPr>
              </w:pPrChange>
            </w:pPr>
            <w:r w:rsidRPr="00193049">
              <w:rPr>
                <w:sz w:val="21"/>
                <w:szCs w:val="21"/>
                <w:rPrChange w:id="1378" w:author="zhouyou" w:date="2025-04-18T16:48:00Z">
                  <w:rPr>
                    <w:rFonts w:ascii="仿宋" w:hAnsi="仿宋"/>
                    <w:sz w:val="21"/>
                    <w:szCs w:val="21"/>
                  </w:rPr>
                </w:rPrChange>
              </w:rPr>
              <w:t>2026.12-2027.11</w:t>
            </w:r>
          </w:p>
        </w:tc>
        <w:tc>
          <w:tcPr>
            <w:tcW w:w="5780" w:type="dxa"/>
          </w:tcPr>
          <w:p w14:paraId="2120DF2A" w14:textId="77777777" w:rsidR="00677DB3" w:rsidRPr="00193049" w:rsidRDefault="003101FD">
            <w:pPr>
              <w:pStyle w:val="a7"/>
              <w:ind w:firstLine="420"/>
              <w:jc w:val="both"/>
              <w:rPr>
                <w:kern w:val="0"/>
                <w:sz w:val="21"/>
                <w:szCs w:val="21"/>
              </w:rPr>
              <w:pPrChange w:id="1379" w:author="zhouyou" w:date="2025-04-18T16:45:00Z">
                <w:pPr>
                  <w:pStyle w:val="a7"/>
                  <w:ind w:firstLine="420"/>
                </w:pPr>
              </w:pPrChange>
            </w:pPr>
            <w:r w:rsidRPr="00193049">
              <w:rPr>
                <w:kern w:val="0"/>
                <w:sz w:val="21"/>
                <w:szCs w:val="21"/>
              </w:rPr>
              <w:t>1.</w:t>
            </w:r>
            <w:r w:rsidRPr="00193049">
              <w:rPr>
                <w:rFonts w:hint="eastAsia"/>
                <w:kern w:val="0"/>
                <w:sz w:val="21"/>
                <w:szCs w:val="21"/>
              </w:rPr>
              <w:t>构建支持万亿文件元数据检索的集群服务器及检索系统；</w:t>
            </w:r>
          </w:p>
          <w:p w14:paraId="051E0615" w14:textId="77777777" w:rsidR="00677DB3" w:rsidRPr="00193049" w:rsidRDefault="003101FD">
            <w:pPr>
              <w:pStyle w:val="a7"/>
              <w:ind w:firstLine="420"/>
              <w:jc w:val="both"/>
              <w:rPr>
                <w:kern w:val="0"/>
                <w:sz w:val="21"/>
                <w:szCs w:val="21"/>
              </w:rPr>
              <w:pPrChange w:id="1380" w:author="zhouyou" w:date="2025-04-18T16:45:00Z">
                <w:pPr>
                  <w:pStyle w:val="a7"/>
                  <w:ind w:firstLine="420"/>
                </w:pPr>
              </w:pPrChange>
            </w:pPr>
            <w:r w:rsidRPr="00193049">
              <w:rPr>
                <w:kern w:val="0"/>
                <w:sz w:val="21"/>
                <w:szCs w:val="21"/>
              </w:rPr>
              <w:t>2.</w:t>
            </w:r>
            <w:r w:rsidRPr="00193049">
              <w:rPr>
                <w:rFonts w:hint="eastAsia"/>
                <w:kern w:val="0"/>
                <w:sz w:val="21"/>
                <w:szCs w:val="21"/>
              </w:rPr>
              <w:t>和课题</w:t>
            </w:r>
            <w:r w:rsidRPr="00193049">
              <w:rPr>
                <w:kern w:val="0"/>
                <w:sz w:val="21"/>
                <w:szCs w:val="21"/>
              </w:rPr>
              <w:t>4</w:t>
            </w:r>
            <w:r w:rsidRPr="00193049">
              <w:rPr>
                <w:rFonts w:hint="eastAsia"/>
                <w:kern w:val="0"/>
                <w:sz w:val="21"/>
                <w:szCs w:val="21"/>
              </w:rPr>
              <w:t>联调，实现</w:t>
            </w:r>
            <w:r w:rsidRPr="00193049">
              <w:rPr>
                <w:kern w:val="0"/>
                <w:sz w:val="21"/>
                <w:szCs w:val="21"/>
              </w:rPr>
              <w:t>ZB</w:t>
            </w:r>
            <w:proofErr w:type="gramStart"/>
            <w:r w:rsidRPr="00193049">
              <w:rPr>
                <w:rFonts w:hint="eastAsia"/>
                <w:kern w:val="0"/>
                <w:sz w:val="21"/>
                <w:szCs w:val="21"/>
              </w:rPr>
              <w:t>级冷数据</w:t>
            </w:r>
            <w:proofErr w:type="gramEnd"/>
            <w:r w:rsidRPr="00193049">
              <w:rPr>
                <w:rFonts w:hint="eastAsia"/>
                <w:kern w:val="0"/>
                <w:sz w:val="21"/>
                <w:szCs w:val="21"/>
              </w:rPr>
              <w:t>存储系统级对接；</w:t>
            </w:r>
          </w:p>
          <w:p w14:paraId="6BDC1377" w14:textId="77777777" w:rsidR="00677DB3" w:rsidRPr="00193049" w:rsidRDefault="003101FD">
            <w:pPr>
              <w:pStyle w:val="a7"/>
              <w:ind w:firstLine="420"/>
              <w:jc w:val="both"/>
              <w:rPr>
                <w:kern w:val="0"/>
                <w:sz w:val="21"/>
                <w:szCs w:val="21"/>
              </w:rPr>
              <w:pPrChange w:id="1381" w:author="zhouyou" w:date="2025-04-18T16:45:00Z">
                <w:pPr>
                  <w:pStyle w:val="a7"/>
                  <w:ind w:firstLine="420"/>
                </w:pPr>
              </w:pPrChange>
            </w:pPr>
            <w:r w:rsidRPr="00193049">
              <w:rPr>
                <w:kern w:val="0"/>
                <w:sz w:val="21"/>
                <w:szCs w:val="21"/>
              </w:rPr>
              <w:t>3.</w:t>
            </w:r>
            <w:r w:rsidRPr="00193049">
              <w:rPr>
                <w:rFonts w:hint="eastAsia"/>
                <w:kern w:val="0"/>
                <w:sz w:val="21"/>
                <w:szCs w:val="21"/>
              </w:rPr>
              <w:t>测试优化元数据集群及检索系统，进行项目验收和总结。</w:t>
            </w:r>
            <w:r w:rsidRPr="00193049">
              <w:rPr>
                <w:kern w:val="0"/>
                <w:sz w:val="21"/>
                <w:szCs w:val="21"/>
              </w:rPr>
              <w:t xml:space="preserve"> </w:t>
            </w:r>
          </w:p>
        </w:tc>
      </w:tr>
    </w:tbl>
    <w:p w14:paraId="2C995527" w14:textId="77777777" w:rsidR="00627601" w:rsidRPr="00885D23" w:rsidRDefault="00627601">
      <w:pPr>
        <w:pStyle w:val="3"/>
        <w:ind w:firstLineChars="0" w:firstLine="0"/>
        <w:rPr>
          <w:ins w:id="1382" w:author="zhouyou" w:date="2025-04-18T16:42:00Z"/>
          <w:rFonts w:cs="Times New Roman"/>
        </w:rPr>
      </w:pPr>
      <w:bookmarkStart w:id="1383" w:name="_Toc195645200"/>
    </w:p>
    <w:p w14:paraId="167A0888" w14:textId="57E94F70" w:rsidR="00677DB3" w:rsidRPr="00193049" w:rsidRDefault="003101FD">
      <w:pPr>
        <w:pStyle w:val="3"/>
        <w:ind w:firstLineChars="0" w:firstLine="0"/>
        <w:rPr>
          <w:rFonts w:cs="Times New Roman"/>
          <w:rPrChange w:id="1384" w:author="zhouyou" w:date="2025-04-18T16:48:00Z">
            <w:rPr/>
          </w:rPrChange>
        </w:rPr>
      </w:pPr>
      <w:r w:rsidRPr="00193049">
        <w:rPr>
          <w:rFonts w:cs="Times New Roman"/>
          <w:rPrChange w:id="1385" w:author="zhouyou" w:date="2025-04-18T16:48:00Z">
            <w:rPr/>
          </w:rPrChange>
        </w:rPr>
        <w:t>3.1.3</w:t>
      </w:r>
      <w:r w:rsidRPr="00193049">
        <w:rPr>
          <w:rFonts w:cs="Times New Roman" w:hint="eastAsia"/>
          <w:rPrChange w:id="1386" w:author="zhouyou" w:date="2025-04-18T16:48:00Z">
            <w:rPr>
              <w:rFonts w:hint="eastAsia"/>
            </w:rPr>
          </w:rPrChange>
        </w:rPr>
        <w:t>课题任务进度</w:t>
      </w:r>
      <w:proofErr w:type="gramStart"/>
      <w:r w:rsidRPr="00193049">
        <w:rPr>
          <w:rFonts w:cs="Times New Roman" w:hint="eastAsia"/>
          <w:rPrChange w:id="1387" w:author="zhouyou" w:date="2025-04-18T16:48:00Z">
            <w:rPr>
              <w:rFonts w:hint="eastAsia"/>
            </w:rPr>
          </w:rPrChange>
        </w:rPr>
        <w:t>甘特图</w:t>
      </w:r>
      <w:proofErr w:type="gramEnd"/>
      <w:r w:rsidRPr="00193049">
        <w:rPr>
          <w:rFonts w:cs="Times New Roman" w:hint="eastAsia"/>
          <w:rPrChange w:id="1388" w:author="zhouyou" w:date="2025-04-18T16:48:00Z">
            <w:rPr>
              <w:rFonts w:hint="eastAsia"/>
            </w:rPr>
          </w:rPrChange>
        </w:rPr>
        <w:t>与关键节点</w:t>
      </w:r>
      <w:bookmarkEnd w:id="1383"/>
    </w:p>
    <w:p w14:paraId="6F0EC713" w14:textId="77777777" w:rsidR="007E12F5" w:rsidRPr="00193049" w:rsidRDefault="00596195">
      <w:pPr>
        <w:ind w:firstLine="560"/>
        <w:jc w:val="both"/>
        <w:rPr>
          <w:rFonts w:cs="Times New Roman"/>
          <w:rPrChange w:id="1389" w:author="zhouyou" w:date="2025-04-18T16:48:00Z">
            <w:rPr/>
          </w:rPrChange>
        </w:rPr>
        <w:pPrChange w:id="1390" w:author="zhouyou" w:date="2025-04-18T16:45:00Z">
          <w:pPr>
            <w:ind w:firstLine="560"/>
          </w:pPr>
        </w:pPrChange>
      </w:pPr>
      <w:r w:rsidRPr="00193049">
        <w:rPr>
          <w:rFonts w:cs="Times New Roman" w:hint="eastAsia"/>
          <w:rPrChange w:id="1391" w:author="zhouyou" w:date="2025-04-18T16:48:00Z">
            <w:rPr>
              <w:rFonts w:hint="eastAsia"/>
            </w:rPr>
          </w:rPrChange>
        </w:rPr>
        <w:t>本课题中期目标为：具备管理</w:t>
      </w:r>
      <w:r w:rsidRPr="00193049">
        <w:rPr>
          <w:rFonts w:cs="Times New Roman"/>
          <w:rPrChange w:id="1392" w:author="zhouyou" w:date="2025-04-18T16:48:00Z">
            <w:rPr/>
          </w:rPrChange>
        </w:rPr>
        <w:t>1</w:t>
      </w:r>
      <w:proofErr w:type="gramStart"/>
      <w:r w:rsidRPr="00193049">
        <w:rPr>
          <w:rFonts w:cs="Times New Roman" w:hint="eastAsia"/>
          <w:rPrChange w:id="1393" w:author="zhouyou" w:date="2025-04-18T16:48:00Z">
            <w:rPr>
              <w:rFonts w:hint="eastAsia"/>
            </w:rPr>
          </w:rPrChange>
        </w:rPr>
        <w:t>百万</w:t>
      </w:r>
      <w:proofErr w:type="gramEnd"/>
      <w:r w:rsidRPr="00193049">
        <w:rPr>
          <w:rFonts w:cs="Times New Roman" w:hint="eastAsia"/>
          <w:rPrChange w:id="1394" w:author="zhouyou" w:date="2025-04-18T16:48:00Z">
            <w:rPr>
              <w:rFonts w:hint="eastAsia"/>
            </w:rPr>
          </w:rPrChange>
        </w:rPr>
        <w:t>张光盘，</w:t>
      </w:r>
      <w:r w:rsidRPr="00193049">
        <w:rPr>
          <w:rFonts w:cs="Times New Roman"/>
          <w:rPrChange w:id="1395" w:author="zhouyou" w:date="2025-04-18T16:48:00Z">
            <w:rPr/>
          </w:rPrChange>
        </w:rPr>
        <w:t>50</w:t>
      </w:r>
      <w:r w:rsidRPr="00193049">
        <w:rPr>
          <w:rFonts w:cs="Times New Roman" w:hint="eastAsia"/>
          <w:rPrChange w:id="1396" w:author="zhouyou" w:date="2025-04-18T16:48:00Z">
            <w:rPr>
              <w:rFonts w:hint="eastAsia"/>
            </w:rPr>
          </w:rPrChange>
        </w:rPr>
        <w:t>亿个文件，</w:t>
      </w:r>
      <w:r w:rsidRPr="00193049">
        <w:rPr>
          <w:rFonts w:cs="Times New Roman"/>
          <w:rPrChange w:id="1397" w:author="zhouyou" w:date="2025-04-18T16:48:00Z">
            <w:rPr/>
          </w:rPrChange>
        </w:rPr>
        <w:t>100 EB</w:t>
      </w:r>
      <w:r w:rsidRPr="00193049">
        <w:rPr>
          <w:rFonts w:cs="Times New Roman" w:hint="eastAsia"/>
          <w:rPrChange w:id="1398" w:author="zhouyou" w:date="2025-04-18T16:48:00Z">
            <w:rPr>
              <w:rFonts w:hint="eastAsia"/>
            </w:rPr>
          </w:rPrChange>
        </w:rPr>
        <w:t>数据能力，平均检索时间小于</w:t>
      </w:r>
      <w:r w:rsidRPr="00193049">
        <w:rPr>
          <w:rFonts w:cs="Times New Roman"/>
          <w:rPrChange w:id="1399" w:author="zhouyou" w:date="2025-04-18T16:48:00Z">
            <w:rPr/>
          </w:rPrChange>
        </w:rPr>
        <w:t>1</w:t>
      </w:r>
      <w:r w:rsidRPr="00193049">
        <w:rPr>
          <w:rFonts w:cs="Times New Roman" w:hint="eastAsia"/>
          <w:rPrChange w:id="1400" w:author="zhouyou" w:date="2025-04-18T16:48:00Z">
            <w:rPr>
              <w:rFonts w:hint="eastAsia"/>
            </w:rPr>
          </w:rPrChange>
        </w:rPr>
        <w:t>秒，发表论文</w:t>
      </w:r>
      <w:r w:rsidRPr="00193049">
        <w:rPr>
          <w:rFonts w:cs="Times New Roman"/>
          <w:rPrChange w:id="1401" w:author="zhouyou" w:date="2025-04-18T16:48:00Z">
            <w:rPr/>
          </w:rPrChange>
        </w:rPr>
        <w:t>2</w:t>
      </w:r>
      <w:r w:rsidRPr="00193049">
        <w:rPr>
          <w:rFonts w:cs="Times New Roman" w:hint="eastAsia"/>
          <w:rPrChange w:id="1402" w:author="zhouyou" w:date="2025-04-18T16:48:00Z">
            <w:rPr>
              <w:rFonts w:hint="eastAsia"/>
            </w:rPr>
          </w:rPrChange>
        </w:rPr>
        <w:t>篇，申请发明专利</w:t>
      </w:r>
      <w:r w:rsidRPr="00193049">
        <w:rPr>
          <w:rFonts w:cs="Times New Roman"/>
          <w:rPrChange w:id="1403" w:author="zhouyou" w:date="2025-04-18T16:48:00Z">
            <w:rPr/>
          </w:rPrChange>
        </w:rPr>
        <w:t>6</w:t>
      </w:r>
      <w:r w:rsidRPr="00193049">
        <w:rPr>
          <w:rFonts w:cs="Times New Roman" w:hint="eastAsia"/>
          <w:rPrChange w:id="1404" w:author="zhouyou" w:date="2025-04-18T16:48:00Z">
            <w:rPr>
              <w:rFonts w:hint="eastAsia"/>
            </w:rPr>
          </w:rPrChange>
        </w:rPr>
        <w:t>件、</w:t>
      </w:r>
      <w:proofErr w:type="gramStart"/>
      <w:r w:rsidRPr="00193049">
        <w:rPr>
          <w:rFonts w:cs="Times New Roman" w:hint="eastAsia"/>
          <w:rPrChange w:id="1405" w:author="zhouyou" w:date="2025-04-18T16:48:00Z">
            <w:rPr>
              <w:rFonts w:hint="eastAsia"/>
            </w:rPr>
          </w:rPrChange>
        </w:rPr>
        <w:t>软著</w:t>
      </w:r>
      <w:r w:rsidRPr="00193049">
        <w:rPr>
          <w:rFonts w:cs="Times New Roman"/>
          <w:rPrChange w:id="1406" w:author="zhouyou" w:date="2025-04-18T16:48:00Z">
            <w:rPr/>
          </w:rPrChange>
        </w:rPr>
        <w:t>2</w:t>
      </w:r>
      <w:r w:rsidRPr="00193049">
        <w:rPr>
          <w:rFonts w:cs="Times New Roman" w:hint="eastAsia"/>
          <w:rPrChange w:id="1407" w:author="zhouyou" w:date="2025-04-18T16:48:00Z">
            <w:rPr>
              <w:rFonts w:hint="eastAsia"/>
            </w:rPr>
          </w:rPrChange>
        </w:rPr>
        <w:t>件</w:t>
      </w:r>
      <w:proofErr w:type="gramEnd"/>
      <w:r w:rsidRPr="00193049">
        <w:rPr>
          <w:rFonts w:cs="Times New Roman" w:hint="eastAsia"/>
          <w:rPrChange w:id="1408" w:author="zhouyou" w:date="2025-04-18T16:48:00Z">
            <w:rPr>
              <w:rFonts w:hint="eastAsia"/>
            </w:rPr>
          </w:rPrChange>
        </w:rPr>
        <w:t>。</w:t>
      </w:r>
    </w:p>
    <w:p w14:paraId="6A90D9CC" w14:textId="7C9B5B69" w:rsidR="00596195" w:rsidRPr="00193049" w:rsidRDefault="00596195">
      <w:pPr>
        <w:ind w:firstLine="560"/>
        <w:jc w:val="both"/>
        <w:rPr>
          <w:rFonts w:cs="Times New Roman"/>
          <w:rPrChange w:id="1409" w:author="zhouyou" w:date="2025-04-18T16:48:00Z">
            <w:rPr/>
          </w:rPrChange>
        </w:rPr>
        <w:pPrChange w:id="1410" w:author="zhouyou" w:date="2025-04-18T16:45:00Z">
          <w:pPr>
            <w:ind w:firstLine="560"/>
          </w:pPr>
        </w:pPrChange>
      </w:pPr>
      <w:r w:rsidRPr="00193049">
        <w:rPr>
          <w:rFonts w:cs="Times New Roman" w:hint="eastAsia"/>
          <w:rPrChange w:id="1411" w:author="zhouyou" w:date="2025-04-18T16:48:00Z">
            <w:rPr>
              <w:rFonts w:hint="eastAsia"/>
            </w:rPr>
          </w:rPrChange>
        </w:rPr>
        <w:t>课题任务整体进度</w:t>
      </w:r>
      <w:proofErr w:type="gramStart"/>
      <w:r w:rsidRPr="00193049">
        <w:rPr>
          <w:rFonts w:cs="Times New Roman" w:hint="eastAsia"/>
          <w:rPrChange w:id="1412" w:author="zhouyou" w:date="2025-04-18T16:48:00Z">
            <w:rPr>
              <w:rFonts w:hint="eastAsia"/>
            </w:rPr>
          </w:rPrChange>
        </w:rPr>
        <w:t>甘特图</w:t>
      </w:r>
      <w:proofErr w:type="gramEnd"/>
      <w:r w:rsidRPr="00193049">
        <w:rPr>
          <w:rFonts w:cs="Times New Roman" w:hint="eastAsia"/>
          <w:rPrChange w:id="1413" w:author="zhouyou" w:date="2025-04-18T16:48:00Z">
            <w:rPr>
              <w:rFonts w:hint="eastAsia"/>
            </w:rPr>
          </w:rPrChange>
        </w:rPr>
        <w:t>如图</w:t>
      </w:r>
      <w:r w:rsidRPr="00193049">
        <w:rPr>
          <w:rFonts w:cs="Times New Roman"/>
          <w:rPrChange w:id="1414" w:author="zhouyou" w:date="2025-04-18T16:48:00Z">
            <w:rPr/>
          </w:rPrChange>
        </w:rPr>
        <w:t>3.1</w:t>
      </w:r>
      <w:r w:rsidRPr="00193049">
        <w:rPr>
          <w:rFonts w:cs="Times New Roman" w:hint="eastAsia"/>
          <w:rPrChange w:id="1415" w:author="zhouyou" w:date="2025-04-18T16:48:00Z">
            <w:rPr>
              <w:rFonts w:hint="eastAsia"/>
            </w:rPr>
          </w:rPrChange>
        </w:rPr>
        <w:t>所示。</w:t>
      </w:r>
    </w:p>
    <w:p w14:paraId="04FE0C62" w14:textId="2663DDC1" w:rsidR="00677DB3" w:rsidRPr="00885D23" w:rsidRDefault="00E343B7">
      <w:pPr>
        <w:keepNext/>
        <w:spacing w:before="468" w:after="156"/>
        <w:ind w:firstLineChars="71" w:firstLine="199"/>
        <w:jc w:val="center"/>
        <w:rPr>
          <w:rFonts w:cs="Times New Roman"/>
        </w:rPr>
        <w:pPrChange w:id="1416" w:author="zhouyou" w:date="2025-04-18T16:47:00Z">
          <w:pPr>
            <w:keepNext/>
            <w:spacing w:before="468" w:after="156"/>
            <w:ind w:firstLineChars="71" w:firstLine="199"/>
          </w:pPr>
        </w:pPrChange>
      </w:pPr>
      <w:r w:rsidRPr="00885D23">
        <w:rPr>
          <w:rFonts w:cs="Times New Roman"/>
          <w:noProof/>
        </w:rPr>
        <w:lastRenderedPageBreak/>
        <w:drawing>
          <wp:inline distT="0" distB="0" distL="0" distR="0" wp14:anchorId="603F0728" wp14:editId="2EC347BC">
            <wp:extent cx="5274310" cy="3810635"/>
            <wp:effectExtent l="0" t="0" r="2540" b="0"/>
            <wp:docPr id="2005254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4581" name=""/>
                    <pic:cNvPicPr/>
                  </pic:nvPicPr>
                  <pic:blipFill>
                    <a:blip r:embed="rId14"/>
                    <a:stretch>
                      <a:fillRect/>
                    </a:stretch>
                  </pic:blipFill>
                  <pic:spPr>
                    <a:xfrm>
                      <a:off x="0" y="0"/>
                      <a:ext cx="5274310" cy="3810635"/>
                    </a:xfrm>
                    <a:prstGeom prst="rect">
                      <a:avLst/>
                    </a:prstGeom>
                  </pic:spPr>
                </pic:pic>
              </a:graphicData>
            </a:graphic>
          </wp:inline>
        </w:drawing>
      </w:r>
    </w:p>
    <w:p w14:paraId="212DC6A6" w14:textId="7FC3A803" w:rsidR="00677DB3" w:rsidRPr="00885D23" w:rsidRDefault="003101FD">
      <w:pPr>
        <w:pStyle w:val="af3"/>
        <w:ind w:firstLine="480"/>
        <w:rPr>
          <w:rFonts w:cs="Times New Roman"/>
        </w:rPr>
      </w:pPr>
      <w:r w:rsidRPr="00885D23">
        <w:rPr>
          <w:rFonts w:cs="Times New Roman" w:hint="eastAsia"/>
        </w:rPr>
        <w:t>图</w:t>
      </w:r>
      <w:r w:rsidRPr="00885D23">
        <w:rPr>
          <w:rFonts w:cs="Times New Roman"/>
        </w:rPr>
        <w:t>3.</w:t>
      </w:r>
      <w:r w:rsidRPr="00885D23">
        <w:rPr>
          <w:rFonts w:cs="Times New Roman" w:hint="eastAsia"/>
        </w:rPr>
        <w:fldChar w:fldCharType="begin"/>
      </w:r>
      <w:r w:rsidRPr="00193049">
        <w:rPr>
          <w:rFonts w:cs="Times New Roman"/>
          <w:rPrChange w:id="1417" w:author="zhouyou" w:date="2025-04-18T16:48:00Z">
            <w:rPr/>
          </w:rPrChange>
        </w:rPr>
        <w:instrText xml:space="preserve"> SEQ </w:instrText>
      </w:r>
      <w:r w:rsidRPr="00193049">
        <w:rPr>
          <w:rFonts w:cs="Times New Roman" w:hint="eastAsia"/>
          <w:rPrChange w:id="1418" w:author="zhouyou" w:date="2025-04-18T16:48:00Z">
            <w:rPr>
              <w:rFonts w:hint="eastAsia"/>
            </w:rPr>
          </w:rPrChange>
        </w:rPr>
        <w:instrText>图</w:instrText>
      </w:r>
      <w:r w:rsidRPr="00193049">
        <w:rPr>
          <w:rFonts w:cs="Times New Roman"/>
          <w:rPrChange w:id="1419" w:author="zhouyou" w:date="2025-04-18T16:48:00Z">
            <w:rPr/>
          </w:rPrChange>
        </w:rPr>
        <w:instrText xml:space="preserve">3. \* ARABIC </w:instrText>
      </w:r>
      <w:r w:rsidRPr="00193049">
        <w:rPr>
          <w:rFonts w:cs="Times New Roman" w:hint="eastAsia"/>
          <w:rPrChange w:id="1420" w:author="zhouyou" w:date="2025-04-18T16:48:00Z">
            <w:rPr>
              <w:rFonts w:hint="eastAsia"/>
            </w:rPr>
          </w:rPrChange>
        </w:rPr>
        <w:fldChar w:fldCharType="separate"/>
      </w:r>
      <w:r w:rsidR="00DE3371" w:rsidRPr="00885D23">
        <w:rPr>
          <w:rFonts w:cs="Times New Roman"/>
          <w:noProof/>
        </w:rPr>
        <w:t>1</w:t>
      </w:r>
      <w:r w:rsidRPr="00885D23">
        <w:rPr>
          <w:rFonts w:cs="Times New Roman" w:hint="eastAsia"/>
        </w:rPr>
        <w:fldChar w:fldCharType="end"/>
      </w:r>
      <w:r w:rsidRPr="00885D23">
        <w:rPr>
          <w:rFonts w:cs="Times New Roman"/>
        </w:rPr>
        <w:t xml:space="preserve"> </w:t>
      </w:r>
      <w:r w:rsidR="0049116C" w:rsidRPr="00885D23">
        <w:rPr>
          <w:rFonts w:cs="Times New Roman" w:hint="eastAsia"/>
        </w:rPr>
        <w:t>课题任务计划进度</w:t>
      </w:r>
      <w:proofErr w:type="gramStart"/>
      <w:r w:rsidRPr="00885D23">
        <w:rPr>
          <w:rFonts w:cs="Times New Roman" w:hint="eastAsia"/>
        </w:rPr>
        <w:t>甘特图</w:t>
      </w:r>
      <w:proofErr w:type="gramEnd"/>
    </w:p>
    <w:p w14:paraId="3BF036D2" w14:textId="77777777" w:rsidR="00193049" w:rsidRPr="00193049" w:rsidRDefault="00193049" w:rsidP="00627601">
      <w:pPr>
        <w:pStyle w:val="2"/>
        <w:rPr>
          <w:ins w:id="1421" w:author="zhouyou" w:date="2025-04-18T16:47:00Z"/>
          <w:rFonts w:cs="Times New Roman"/>
          <w:rPrChange w:id="1422" w:author="zhouyou" w:date="2025-04-18T16:48:00Z">
            <w:rPr>
              <w:ins w:id="1423" w:author="zhouyou" w:date="2025-04-18T16:47:00Z"/>
            </w:rPr>
          </w:rPrChange>
        </w:rPr>
      </w:pPr>
      <w:bookmarkStart w:id="1424" w:name="_Toc195645201"/>
    </w:p>
    <w:p w14:paraId="742A86DF" w14:textId="6736C9FF" w:rsidR="00677DB3" w:rsidRPr="00193049" w:rsidRDefault="003101FD">
      <w:pPr>
        <w:pStyle w:val="2"/>
        <w:rPr>
          <w:rFonts w:cs="Times New Roman"/>
          <w:rPrChange w:id="1425" w:author="zhouyou" w:date="2025-04-18T16:48:00Z">
            <w:rPr/>
          </w:rPrChange>
        </w:rPr>
      </w:pPr>
      <w:r w:rsidRPr="00193049">
        <w:rPr>
          <w:rFonts w:cs="Times New Roman"/>
          <w:rPrChange w:id="1426" w:author="zhouyou" w:date="2025-04-18T16:48:00Z">
            <w:rPr/>
          </w:rPrChange>
        </w:rPr>
        <w:t>3.2</w:t>
      </w:r>
      <w:r w:rsidR="007855D3" w:rsidRPr="00193049">
        <w:rPr>
          <w:rFonts w:cs="Times New Roman"/>
          <w:rPrChange w:id="1427" w:author="zhouyou" w:date="2025-04-18T16:48:00Z">
            <w:rPr/>
          </w:rPrChange>
        </w:rPr>
        <w:t xml:space="preserve"> </w:t>
      </w:r>
      <w:r w:rsidRPr="00193049">
        <w:rPr>
          <w:rFonts w:cs="Times New Roman" w:hint="eastAsia"/>
          <w:rPrChange w:id="1428" w:author="zhouyou" w:date="2025-04-18T16:48:00Z">
            <w:rPr>
              <w:rFonts w:hint="eastAsia"/>
            </w:rPr>
          </w:rPrChange>
        </w:rPr>
        <w:t>课题详细技术方案</w:t>
      </w:r>
      <w:bookmarkEnd w:id="1424"/>
    </w:p>
    <w:p w14:paraId="1E851E89" w14:textId="3C2222CA" w:rsidR="00677DB3" w:rsidRPr="00193049" w:rsidRDefault="003101FD">
      <w:pPr>
        <w:pStyle w:val="3"/>
        <w:ind w:firstLineChars="0" w:firstLine="0"/>
        <w:rPr>
          <w:rFonts w:cs="Times New Roman"/>
          <w:rPrChange w:id="1429" w:author="zhouyou" w:date="2025-04-18T16:48:00Z">
            <w:rPr/>
          </w:rPrChange>
        </w:rPr>
      </w:pPr>
      <w:bookmarkStart w:id="1430" w:name="_Toc195645202"/>
      <w:r w:rsidRPr="00193049">
        <w:rPr>
          <w:rFonts w:cs="Times New Roman"/>
          <w:rPrChange w:id="1431" w:author="zhouyou" w:date="2025-04-18T16:48:00Z">
            <w:rPr/>
          </w:rPrChange>
        </w:rPr>
        <w:t>3.2.1</w:t>
      </w:r>
      <w:r w:rsidR="007855D3" w:rsidRPr="00193049">
        <w:rPr>
          <w:rFonts w:cs="Times New Roman"/>
          <w:rPrChange w:id="1432" w:author="zhouyou" w:date="2025-04-18T16:48:00Z">
            <w:rPr/>
          </w:rPrChange>
        </w:rPr>
        <w:t xml:space="preserve"> </w:t>
      </w:r>
      <w:r w:rsidRPr="00193049">
        <w:rPr>
          <w:rFonts w:cs="Times New Roman" w:hint="eastAsia"/>
          <w:rPrChange w:id="1433" w:author="zhouyou" w:date="2025-04-18T16:48:00Z">
            <w:rPr>
              <w:rFonts w:hint="eastAsia"/>
            </w:rPr>
          </w:rPrChange>
        </w:rPr>
        <w:t>研究思路</w:t>
      </w:r>
      <w:bookmarkEnd w:id="1430"/>
    </w:p>
    <w:p w14:paraId="73F13B9E" w14:textId="26BB1894" w:rsidR="00677DB3" w:rsidRPr="00193049" w:rsidRDefault="00942479">
      <w:pPr>
        <w:ind w:firstLine="562"/>
        <w:jc w:val="both"/>
        <w:rPr>
          <w:rFonts w:cs="Times New Roman"/>
          <w:b/>
          <w:bCs/>
          <w:rPrChange w:id="1434" w:author="zhouyou" w:date="2025-04-18T16:48:00Z">
            <w:rPr>
              <w:b/>
              <w:bCs/>
            </w:rPr>
          </w:rPrChange>
        </w:rPr>
      </w:pPr>
      <w:r w:rsidRPr="00193049">
        <w:rPr>
          <w:rFonts w:cs="Times New Roman" w:hint="eastAsia"/>
          <w:b/>
          <w:bCs/>
          <w:rPrChange w:id="1435" w:author="zhouyou" w:date="2025-04-18T16:48:00Z">
            <w:rPr>
              <w:rFonts w:hint="eastAsia"/>
              <w:b/>
              <w:bCs/>
            </w:rPr>
          </w:rPrChange>
        </w:rPr>
        <w:t>（</w:t>
      </w:r>
      <w:r w:rsidRPr="00193049">
        <w:rPr>
          <w:rFonts w:cs="Times New Roman"/>
          <w:b/>
          <w:bCs/>
          <w:rPrChange w:id="1436" w:author="zhouyou" w:date="2025-04-18T16:48:00Z">
            <w:rPr>
              <w:b/>
              <w:bCs/>
            </w:rPr>
          </w:rPrChange>
        </w:rPr>
        <w:t>1</w:t>
      </w:r>
      <w:r w:rsidRPr="00193049">
        <w:rPr>
          <w:rFonts w:cs="Times New Roman" w:hint="eastAsia"/>
          <w:b/>
          <w:bCs/>
          <w:rPrChange w:id="1437" w:author="zhouyou" w:date="2025-04-18T16:48:00Z">
            <w:rPr>
              <w:rFonts w:hint="eastAsia"/>
              <w:b/>
              <w:bCs/>
            </w:rPr>
          </w:rPrChange>
        </w:rPr>
        <w:t>）</w:t>
      </w:r>
      <w:r w:rsidR="003101FD" w:rsidRPr="00193049">
        <w:rPr>
          <w:rFonts w:cs="Times New Roman" w:hint="eastAsia"/>
          <w:b/>
          <w:bCs/>
          <w:rPrChange w:id="1438" w:author="zhouyou" w:date="2025-04-18T16:48:00Z">
            <w:rPr>
              <w:rFonts w:hint="eastAsia"/>
              <w:b/>
              <w:bCs/>
            </w:rPr>
          </w:rPrChange>
        </w:rPr>
        <w:t>研究目标：</w:t>
      </w:r>
    </w:p>
    <w:p w14:paraId="0889120A" w14:textId="076BC0E2" w:rsidR="00677DB3" w:rsidRPr="00193049" w:rsidRDefault="003101FD">
      <w:pPr>
        <w:ind w:firstLine="560"/>
        <w:jc w:val="both"/>
        <w:rPr>
          <w:rFonts w:cs="Times New Roman"/>
          <w:rPrChange w:id="1439" w:author="zhouyou" w:date="2025-04-18T16:48:00Z">
            <w:rPr/>
          </w:rPrChange>
        </w:rPr>
        <w:pPrChange w:id="1440" w:author="zhouyou" w:date="2025-04-18T16:45:00Z">
          <w:pPr>
            <w:ind w:firstLine="560"/>
          </w:pPr>
        </w:pPrChange>
      </w:pPr>
      <w:r w:rsidRPr="00193049">
        <w:rPr>
          <w:rFonts w:cs="Times New Roman" w:hint="eastAsia"/>
          <w:rPrChange w:id="1441" w:author="zhouyou" w:date="2025-04-18T16:48:00Z">
            <w:rPr>
              <w:rFonts w:hint="eastAsia"/>
            </w:rPr>
          </w:rPrChange>
        </w:rPr>
        <w:t>探索</w:t>
      </w:r>
      <w:r w:rsidRPr="00193049">
        <w:rPr>
          <w:rFonts w:cs="Times New Roman"/>
          <w:rPrChange w:id="1442" w:author="zhouyou" w:date="2025-04-18T16:48:00Z">
            <w:rPr/>
          </w:rPrChange>
        </w:rPr>
        <w:t xml:space="preserve">ZB </w:t>
      </w:r>
      <w:r w:rsidRPr="00193049">
        <w:rPr>
          <w:rFonts w:cs="Times New Roman" w:hint="eastAsia"/>
          <w:rPrChange w:id="1443" w:author="zhouyou" w:date="2025-04-18T16:48:00Z">
            <w:rPr>
              <w:rFonts w:hint="eastAsia"/>
            </w:rPr>
          </w:rPrChange>
        </w:rPr>
        <w:t>级海量</w:t>
      </w:r>
      <w:proofErr w:type="gramStart"/>
      <w:r w:rsidRPr="00193049">
        <w:rPr>
          <w:rFonts w:cs="Times New Roman" w:hint="eastAsia"/>
          <w:rPrChange w:id="1444" w:author="zhouyou" w:date="2025-04-18T16:48:00Z">
            <w:rPr>
              <w:rFonts w:hint="eastAsia"/>
            </w:rPr>
          </w:rPrChange>
        </w:rPr>
        <w:t>冷数据</w:t>
      </w:r>
      <w:proofErr w:type="gramEnd"/>
      <w:r w:rsidRPr="00193049">
        <w:rPr>
          <w:rFonts w:cs="Times New Roman" w:hint="eastAsia"/>
          <w:rPrChange w:id="1445" w:author="zhouyou" w:date="2025-04-18T16:48:00Z">
            <w:rPr>
              <w:rFonts w:hint="eastAsia"/>
            </w:rPr>
          </w:rPrChange>
        </w:rPr>
        <w:t>存储系统新架构，建立</w:t>
      </w:r>
      <w:r w:rsidRPr="00193049">
        <w:rPr>
          <w:rFonts w:cs="Times New Roman"/>
          <w:rPrChange w:id="1446" w:author="zhouyou" w:date="2025-04-18T16:48:00Z">
            <w:rPr/>
          </w:rPrChange>
        </w:rPr>
        <w:t>ZB</w:t>
      </w:r>
      <w:r w:rsidRPr="00193049">
        <w:rPr>
          <w:rFonts w:cs="Times New Roman" w:hint="eastAsia"/>
          <w:rPrChange w:id="1447" w:author="zhouyou" w:date="2025-04-18T16:48:00Z">
            <w:rPr>
              <w:rFonts w:hint="eastAsia"/>
            </w:rPr>
          </w:rPrChange>
        </w:rPr>
        <w:t>级数</w:t>
      </w:r>
      <w:proofErr w:type="gramStart"/>
      <w:r w:rsidRPr="00193049">
        <w:rPr>
          <w:rFonts w:cs="Times New Roman" w:hint="eastAsia"/>
          <w:rPrChange w:id="1448" w:author="zhouyou" w:date="2025-04-18T16:48:00Z">
            <w:rPr>
              <w:rFonts w:hint="eastAsia"/>
            </w:rPr>
          </w:rPrChange>
        </w:rPr>
        <w:t>据统一</w:t>
      </w:r>
      <w:proofErr w:type="gramEnd"/>
      <w:r w:rsidRPr="00193049">
        <w:rPr>
          <w:rFonts w:cs="Times New Roman" w:hint="eastAsia"/>
          <w:rPrChange w:id="1449" w:author="zhouyou" w:date="2025-04-18T16:48:00Z">
            <w:rPr>
              <w:rFonts w:hint="eastAsia"/>
            </w:rPr>
          </w:rPrChange>
        </w:rPr>
        <w:t>长期高效管理原理，研究超长期数据保存及重现关键技术。研制</w:t>
      </w:r>
      <w:r w:rsidRPr="00193049">
        <w:rPr>
          <w:rFonts w:cs="Times New Roman"/>
          <w:rPrChange w:id="1450" w:author="zhouyou" w:date="2025-04-18T16:48:00Z">
            <w:rPr/>
          </w:rPrChange>
        </w:rPr>
        <w:t xml:space="preserve">ZB </w:t>
      </w:r>
      <w:r w:rsidRPr="00193049">
        <w:rPr>
          <w:rFonts w:cs="Times New Roman" w:hint="eastAsia"/>
          <w:rPrChange w:id="1451" w:author="zhouyou" w:date="2025-04-18T16:48:00Z">
            <w:rPr>
              <w:rFonts w:hint="eastAsia"/>
            </w:rPr>
          </w:rPrChange>
        </w:rPr>
        <w:t>级海量冷数据管理系统，具备管理超过</w:t>
      </w:r>
      <w:r w:rsidRPr="00193049">
        <w:rPr>
          <w:rFonts w:cs="Times New Roman"/>
          <w:rPrChange w:id="1452" w:author="zhouyou" w:date="2025-04-18T16:48:00Z">
            <w:rPr/>
          </w:rPrChange>
        </w:rPr>
        <w:t>1</w:t>
      </w:r>
      <w:r w:rsidRPr="00193049">
        <w:rPr>
          <w:rFonts w:cs="Times New Roman" w:hint="eastAsia"/>
          <w:rPrChange w:id="1453" w:author="zhouyou" w:date="2025-04-18T16:48:00Z">
            <w:rPr>
              <w:rFonts w:hint="eastAsia"/>
            </w:rPr>
          </w:rPrChange>
        </w:rPr>
        <w:t>亿张光盘、</w:t>
      </w:r>
      <w:r w:rsidRPr="00193049">
        <w:rPr>
          <w:rFonts w:cs="Times New Roman"/>
          <w:rPrChange w:id="1454" w:author="zhouyou" w:date="2025-04-18T16:48:00Z">
            <w:rPr/>
          </w:rPrChange>
        </w:rPr>
        <w:t>100</w:t>
      </w:r>
      <w:r w:rsidRPr="00193049">
        <w:rPr>
          <w:rFonts w:cs="Times New Roman" w:hint="eastAsia"/>
          <w:rPrChange w:id="1455" w:author="zhouyou" w:date="2025-04-18T16:48:00Z">
            <w:rPr>
              <w:rFonts w:hint="eastAsia"/>
            </w:rPr>
          </w:rPrChange>
        </w:rPr>
        <w:t>亿个文件、</w:t>
      </w:r>
      <w:r w:rsidRPr="00193049">
        <w:rPr>
          <w:rFonts w:cs="Times New Roman"/>
          <w:rPrChange w:id="1456" w:author="zhouyou" w:date="2025-04-18T16:48:00Z">
            <w:rPr/>
          </w:rPrChange>
        </w:rPr>
        <w:t>1ZB</w:t>
      </w:r>
      <w:r w:rsidRPr="00193049">
        <w:rPr>
          <w:rFonts w:cs="Times New Roman" w:hint="eastAsia"/>
          <w:rPrChange w:id="1457" w:author="zhouyou" w:date="2025-04-18T16:48:00Z">
            <w:rPr>
              <w:rFonts w:hint="eastAsia"/>
            </w:rPr>
          </w:rPrChange>
        </w:rPr>
        <w:t>数据的能力，开发高效检索技术，平均检索时间小于</w:t>
      </w:r>
      <w:r w:rsidRPr="00193049">
        <w:rPr>
          <w:rFonts w:cs="Times New Roman"/>
          <w:rPrChange w:id="1458" w:author="zhouyou" w:date="2025-04-18T16:48:00Z">
            <w:rPr/>
          </w:rPrChange>
        </w:rPr>
        <w:t>1</w:t>
      </w:r>
      <w:r w:rsidRPr="00193049">
        <w:rPr>
          <w:rFonts w:cs="Times New Roman" w:hint="eastAsia"/>
          <w:rPrChange w:id="1459" w:author="zhouyou" w:date="2025-04-18T16:48:00Z">
            <w:rPr>
              <w:rFonts w:hint="eastAsia"/>
            </w:rPr>
          </w:rPrChange>
        </w:rPr>
        <w:t>秒，能效比提升</w:t>
      </w:r>
      <w:r w:rsidRPr="00193049">
        <w:rPr>
          <w:rFonts w:cs="Times New Roman"/>
          <w:rPrChange w:id="1460" w:author="zhouyou" w:date="2025-04-18T16:48:00Z">
            <w:rPr/>
          </w:rPrChange>
        </w:rPr>
        <w:t>1</w:t>
      </w:r>
      <w:r w:rsidRPr="00193049">
        <w:rPr>
          <w:rFonts w:cs="Times New Roman" w:hint="eastAsia"/>
          <w:rPrChange w:id="1461" w:author="zhouyou" w:date="2025-04-18T16:48:00Z">
            <w:rPr>
              <w:rFonts w:hint="eastAsia"/>
            </w:rPr>
          </w:rPrChange>
        </w:rPr>
        <w:t>个数量级，实现系统原型验证。</w:t>
      </w:r>
    </w:p>
    <w:p w14:paraId="3D9C8D02" w14:textId="77777777" w:rsidR="00193049" w:rsidRPr="00193049" w:rsidRDefault="00193049" w:rsidP="00627601">
      <w:pPr>
        <w:ind w:firstLine="562"/>
        <w:jc w:val="both"/>
        <w:rPr>
          <w:ins w:id="1462" w:author="zhouyou" w:date="2025-04-18T16:47:00Z"/>
          <w:rFonts w:cs="Times New Roman"/>
          <w:b/>
          <w:bCs/>
          <w:rPrChange w:id="1463" w:author="zhouyou" w:date="2025-04-18T16:48:00Z">
            <w:rPr>
              <w:ins w:id="1464" w:author="zhouyou" w:date="2025-04-18T16:47:00Z"/>
              <w:b/>
              <w:bCs/>
            </w:rPr>
          </w:rPrChange>
        </w:rPr>
      </w:pPr>
    </w:p>
    <w:p w14:paraId="09D04C82" w14:textId="77777777" w:rsidR="00193049" w:rsidRPr="00193049" w:rsidRDefault="00193049" w:rsidP="00627601">
      <w:pPr>
        <w:ind w:firstLine="562"/>
        <w:jc w:val="both"/>
        <w:rPr>
          <w:ins w:id="1465" w:author="zhouyou" w:date="2025-04-18T16:47:00Z"/>
          <w:rFonts w:cs="Times New Roman"/>
          <w:b/>
          <w:bCs/>
          <w:rPrChange w:id="1466" w:author="zhouyou" w:date="2025-04-18T16:48:00Z">
            <w:rPr>
              <w:ins w:id="1467" w:author="zhouyou" w:date="2025-04-18T16:47:00Z"/>
              <w:b/>
              <w:bCs/>
            </w:rPr>
          </w:rPrChange>
        </w:rPr>
      </w:pPr>
    </w:p>
    <w:p w14:paraId="0D85C401" w14:textId="39DA6137" w:rsidR="00677DB3" w:rsidRPr="00193049" w:rsidRDefault="00942479">
      <w:pPr>
        <w:ind w:firstLine="562"/>
        <w:jc w:val="both"/>
        <w:rPr>
          <w:rFonts w:cs="Times New Roman"/>
          <w:b/>
          <w:bCs/>
          <w:rPrChange w:id="1468" w:author="zhouyou" w:date="2025-04-18T16:48:00Z">
            <w:rPr>
              <w:b/>
              <w:bCs/>
            </w:rPr>
          </w:rPrChange>
        </w:rPr>
      </w:pPr>
      <w:r w:rsidRPr="00193049">
        <w:rPr>
          <w:rFonts w:cs="Times New Roman" w:hint="eastAsia"/>
          <w:b/>
          <w:bCs/>
          <w:rPrChange w:id="1469" w:author="zhouyou" w:date="2025-04-18T16:48:00Z">
            <w:rPr>
              <w:rFonts w:hint="eastAsia"/>
              <w:b/>
              <w:bCs/>
            </w:rPr>
          </w:rPrChange>
        </w:rPr>
        <w:lastRenderedPageBreak/>
        <w:t>（</w:t>
      </w:r>
      <w:r w:rsidRPr="00193049">
        <w:rPr>
          <w:rFonts w:cs="Times New Roman"/>
          <w:b/>
          <w:bCs/>
          <w:rPrChange w:id="1470" w:author="zhouyou" w:date="2025-04-18T16:48:00Z">
            <w:rPr>
              <w:b/>
              <w:bCs/>
            </w:rPr>
          </w:rPrChange>
        </w:rPr>
        <w:t>2</w:t>
      </w:r>
      <w:r w:rsidRPr="00193049">
        <w:rPr>
          <w:rFonts w:cs="Times New Roman" w:hint="eastAsia"/>
          <w:b/>
          <w:bCs/>
          <w:rPrChange w:id="1471" w:author="zhouyou" w:date="2025-04-18T16:48:00Z">
            <w:rPr>
              <w:rFonts w:hint="eastAsia"/>
              <w:b/>
              <w:bCs/>
            </w:rPr>
          </w:rPrChange>
        </w:rPr>
        <w:t>）</w:t>
      </w:r>
      <w:r w:rsidR="003101FD" w:rsidRPr="00193049">
        <w:rPr>
          <w:rFonts w:cs="Times New Roman" w:hint="eastAsia"/>
          <w:b/>
          <w:bCs/>
          <w:rPrChange w:id="1472" w:author="zhouyou" w:date="2025-04-18T16:48:00Z">
            <w:rPr>
              <w:rFonts w:hint="eastAsia"/>
              <w:b/>
              <w:bCs/>
            </w:rPr>
          </w:rPrChange>
        </w:rPr>
        <w:t>主要研究内容：</w:t>
      </w:r>
    </w:p>
    <w:p w14:paraId="5FBD20F2" w14:textId="7420E3E9" w:rsidR="00677DB3" w:rsidRPr="00193049" w:rsidRDefault="003101FD">
      <w:pPr>
        <w:ind w:firstLine="560"/>
        <w:jc w:val="both"/>
        <w:rPr>
          <w:rFonts w:cs="Times New Roman"/>
          <w:rPrChange w:id="1473" w:author="zhouyou" w:date="2025-04-18T16:48:00Z">
            <w:rPr/>
          </w:rPrChange>
        </w:rPr>
        <w:pPrChange w:id="1474" w:author="zhouyou" w:date="2025-04-18T16:45:00Z">
          <w:pPr>
            <w:ind w:firstLine="560"/>
          </w:pPr>
        </w:pPrChange>
      </w:pPr>
      <w:r w:rsidRPr="00193049">
        <w:rPr>
          <w:rFonts w:cs="Times New Roman"/>
          <w:rPrChange w:id="1475" w:author="zhouyou" w:date="2025-04-18T16:48:00Z">
            <w:rPr/>
          </w:rPrChange>
        </w:rPr>
        <w:t>ZB</w:t>
      </w:r>
      <w:r w:rsidRPr="00193049">
        <w:rPr>
          <w:rFonts w:cs="Times New Roman" w:hint="eastAsia"/>
          <w:rPrChange w:id="1476" w:author="zhouyou" w:date="2025-04-18T16:48:00Z">
            <w:rPr>
              <w:rFonts w:hint="eastAsia"/>
            </w:rPr>
          </w:rPrChange>
        </w:rPr>
        <w:t>级数据存储系统整体分为三层，自下而上由磁光电融合存储层、高效元数据服务和检索层以及应用接口层组成。针对</w:t>
      </w:r>
      <w:r w:rsidRPr="00193049">
        <w:rPr>
          <w:rFonts w:cs="Times New Roman"/>
          <w:rPrChange w:id="1477" w:author="zhouyou" w:date="2025-04-18T16:48:00Z">
            <w:rPr/>
          </w:rPrChange>
        </w:rPr>
        <w:t>ZB</w:t>
      </w:r>
      <w:r w:rsidRPr="00193049">
        <w:rPr>
          <w:rFonts w:cs="Times New Roman" w:hint="eastAsia"/>
          <w:rPrChange w:id="1478" w:author="zhouyou" w:date="2025-04-18T16:48:00Z">
            <w:rPr>
              <w:rFonts w:hint="eastAsia"/>
            </w:rPr>
          </w:rPrChange>
        </w:rPr>
        <w:t>级数</w:t>
      </w:r>
      <w:proofErr w:type="gramStart"/>
      <w:r w:rsidRPr="00193049">
        <w:rPr>
          <w:rFonts w:cs="Times New Roman" w:hint="eastAsia"/>
          <w:rPrChange w:id="1479" w:author="zhouyou" w:date="2025-04-18T16:48:00Z">
            <w:rPr>
              <w:rFonts w:hint="eastAsia"/>
            </w:rPr>
          </w:rPrChange>
        </w:rPr>
        <w:t>据统一</w:t>
      </w:r>
      <w:proofErr w:type="gramEnd"/>
      <w:r w:rsidRPr="00193049">
        <w:rPr>
          <w:rFonts w:cs="Times New Roman" w:hint="eastAsia"/>
          <w:rPrChange w:id="1480" w:author="zhouyou" w:date="2025-04-18T16:48:00Z">
            <w:rPr>
              <w:rFonts w:hint="eastAsia"/>
            </w:rPr>
          </w:rPrChange>
        </w:rPr>
        <w:t>长期管理及高效检索目标，开展研究内容包括：</w:t>
      </w:r>
      <w:r w:rsidRPr="00193049">
        <w:rPr>
          <w:rFonts w:cs="Times New Roman"/>
          <w:rPrChange w:id="1481" w:author="zhouyou" w:date="2025-04-18T16:48:00Z">
            <w:rPr/>
          </w:rPrChange>
        </w:rPr>
        <w:t>1</w:t>
      </w:r>
      <w:r w:rsidRPr="00193049">
        <w:rPr>
          <w:rFonts w:cs="Times New Roman" w:hint="eastAsia"/>
          <w:rPrChange w:id="1482" w:author="zhouyou" w:date="2025-04-18T16:48:00Z">
            <w:rPr>
              <w:rFonts w:hint="eastAsia"/>
            </w:rPr>
          </w:rPrChange>
        </w:rPr>
        <w:t>）</w:t>
      </w:r>
      <w:r w:rsidRPr="00193049">
        <w:rPr>
          <w:rFonts w:cs="Times New Roman"/>
          <w:rPrChange w:id="1483" w:author="zhouyou" w:date="2025-04-18T16:48:00Z">
            <w:rPr/>
          </w:rPrChange>
        </w:rPr>
        <w:t>ZB</w:t>
      </w:r>
      <w:r w:rsidRPr="00193049">
        <w:rPr>
          <w:rFonts w:cs="Times New Roman" w:hint="eastAsia"/>
          <w:rPrChange w:id="1484" w:author="zhouyou" w:date="2025-04-18T16:48:00Z">
            <w:rPr>
              <w:rFonts w:hint="eastAsia"/>
            </w:rPr>
          </w:rPrChange>
        </w:rPr>
        <w:t>级海量</w:t>
      </w:r>
      <w:proofErr w:type="gramStart"/>
      <w:r w:rsidRPr="00193049">
        <w:rPr>
          <w:rFonts w:cs="Times New Roman" w:hint="eastAsia"/>
          <w:rPrChange w:id="1485" w:author="zhouyou" w:date="2025-04-18T16:48:00Z">
            <w:rPr>
              <w:rFonts w:hint="eastAsia"/>
            </w:rPr>
          </w:rPrChange>
        </w:rPr>
        <w:t>冷数据</w:t>
      </w:r>
      <w:proofErr w:type="gramEnd"/>
      <w:r w:rsidRPr="00193049">
        <w:rPr>
          <w:rFonts w:cs="Times New Roman" w:hint="eastAsia"/>
          <w:rPrChange w:id="1486" w:author="zhouyou" w:date="2025-04-18T16:48:00Z">
            <w:rPr>
              <w:rFonts w:hint="eastAsia"/>
            </w:rPr>
          </w:rPrChange>
        </w:rPr>
        <w:t>存储系统架构；</w:t>
      </w:r>
      <w:r w:rsidRPr="00193049">
        <w:rPr>
          <w:rFonts w:cs="Times New Roman"/>
          <w:rPrChange w:id="1487" w:author="zhouyou" w:date="2025-04-18T16:48:00Z">
            <w:rPr/>
          </w:rPrChange>
        </w:rPr>
        <w:t>2</w:t>
      </w:r>
      <w:r w:rsidRPr="00193049">
        <w:rPr>
          <w:rFonts w:cs="Times New Roman" w:hint="eastAsia"/>
          <w:rPrChange w:id="1488" w:author="zhouyou" w:date="2025-04-18T16:48:00Z">
            <w:rPr>
              <w:rFonts w:hint="eastAsia"/>
            </w:rPr>
          </w:rPrChange>
        </w:rPr>
        <w:t>）高能效分布式元数据管理系统；</w:t>
      </w:r>
      <w:r w:rsidRPr="00193049">
        <w:rPr>
          <w:rFonts w:cs="Times New Roman"/>
          <w:rPrChange w:id="1489" w:author="zhouyou" w:date="2025-04-18T16:48:00Z">
            <w:rPr/>
          </w:rPrChange>
        </w:rPr>
        <w:t>3</w:t>
      </w:r>
      <w:r w:rsidRPr="00193049">
        <w:rPr>
          <w:rFonts w:cs="Times New Roman" w:hint="eastAsia"/>
          <w:rPrChange w:id="1490" w:author="zhouyou" w:date="2025-04-18T16:48:00Z">
            <w:rPr>
              <w:rFonts w:hint="eastAsia"/>
            </w:rPr>
          </w:rPrChange>
        </w:rPr>
        <w:t>）万亿文件元数据秒级检索技术；和</w:t>
      </w:r>
      <w:r w:rsidRPr="00193049">
        <w:rPr>
          <w:rFonts w:cs="Times New Roman"/>
          <w:rPrChange w:id="1491" w:author="zhouyou" w:date="2025-04-18T16:48:00Z">
            <w:rPr/>
          </w:rPrChange>
        </w:rPr>
        <w:t>4</w:t>
      </w:r>
      <w:r w:rsidRPr="00193049">
        <w:rPr>
          <w:rFonts w:cs="Times New Roman" w:hint="eastAsia"/>
          <w:rPrChange w:id="1492" w:author="zhouyou" w:date="2025-04-18T16:48:00Z">
            <w:rPr>
              <w:rFonts w:hint="eastAsia"/>
            </w:rPr>
          </w:rPrChange>
        </w:rPr>
        <w:t>）</w:t>
      </w:r>
      <w:r w:rsidRPr="00193049">
        <w:rPr>
          <w:rFonts w:cs="Times New Roman"/>
          <w:rPrChange w:id="1493" w:author="zhouyou" w:date="2025-04-18T16:48:00Z">
            <w:rPr/>
          </w:rPrChange>
        </w:rPr>
        <w:t>ZB</w:t>
      </w:r>
      <w:proofErr w:type="gramStart"/>
      <w:r w:rsidRPr="00193049">
        <w:rPr>
          <w:rFonts w:cs="Times New Roman" w:hint="eastAsia"/>
          <w:rPrChange w:id="1494" w:author="zhouyou" w:date="2025-04-18T16:48:00Z">
            <w:rPr>
              <w:rFonts w:hint="eastAsia"/>
            </w:rPr>
          </w:rPrChange>
        </w:rPr>
        <w:t>级冷数据</w:t>
      </w:r>
      <w:proofErr w:type="gramEnd"/>
      <w:r w:rsidRPr="00193049">
        <w:rPr>
          <w:rFonts w:cs="Times New Roman" w:hint="eastAsia"/>
          <w:rPrChange w:id="1495" w:author="zhouyou" w:date="2025-04-18T16:48:00Z">
            <w:rPr>
              <w:rFonts w:hint="eastAsia"/>
            </w:rPr>
          </w:rPrChange>
        </w:rPr>
        <w:t>存储系统应用模式和存取接口。总体研究路线如图</w:t>
      </w:r>
      <w:r w:rsidR="00D670FF" w:rsidRPr="00193049">
        <w:rPr>
          <w:rFonts w:cs="Times New Roman"/>
          <w:rPrChange w:id="1496" w:author="zhouyou" w:date="2025-04-18T16:48:00Z">
            <w:rPr/>
          </w:rPrChange>
        </w:rPr>
        <w:t>3.2</w:t>
      </w:r>
      <w:r w:rsidRPr="00193049">
        <w:rPr>
          <w:rFonts w:cs="Times New Roman" w:hint="eastAsia"/>
          <w:rPrChange w:id="1497" w:author="zhouyou" w:date="2025-04-18T16:48:00Z">
            <w:rPr>
              <w:rFonts w:hint="eastAsia"/>
            </w:rPr>
          </w:rPrChange>
        </w:rPr>
        <w:t>所示。</w:t>
      </w:r>
    </w:p>
    <w:p w14:paraId="75A5C1CC" w14:textId="77777777" w:rsidR="00677DB3" w:rsidRPr="00885D23" w:rsidRDefault="003101FD">
      <w:pPr>
        <w:keepNext/>
        <w:spacing w:before="468" w:after="156"/>
        <w:ind w:firstLineChars="71" w:firstLine="199"/>
        <w:jc w:val="center"/>
        <w:rPr>
          <w:rFonts w:cs="Times New Roman"/>
        </w:rPr>
        <w:pPrChange w:id="1498" w:author="zhouyou" w:date="2025-04-18T16:47:00Z">
          <w:pPr>
            <w:keepNext/>
            <w:spacing w:before="468" w:after="156"/>
            <w:ind w:firstLineChars="71" w:firstLine="199"/>
          </w:pPr>
        </w:pPrChange>
      </w:pPr>
      <w:r w:rsidRPr="00885D23">
        <w:rPr>
          <w:rFonts w:cs="Times New Roman"/>
          <w:noProof/>
          <w:color w:val="000000"/>
        </w:rPr>
        <w:drawing>
          <wp:inline distT="0" distB="0" distL="0" distR="0" wp14:anchorId="00414815" wp14:editId="6376F9AF">
            <wp:extent cx="5274310" cy="4369435"/>
            <wp:effectExtent l="0" t="0" r="0" b="0"/>
            <wp:docPr id="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5"/>
                    <a:srcRect/>
                    <a:stretch>
                      <a:fillRect/>
                    </a:stretch>
                  </pic:blipFill>
                  <pic:spPr>
                    <a:xfrm>
                      <a:off x="0" y="0"/>
                      <a:ext cx="5274310" cy="4369435"/>
                    </a:xfrm>
                    <a:prstGeom prst="rect">
                      <a:avLst/>
                    </a:prstGeom>
                    <a:noFill/>
                    <a:ln>
                      <a:noFill/>
                    </a:ln>
                  </pic:spPr>
                </pic:pic>
              </a:graphicData>
            </a:graphic>
          </wp:inline>
        </w:drawing>
      </w:r>
    </w:p>
    <w:p w14:paraId="73089FCC" w14:textId="11648E5D" w:rsidR="00677DB3" w:rsidRPr="00193049" w:rsidRDefault="003101FD">
      <w:pPr>
        <w:pStyle w:val="af3"/>
        <w:ind w:firstLine="480"/>
        <w:rPr>
          <w:ins w:id="1499" w:author="zhouyou" w:date="2025-04-18T16:43:00Z"/>
          <w:rFonts w:cs="Times New Roman"/>
          <w:rPrChange w:id="1500" w:author="zhouyou" w:date="2025-04-18T16:48:00Z">
            <w:rPr>
              <w:ins w:id="1501" w:author="zhouyou" w:date="2025-04-18T16:43:00Z"/>
              <w:rFonts w:ascii="仿宋" w:hAnsi="仿宋"/>
            </w:rPr>
          </w:rPrChange>
        </w:rPr>
      </w:pPr>
      <w:r w:rsidRPr="00193049">
        <w:rPr>
          <w:rFonts w:cs="Times New Roman" w:hint="eastAsia"/>
          <w:rPrChange w:id="1502" w:author="zhouyou" w:date="2025-04-18T16:48:00Z">
            <w:rPr>
              <w:rFonts w:ascii="仿宋" w:hAnsi="仿宋" w:hint="eastAsia"/>
            </w:rPr>
          </w:rPrChange>
        </w:rPr>
        <w:t>图</w:t>
      </w:r>
      <w:r w:rsidRPr="00193049">
        <w:rPr>
          <w:rFonts w:cs="Times New Roman"/>
          <w:rPrChange w:id="1503" w:author="zhouyou" w:date="2025-04-18T16:48:00Z">
            <w:rPr>
              <w:rFonts w:ascii="仿宋" w:hAnsi="仿宋"/>
            </w:rPr>
          </w:rPrChange>
        </w:rPr>
        <w:t>3.</w:t>
      </w:r>
      <w:r w:rsidRPr="00193049">
        <w:rPr>
          <w:rFonts w:cs="Times New Roman" w:hint="eastAsia"/>
          <w:rPrChange w:id="1504" w:author="zhouyou" w:date="2025-04-18T16:48:00Z">
            <w:rPr>
              <w:rFonts w:ascii="仿宋" w:hAnsi="仿宋" w:hint="eastAsia"/>
            </w:rPr>
          </w:rPrChange>
        </w:rPr>
        <w:fldChar w:fldCharType="begin"/>
      </w:r>
      <w:r w:rsidRPr="00193049">
        <w:rPr>
          <w:rFonts w:cs="Times New Roman"/>
          <w:rPrChange w:id="1505" w:author="zhouyou" w:date="2025-04-18T16:48:00Z">
            <w:rPr>
              <w:rFonts w:ascii="仿宋" w:hAnsi="仿宋"/>
            </w:rPr>
          </w:rPrChange>
        </w:rPr>
        <w:instrText xml:space="preserve"> SEQ </w:instrText>
      </w:r>
      <w:r w:rsidRPr="00193049">
        <w:rPr>
          <w:rFonts w:cs="Times New Roman" w:hint="eastAsia"/>
          <w:rPrChange w:id="1506" w:author="zhouyou" w:date="2025-04-18T16:48:00Z">
            <w:rPr>
              <w:rFonts w:ascii="仿宋" w:hAnsi="仿宋" w:hint="eastAsia"/>
            </w:rPr>
          </w:rPrChange>
        </w:rPr>
        <w:instrText>图</w:instrText>
      </w:r>
      <w:r w:rsidRPr="00193049">
        <w:rPr>
          <w:rFonts w:cs="Times New Roman"/>
          <w:rPrChange w:id="1507" w:author="zhouyou" w:date="2025-04-18T16:48:00Z">
            <w:rPr>
              <w:rFonts w:ascii="仿宋" w:hAnsi="仿宋"/>
            </w:rPr>
          </w:rPrChange>
        </w:rPr>
        <w:instrText xml:space="preserve">3. \* ARABIC </w:instrText>
      </w:r>
      <w:r w:rsidRPr="00193049">
        <w:rPr>
          <w:rFonts w:cs="Times New Roman" w:hint="eastAsia"/>
          <w:rPrChange w:id="1508" w:author="zhouyou" w:date="2025-04-18T16:48:00Z">
            <w:rPr>
              <w:rFonts w:ascii="仿宋" w:hAnsi="仿宋" w:hint="eastAsia"/>
            </w:rPr>
          </w:rPrChange>
        </w:rPr>
        <w:fldChar w:fldCharType="separate"/>
      </w:r>
      <w:r w:rsidR="00DE3371" w:rsidRPr="00193049">
        <w:rPr>
          <w:rFonts w:cs="Times New Roman"/>
          <w:noProof/>
          <w:rPrChange w:id="1509" w:author="zhouyou" w:date="2025-04-18T16:48:00Z">
            <w:rPr>
              <w:rFonts w:ascii="仿宋" w:hAnsi="仿宋"/>
              <w:noProof/>
            </w:rPr>
          </w:rPrChange>
        </w:rPr>
        <w:t>2</w:t>
      </w:r>
      <w:r w:rsidRPr="00193049">
        <w:rPr>
          <w:rFonts w:cs="Times New Roman" w:hint="eastAsia"/>
          <w:rPrChange w:id="1510" w:author="zhouyou" w:date="2025-04-18T16:48:00Z">
            <w:rPr>
              <w:rFonts w:ascii="仿宋" w:hAnsi="仿宋" w:hint="eastAsia"/>
            </w:rPr>
          </w:rPrChange>
        </w:rPr>
        <w:fldChar w:fldCharType="end"/>
      </w:r>
      <w:r w:rsidRPr="00193049">
        <w:rPr>
          <w:rFonts w:cs="Times New Roman"/>
          <w:rPrChange w:id="1511" w:author="zhouyou" w:date="2025-04-18T16:48:00Z">
            <w:rPr>
              <w:rFonts w:ascii="仿宋" w:hAnsi="仿宋"/>
            </w:rPr>
          </w:rPrChange>
        </w:rPr>
        <w:t xml:space="preserve"> </w:t>
      </w:r>
      <w:r w:rsidRPr="00193049">
        <w:rPr>
          <w:rFonts w:cs="Times New Roman"/>
          <w:rPrChange w:id="1512" w:author="zhouyou" w:date="2025-04-18T16:48:00Z">
            <w:rPr>
              <w:rFonts w:ascii="仿宋" w:hAnsi="仿宋"/>
            </w:rPr>
          </w:rPrChange>
        </w:rPr>
        <w:t>海量冷数据管理系统总体研究路线</w:t>
      </w:r>
    </w:p>
    <w:p w14:paraId="59B64D6A" w14:textId="77777777" w:rsidR="00627601" w:rsidRPr="00193049" w:rsidRDefault="00627601">
      <w:pPr>
        <w:ind w:firstLine="560"/>
        <w:jc w:val="both"/>
        <w:rPr>
          <w:rFonts w:cs="Times New Roman"/>
          <w:rPrChange w:id="1513" w:author="zhouyou" w:date="2025-04-18T16:48:00Z">
            <w:rPr>
              <w:rFonts w:ascii="仿宋" w:hAnsi="仿宋"/>
            </w:rPr>
          </w:rPrChange>
        </w:rPr>
        <w:pPrChange w:id="1514" w:author="zhouyou" w:date="2025-04-18T16:45:00Z">
          <w:pPr>
            <w:pStyle w:val="af3"/>
            <w:ind w:firstLine="480"/>
          </w:pPr>
        </w:pPrChange>
      </w:pPr>
    </w:p>
    <w:p w14:paraId="2CE75C82" w14:textId="67DFC888" w:rsidR="00677DB3" w:rsidRPr="00885D23" w:rsidRDefault="003101FD">
      <w:pPr>
        <w:pStyle w:val="3"/>
        <w:ind w:firstLineChars="71"/>
        <w:rPr>
          <w:rFonts w:cs="Times New Roman"/>
        </w:rPr>
      </w:pPr>
      <w:bookmarkStart w:id="1515" w:name="_Toc195645203"/>
      <w:r w:rsidRPr="00885D23">
        <w:rPr>
          <w:rFonts w:cs="Times New Roman"/>
        </w:rPr>
        <w:lastRenderedPageBreak/>
        <w:t>3.2.2</w:t>
      </w:r>
      <w:r w:rsidRPr="00885D23">
        <w:rPr>
          <w:rFonts w:cs="Times New Roman" w:hint="eastAsia"/>
        </w:rPr>
        <w:t>技术方案</w:t>
      </w:r>
      <w:bookmarkEnd w:id="1515"/>
    </w:p>
    <w:p w14:paraId="42D4A365" w14:textId="77777777" w:rsidR="00677DB3" w:rsidRPr="00193049" w:rsidRDefault="003101FD">
      <w:pPr>
        <w:ind w:firstLineChars="0" w:firstLine="0"/>
        <w:jc w:val="both"/>
        <w:outlineLvl w:val="3"/>
        <w:rPr>
          <w:rFonts w:cs="Times New Roman"/>
          <w:b/>
          <w:bCs/>
          <w:rPrChange w:id="1516" w:author="zhouyou" w:date="2025-04-18T16:48:00Z">
            <w:rPr>
              <w:rFonts w:ascii="仿宋" w:hAnsi="仿宋"/>
              <w:b/>
              <w:bCs/>
            </w:rPr>
          </w:rPrChange>
        </w:rPr>
        <w:pPrChange w:id="1517" w:author="zhouyou" w:date="2025-04-18T16:45:00Z">
          <w:pPr>
            <w:ind w:firstLineChars="0" w:firstLine="0"/>
            <w:outlineLvl w:val="3"/>
          </w:pPr>
        </w:pPrChange>
      </w:pPr>
      <w:r w:rsidRPr="00193049">
        <w:rPr>
          <w:rFonts w:cs="Times New Roman" w:hint="eastAsia"/>
          <w:b/>
          <w:bCs/>
          <w:rPrChange w:id="1518" w:author="zhouyou" w:date="2025-04-18T16:48:00Z">
            <w:rPr>
              <w:rFonts w:ascii="仿宋" w:hAnsi="仿宋" w:hint="eastAsia"/>
              <w:b/>
              <w:bCs/>
            </w:rPr>
          </w:rPrChange>
        </w:rPr>
        <w:t>（</w:t>
      </w:r>
      <w:r w:rsidRPr="00193049">
        <w:rPr>
          <w:rFonts w:cs="Times New Roman"/>
          <w:b/>
          <w:bCs/>
          <w:rPrChange w:id="1519" w:author="zhouyou" w:date="2025-04-18T16:48:00Z">
            <w:rPr>
              <w:rFonts w:ascii="仿宋" w:hAnsi="仿宋"/>
              <w:b/>
              <w:bCs/>
            </w:rPr>
          </w:rPrChange>
        </w:rPr>
        <w:t>1</w:t>
      </w:r>
      <w:r w:rsidRPr="00193049">
        <w:rPr>
          <w:rFonts w:cs="Times New Roman" w:hint="eastAsia"/>
          <w:b/>
          <w:bCs/>
          <w:rPrChange w:id="1520" w:author="zhouyou" w:date="2025-04-18T16:48:00Z">
            <w:rPr>
              <w:rFonts w:ascii="仿宋" w:hAnsi="仿宋" w:hint="eastAsia"/>
              <w:b/>
              <w:bCs/>
            </w:rPr>
          </w:rPrChange>
        </w:rPr>
        <w:t>）</w:t>
      </w:r>
      <w:r w:rsidRPr="00193049">
        <w:rPr>
          <w:rFonts w:cs="Times New Roman"/>
          <w:b/>
          <w:bCs/>
          <w:rPrChange w:id="1521" w:author="zhouyou" w:date="2025-04-18T16:48:00Z">
            <w:rPr>
              <w:rFonts w:ascii="仿宋" w:hAnsi="仿宋"/>
              <w:b/>
              <w:bCs/>
            </w:rPr>
          </w:rPrChange>
        </w:rPr>
        <w:t>ZB</w:t>
      </w:r>
      <w:r w:rsidRPr="00193049">
        <w:rPr>
          <w:rFonts w:cs="Times New Roman" w:hint="eastAsia"/>
          <w:b/>
          <w:bCs/>
          <w:rPrChange w:id="1522" w:author="zhouyou" w:date="2025-04-18T16:48:00Z">
            <w:rPr>
              <w:rFonts w:ascii="仿宋" w:hAnsi="仿宋" w:hint="eastAsia"/>
              <w:b/>
              <w:bCs/>
            </w:rPr>
          </w:rPrChange>
        </w:rPr>
        <w:t>级海量</w:t>
      </w:r>
      <w:proofErr w:type="gramStart"/>
      <w:r w:rsidRPr="00193049">
        <w:rPr>
          <w:rFonts w:cs="Times New Roman" w:hint="eastAsia"/>
          <w:b/>
          <w:bCs/>
          <w:rPrChange w:id="1523" w:author="zhouyou" w:date="2025-04-18T16:48:00Z">
            <w:rPr>
              <w:rFonts w:ascii="仿宋" w:hAnsi="仿宋" w:hint="eastAsia"/>
              <w:b/>
              <w:bCs/>
            </w:rPr>
          </w:rPrChange>
        </w:rPr>
        <w:t>冷数据</w:t>
      </w:r>
      <w:proofErr w:type="gramEnd"/>
      <w:r w:rsidRPr="00193049">
        <w:rPr>
          <w:rFonts w:cs="Times New Roman" w:hint="eastAsia"/>
          <w:b/>
          <w:bCs/>
          <w:rPrChange w:id="1524" w:author="zhouyou" w:date="2025-04-18T16:48:00Z">
            <w:rPr>
              <w:rFonts w:ascii="仿宋" w:hAnsi="仿宋" w:hint="eastAsia"/>
              <w:b/>
              <w:bCs/>
            </w:rPr>
          </w:rPrChange>
        </w:rPr>
        <w:t>存储系统架构</w:t>
      </w:r>
    </w:p>
    <w:p w14:paraId="53A948DB" w14:textId="77777777" w:rsidR="008B4EEA" w:rsidRPr="00885D23" w:rsidRDefault="008B4EEA">
      <w:pPr>
        <w:keepNext/>
        <w:spacing w:before="468" w:after="156"/>
        <w:ind w:firstLineChars="71" w:firstLine="199"/>
        <w:jc w:val="center"/>
        <w:rPr>
          <w:rFonts w:cs="Times New Roman"/>
        </w:rPr>
      </w:pPr>
      <w:r w:rsidRPr="00885D23">
        <w:rPr>
          <w:rFonts w:cs="Times New Roman"/>
          <w:noProof/>
        </w:rPr>
        <w:drawing>
          <wp:inline distT="0" distB="0" distL="0" distR="0" wp14:anchorId="54BBC084" wp14:editId="7C7348BD">
            <wp:extent cx="5140058" cy="5614706"/>
            <wp:effectExtent l="0" t="0" r="3810" b="5080"/>
            <wp:docPr id="196648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81963" name=""/>
                    <pic:cNvPicPr/>
                  </pic:nvPicPr>
                  <pic:blipFill>
                    <a:blip r:embed="rId16"/>
                    <a:stretch>
                      <a:fillRect/>
                    </a:stretch>
                  </pic:blipFill>
                  <pic:spPr>
                    <a:xfrm>
                      <a:off x="0" y="0"/>
                      <a:ext cx="5145637" cy="5620801"/>
                    </a:xfrm>
                    <a:prstGeom prst="rect">
                      <a:avLst/>
                    </a:prstGeom>
                  </pic:spPr>
                </pic:pic>
              </a:graphicData>
            </a:graphic>
          </wp:inline>
        </w:drawing>
      </w:r>
    </w:p>
    <w:p w14:paraId="2FCEB854" w14:textId="26FC8059" w:rsidR="008B4EEA" w:rsidRPr="00193049" w:rsidRDefault="008B4EEA">
      <w:pPr>
        <w:pStyle w:val="af3"/>
        <w:ind w:firstLine="480"/>
        <w:rPr>
          <w:rFonts w:cs="Times New Roman"/>
          <w:rPrChange w:id="1525" w:author="zhouyou" w:date="2025-04-18T16:48:00Z">
            <w:rPr>
              <w:rFonts w:ascii="仿宋" w:hAnsi="仿宋"/>
            </w:rPr>
          </w:rPrChange>
        </w:rPr>
      </w:pPr>
      <w:bookmarkStart w:id="1526" w:name="_Ref194235491"/>
      <w:r w:rsidRPr="00193049">
        <w:rPr>
          <w:rFonts w:cs="Times New Roman" w:hint="eastAsia"/>
          <w:rPrChange w:id="1527" w:author="zhouyou" w:date="2025-04-18T16:48:00Z">
            <w:rPr>
              <w:rFonts w:ascii="仿宋" w:hAnsi="仿宋" w:hint="eastAsia"/>
            </w:rPr>
          </w:rPrChange>
        </w:rPr>
        <w:t>图</w:t>
      </w:r>
      <w:r w:rsidRPr="00193049">
        <w:rPr>
          <w:rFonts w:cs="Times New Roman"/>
          <w:rPrChange w:id="1528" w:author="zhouyou" w:date="2025-04-18T16:48:00Z">
            <w:rPr>
              <w:rFonts w:ascii="仿宋" w:hAnsi="仿宋"/>
            </w:rPr>
          </w:rPrChange>
        </w:rPr>
        <w:t>3.</w:t>
      </w:r>
      <w:r w:rsidRPr="00193049">
        <w:rPr>
          <w:rFonts w:cs="Times New Roman"/>
          <w:rPrChange w:id="1529" w:author="zhouyou" w:date="2025-04-18T16:48:00Z">
            <w:rPr>
              <w:rFonts w:ascii="仿宋" w:hAnsi="仿宋"/>
            </w:rPr>
          </w:rPrChange>
        </w:rPr>
        <w:fldChar w:fldCharType="begin"/>
      </w:r>
      <w:r w:rsidRPr="00193049">
        <w:rPr>
          <w:rFonts w:cs="Times New Roman"/>
          <w:rPrChange w:id="1530" w:author="zhouyou" w:date="2025-04-18T16:48:00Z">
            <w:rPr>
              <w:rFonts w:ascii="仿宋" w:hAnsi="仿宋"/>
            </w:rPr>
          </w:rPrChange>
        </w:rPr>
        <w:instrText xml:space="preserve"> SEQ </w:instrText>
      </w:r>
      <w:r w:rsidRPr="00193049">
        <w:rPr>
          <w:rFonts w:cs="Times New Roman" w:hint="eastAsia"/>
          <w:rPrChange w:id="1531" w:author="zhouyou" w:date="2025-04-18T16:48:00Z">
            <w:rPr>
              <w:rFonts w:ascii="仿宋" w:hAnsi="仿宋" w:hint="eastAsia"/>
            </w:rPr>
          </w:rPrChange>
        </w:rPr>
        <w:instrText>图</w:instrText>
      </w:r>
      <w:r w:rsidRPr="00193049">
        <w:rPr>
          <w:rFonts w:cs="Times New Roman"/>
          <w:rPrChange w:id="1532" w:author="zhouyou" w:date="2025-04-18T16:48:00Z">
            <w:rPr>
              <w:rFonts w:ascii="仿宋" w:hAnsi="仿宋"/>
            </w:rPr>
          </w:rPrChange>
        </w:rPr>
        <w:instrText xml:space="preserve">3. \* ARABIC </w:instrText>
      </w:r>
      <w:r w:rsidRPr="00193049">
        <w:rPr>
          <w:rFonts w:cs="Times New Roman"/>
          <w:rPrChange w:id="1533" w:author="zhouyou" w:date="2025-04-18T16:48:00Z">
            <w:rPr>
              <w:rFonts w:ascii="仿宋" w:hAnsi="仿宋"/>
            </w:rPr>
          </w:rPrChange>
        </w:rPr>
        <w:fldChar w:fldCharType="separate"/>
      </w:r>
      <w:r w:rsidR="00DE3371" w:rsidRPr="00193049">
        <w:rPr>
          <w:rFonts w:cs="Times New Roman"/>
          <w:noProof/>
          <w:rPrChange w:id="1534" w:author="zhouyou" w:date="2025-04-18T16:48:00Z">
            <w:rPr>
              <w:rFonts w:ascii="仿宋" w:hAnsi="仿宋"/>
              <w:noProof/>
            </w:rPr>
          </w:rPrChange>
        </w:rPr>
        <w:t>3</w:t>
      </w:r>
      <w:r w:rsidRPr="00193049">
        <w:rPr>
          <w:rFonts w:cs="Times New Roman"/>
          <w:rPrChange w:id="1535" w:author="zhouyou" w:date="2025-04-18T16:48:00Z">
            <w:rPr>
              <w:rFonts w:ascii="仿宋" w:hAnsi="仿宋"/>
            </w:rPr>
          </w:rPrChange>
        </w:rPr>
        <w:fldChar w:fldCharType="end"/>
      </w:r>
      <w:bookmarkEnd w:id="1526"/>
      <w:r w:rsidRPr="00193049">
        <w:rPr>
          <w:rFonts w:cs="Times New Roman"/>
          <w:rPrChange w:id="1536" w:author="zhouyou" w:date="2025-04-18T16:48:00Z">
            <w:rPr>
              <w:rFonts w:ascii="仿宋" w:hAnsi="仿宋"/>
            </w:rPr>
          </w:rPrChange>
        </w:rPr>
        <w:t xml:space="preserve"> </w:t>
      </w:r>
      <w:r w:rsidRPr="00193049">
        <w:rPr>
          <w:rFonts w:cs="Times New Roman" w:hint="eastAsia"/>
          <w:rPrChange w:id="1537" w:author="zhouyou" w:date="2025-04-18T16:48:00Z">
            <w:rPr>
              <w:rFonts w:ascii="仿宋" w:hAnsi="仿宋" w:hint="eastAsia"/>
            </w:rPr>
          </w:rPrChange>
        </w:rPr>
        <w:t>仿真系统组织架构</w:t>
      </w:r>
    </w:p>
    <w:p w14:paraId="728D2E0F" w14:textId="743C3AB2" w:rsidR="00677DB3" w:rsidRPr="00885D23" w:rsidRDefault="008B4EEA">
      <w:pPr>
        <w:ind w:firstLine="560"/>
        <w:jc w:val="both"/>
        <w:rPr>
          <w:rFonts w:cs="Times New Roman"/>
        </w:rPr>
        <w:pPrChange w:id="1538" w:author="zhouyou" w:date="2025-04-18T16:45:00Z">
          <w:pPr>
            <w:ind w:firstLine="560"/>
          </w:pPr>
        </w:pPrChange>
      </w:pPr>
      <w:r w:rsidRPr="00885D23">
        <w:rPr>
          <w:rFonts w:cs="Times New Roman" w:hint="eastAsia"/>
        </w:rPr>
        <w:t>如</w:t>
      </w:r>
      <w:r w:rsidRPr="00885D23">
        <w:rPr>
          <w:rFonts w:cs="Times New Roman"/>
        </w:rPr>
        <w:fldChar w:fldCharType="begin"/>
      </w:r>
      <w:r w:rsidRPr="00193049">
        <w:rPr>
          <w:rFonts w:cs="Times New Roman"/>
          <w:rPrChange w:id="1539" w:author="zhouyou" w:date="2025-04-18T16:48:00Z">
            <w:rPr/>
          </w:rPrChange>
        </w:rPr>
        <w:instrText xml:space="preserve"> REF _Ref194235491 \h </w:instrText>
      </w:r>
      <w:r w:rsidR="006D2859" w:rsidRPr="00193049">
        <w:rPr>
          <w:rFonts w:cs="Times New Roman"/>
          <w:rPrChange w:id="1540" w:author="zhouyou" w:date="2025-04-18T16:48:00Z">
            <w:rPr/>
          </w:rPrChange>
        </w:rPr>
        <w:instrText xml:space="preserve"> \* MERGEFORMAT </w:instrText>
      </w:r>
      <w:r w:rsidRPr="00193049">
        <w:rPr>
          <w:rFonts w:cs="Times New Roman"/>
          <w:rPrChange w:id="1541" w:author="zhouyou" w:date="2025-04-18T16:48:00Z">
            <w:rPr>
              <w:rFonts w:cs="Times New Roman"/>
            </w:rPr>
          </w:rPrChange>
        </w:rPr>
      </w:r>
      <w:r w:rsidRPr="00193049">
        <w:rPr>
          <w:rFonts w:cs="Times New Roman"/>
          <w:rPrChange w:id="1542" w:author="zhouyou" w:date="2025-04-18T16:48:00Z">
            <w:rPr/>
          </w:rPrChange>
        </w:rPr>
        <w:fldChar w:fldCharType="separate"/>
      </w:r>
      <w:r w:rsidRPr="00885D23">
        <w:rPr>
          <w:rFonts w:cs="Times New Roman" w:hint="eastAsia"/>
        </w:rPr>
        <w:t>图</w:t>
      </w:r>
      <w:r w:rsidRPr="00885D23">
        <w:rPr>
          <w:rFonts w:cs="Times New Roman"/>
        </w:rPr>
        <w:t>3.</w:t>
      </w:r>
      <w:r w:rsidRPr="00885D23">
        <w:rPr>
          <w:rFonts w:cs="Times New Roman"/>
          <w:noProof/>
        </w:rPr>
        <w:t>3</w:t>
      </w:r>
      <w:r w:rsidRPr="00885D23">
        <w:rPr>
          <w:rFonts w:cs="Times New Roman"/>
        </w:rPr>
        <w:fldChar w:fldCharType="end"/>
      </w:r>
      <w:r w:rsidRPr="00885D23">
        <w:rPr>
          <w:rFonts w:cs="Times New Roman" w:hint="eastAsia"/>
        </w:rPr>
        <w:t>所示，研究</w:t>
      </w:r>
      <w:r w:rsidRPr="00885D23">
        <w:rPr>
          <w:rFonts w:cs="Times New Roman"/>
        </w:rPr>
        <w:t xml:space="preserve">ZB </w:t>
      </w:r>
      <w:r w:rsidRPr="00885D23">
        <w:rPr>
          <w:rFonts w:cs="Times New Roman" w:hint="eastAsia"/>
        </w:rPr>
        <w:t>级海量冷数据组织架构和高效存取模式，统一管理所有存储资源和数据资源，实现数据到存储的高效映射。存储资源为由固态硬盘、机械硬盘、光盘组成的磁光电融合节点集群，</w:t>
      </w:r>
      <w:r w:rsidRPr="00885D23">
        <w:rPr>
          <w:rFonts w:cs="Times New Roman" w:hint="eastAsia"/>
        </w:rPr>
        <w:lastRenderedPageBreak/>
        <w:t>数据资源包括用户文件（数据对象）、光盘归档文件、光盘镜像文件等。研究建立数据对象</w:t>
      </w:r>
      <w:r w:rsidRPr="00193049">
        <w:rPr>
          <w:rFonts w:cs="Times New Roman"/>
          <w:rPrChange w:id="1543" w:author="zhouyou" w:date="2025-04-18T16:48:00Z">
            <w:rPr/>
          </w:rPrChange>
        </w:rPr>
        <w:t>-</w:t>
      </w:r>
      <w:r w:rsidRPr="00193049">
        <w:rPr>
          <w:rFonts w:cs="Times New Roman" w:hint="eastAsia"/>
          <w:rPrChange w:id="1544" w:author="zhouyou" w:date="2025-04-18T16:48:00Z">
            <w:rPr>
              <w:rFonts w:hint="eastAsia"/>
            </w:rPr>
          </w:rPrChange>
        </w:rPr>
        <w:t>光盘归档文件</w:t>
      </w:r>
      <w:r w:rsidRPr="00193049">
        <w:rPr>
          <w:rFonts w:cs="Times New Roman"/>
          <w:rPrChange w:id="1545" w:author="zhouyou" w:date="2025-04-18T16:48:00Z">
            <w:rPr/>
          </w:rPrChange>
        </w:rPr>
        <w:t>-</w:t>
      </w:r>
      <w:r w:rsidRPr="00193049">
        <w:rPr>
          <w:rFonts w:cs="Times New Roman" w:hint="eastAsia"/>
          <w:rPrChange w:id="1546" w:author="zhouyou" w:date="2025-04-18T16:48:00Z">
            <w:rPr>
              <w:rFonts w:hint="eastAsia"/>
            </w:rPr>
          </w:rPrChange>
        </w:rPr>
        <w:t>光盘镜像文件</w:t>
      </w:r>
      <w:r w:rsidRPr="00193049">
        <w:rPr>
          <w:rFonts w:cs="Times New Roman"/>
          <w:rPrChange w:id="1547" w:author="zhouyou" w:date="2025-04-18T16:48:00Z">
            <w:rPr/>
          </w:rPrChange>
        </w:rPr>
        <w:t>-</w:t>
      </w:r>
      <w:r w:rsidRPr="00193049">
        <w:rPr>
          <w:rFonts w:cs="Times New Roman" w:hint="eastAsia"/>
          <w:rPrChange w:id="1548" w:author="zhouyou" w:date="2025-04-18T16:48:00Z">
            <w:rPr>
              <w:rFonts w:hint="eastAsia"/>
            </w:rPr>
          </w:rPrChange>
        </w:rPr>
        <w:t>存储设备</w:t>
      </w:r>
      <w:r w:rsidRPr="00193049">
        <w:rPr>
          <w:rFonts w:cs="Times New Roman"/>
          <w:rPrChange w:id="1549" w:author="zhouyou" w:date="2025-04-18T16:48:00Z">
            <w:rPr/>
          </w:rPrChange>
        </w:rPr>
        <w:t>-</w:t>
      </w:r>
      <w:r w:rsidRPr="00193049">
        <w:rPr>
          <w:rFonts w:cs="Times New Roman" w:hint="eastAsia"/>
          <w:rPrChange w:id="1550" w:author="zhouyou" w:date="2025-04-18T16:48:00Z">
            <w:rPr>
              <w:rFonts w:hint="eastAsia"/>
            </w:rPr>
          </w:rPrChange>
        </w:rPr>
        <w:t>节点</w:t>
      </w:r>
      <w:r w:rsidRPr="00193049">
        <w:rPr>
          <w:rFonts w:cs="Times New Roman"/>
          <w:rPrChange w:id="1551" w:author="zhouyou" w:date="2025-04-18T16:48:00Z">
            <w:rPr/>
          </w:rPrChange>
        </w:rPr>
        <w:t>-</w:t>
      </w:r>
      <w:r w:rsidRPr="00193049">
        <w:rPr>
          <w:rFonts w:cs="Times New Roman" w:hint="eastAsia"/>
          <w:rPrChange w:id="1552" w:author="zhouyou" w:date="2025-04-18T16:48:00Z">
            <w:rPr>
              <w:rFonts w:hint="eastAsia"/>
            </w:rPr>
          </w:rPrChange>
        </w:rPr>
        <w:t>系统的多级全局统一组织结构，设计光盘镜像、光盘归档文件的数据组织及元数据结构、用户文件属性元数据定义及组织结构，</w:t>
      </w:r>
      <w:r w:rsidR="00A36039" w:rsidRPr="00193049">
        <w:rPr>
          <w:rFonts w:cs="Times New Roman" w:hint="eastAsia"/>
          <w:rPrChange w:id="1553" w:author="zhouyou" w:date="2025-04-18T16:48:00Z">
            <w:rPr>
              <w:rFonts w:hint="eastAsia"/>
            </w:rPr>
          </w:rPrChange>
        </w:rPr>
        <w:t>设计适应新型光盘的本地文件系统，</w:t>
      </w:r>
      <w:r w:rsidRPr="00193049">
        <w:rPr>
          <w:rFonts w:cs="Times New Roman" w:hint="eastAsia"/>
          <w:rPrChange w:id="1554" w:author="zhouyou" w:date="2025-04-18T16:48:00Z">
            <w:rPr>
              <w:rFonts w:hint="eastAsia"/>
            </w:rPr>
          </w:rPrChange>
        </w:rPr>
        <w:t>实现基于光盘归档文件的系统级数据自动分级存储和高效数据迁移机制。设计并实现</w:t>
      </w:r>
      <w:r w:rsidRPr="00193049">
        <w:rPr>
          <w:rFonts w:cs="Times New Roman"/>
          <w:rPrChange w:id="1555" w:author="zhouyou" w:date="2025-04-18T16:48:00Z">
            <w:rPr/>
          </w:rPrChange>
        </w:rPr>
        <w:t>ZB</w:t>
      </w:r>
      <w:r w:rsidRPr="00193049">
        <w:rPr>
          <w:rFonts w:cs="Times New Roman" w:hint="eastAsia"/>
          <w:rPrChange w:id="1556" w:author="zhouyou" w:date="2025-04-18T16:48:00Z">
            <w:rPr>
              <w:rFonts w:hint="eastAsia"/>
            </w:rPr>
          </w:rPrChange>
        </w:rPr>
        <w:t>级数据管理仿真系统，为存储节点、机械硬盘、固态硬盘和光盘等存储对象建模，对系统进行仿真验证。根据仿真结果，对系统架构、数据组织结构及存储机制进行迭代优化，如</w:t>
      </w:r>
      <w:r w:rsidR="002E009F" w:rsidRPr="00885D23">
        <w:rPr>
          <w:rFonts w:cs="Times New Roman"/>
        </w:rPr>
        <w:fldChar w:fldCharType="begin"/>
      </w:r>
      <w:r w:rsidR="002E009F" w:rsidRPr="00193049">
        <w:rPr>
          <w:rFonts w:cs="Times New Roman"/>
          <w:rPrChange w:id="1557" w:author="zhouyou" w:date="2025-04-18T16:48:00Z">
            <w:rPr/>
          </w:rPrChange>
        </w:rPr>
        <w:instrText xml:space="preserve"> REF _Ref194069683 \h </w:instrText>
      </w:r>
      <w:r w:rsidR="006D2859" w:rsidRPr="00193049">
        <w:rPr>
          <w:rFonts w:cs="Times New Roman"/>
          <w:rPrChange w:id="1558" w:author="zhouyou" w:date="2025-04-18T16:48:00Z">
            <w:rPr/>
          </w:rPrChange>
        </w:rPr>
        <w:instrText xml:space="preserve"> \* MERGEFORMAT </w:instrText>
      </w:r>
      <w:r w:rsidR="002E009F" w:rsidRPr="00193049">
        <w:rPr>
          <w:rFonts w:cs="Times New Roman"/>
          <w:rPrChange w:id="1559" w:author="zhouyou" w:date="2025-04-18T16:48:00Z">
            <w:rPr>
              <w:rFonts w:cs="Times New Roman"/>
            </w:rPr>
          </w:rPrChange>
        </w:rPr>
      </w:r>
      <w:r w:rsidR="002E009F" w:rsidRPr="00193049">
        <w:rPr>
          <w:rFonts w:cs="Times New Roman"/>
          <w:rPrChange w:id="1560" w:author="zhouyou" w:date="2025-04-18T16:48:00Z">
            <w:rPr/>
          </w:rPrChange>
        </w:rPr>
        <w:fldChar w:fldCharType="separate"/>
      </w:r>
      <w:r w:rsidR="00BA5BA1" w:rsidRPr="00885D23">
        <w:rPr>
          <w:rFonts w:cs="Times New Roman" w:hint="eastAsia"/>
        </w:rPr>
        <w:t>图</w:t>
      </w:r>
      <w:r w:rsidR="00BA5BA1" w:rsidRPr="00885D23">
        <w:rPr>
          <w:rFonts w:cs="Times New Roman"/>
        </w:rPr>
        <w:t>3.</w:t>
      </w:r>
      <w:r w:rsidR="00BA5BA1" w:rsidRPr="00885D23">
        <w:rPr>
          <w:rFonts w:cs="Times New Roman"/>
          <w:noProof/>
        </w:rPr>
        <w:t>4</w:t>
      </w:r>
      <w:r w:rsidR="002E009F" w:rsidRPr="00885D23">
        <w:rPr>
          <w:rFonts w:cs="Times New Roman"/>
        </w:rPr>
        <w:fldChar w:fldCharType="end"/>
      </w:r>
      <w:r w:rsidRPr="00885D23">
        <w:rPr>
          <w:rFonts w:cs="Times New Roman" w:hint="eastAsia"/>
        </w:rPr>
        <w:t>所示。</w:t>
      </w:r>
    </w:p>
    <w:p w14:paraId="2D2CE385" w14:textId="77777777" w:rsidR="00677DB3" w:rsidRPr="00885D23" w:rsidRDefault="003101FD">
      <w:pPr>
        <w:keepNext/>
        <w:spacing w:before="468" w:after="156"/>
        <w:ind w:firstLineChars="71" w:firstLine="199"/>
        <w:jc w:val="center"/>
        <w:rPr>
          <w:rFonts w:cs="Times New Roman"/>
        </w:rPr>
        <w:pPrChange w:id="1561" w:author="zhouyou" w:date="2025-04-18T16:47:00Z">
          <w:pPr>
            <w:keepNext/>
            <w:spacing w:before="468" w:after="156"/>
            <w:ind w:firstLineChars="71" w:firstLine="199"/>
          </w:pPr>
        </w:pPrChange>
      </w:pPr>
      <w:r w:rsidRPr="00885D23">
        <w:rPr>
          <w:rFonts w:cs="Times New Roman"/>
          <w:noProof/>
          <w:color w:val="000000"/>
        </w:rPr>
        <w:drawing>
          <wp:inline distT="0" distB="0" distL="0" distR="0" wp14:anchorId="6655A748" wp14:editId="7EFF7548">
            <wp:extent cx="5274310" cy="2637155"/>
            <wp:effectExtent l="0" t="0" r="0" b="0"/>
            <wp:docPr id="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noChangeArrowheads="1"/>
                    </pic:cNvPicPr>
                  </pic:nvPicPr>
                  <pic:blipFill>
                    <a:blip r:embed="rId17"/>
                    <a:srcRect/>
                    <a:stretch>
                      <a:fillRect/>
                    </a:stretch>
                  </pic:blipFill>
                  <pic:spPr>
                    <a:xfrm>
                      <a:off x="0" y="0"/>
                      <a:ext cx="5274310" cy="2637155"/>
                    </a:xfrm>
                    <a:prstGeom prst="rect">
                      <a:avLst/>
                    </a:prstGeom>
                    <a:noFill/>
                    <a:ln>
                      <a:noFill/>
                    </a:ln>
                  </pic:spPr>
                </pic:pic>
              </a:graphicData>
            </a:graphic>
          </wp:inline>
        </w:drawing>
      </w:r>
    </w:p>
    <w:p w14:paraId="2E2138B7" w14:textId="3372ED03" w:rsidR="00677DB3" w:rsidRPr="00193049" w:rsidRDefault="003101FD">
      <w:pPr>
        <w:pStyle w:val="af3"/>
        <w:ind w:firstLine="480"/>
        <w:rPr>
          <w:rFonts w:cs="Times New Roman"/>
          <w:rPrChange w:id="1562" w:author="zhouyou" w:date="2025-04-18T16:48:00Z">
            <w:rPr>
              <w:rFonts w:ascii="仿宋" w:hAnsi="仿宋"/>
            </w:rPr>
          </w:rPrChange>
        </w:rPr>
      </w:pPr>
      <w:bookmarkStart w:id="1563" w:name="_Ref194069683"/>
      <w:r w:rsidRPr="00193049">
        <w:rPr>
          <w:rFonts w:cs="Times New Roman" w:hint="eastAsia"/>
          <w:rPrChange w:id="1564" w:author="zhouyou" w:date="2025-04-18T16:48:00Z">
            <w:rPr>
              <w:rFonts w:ascii="仿宋" w:hAnsi="仿宋" w:hint="eastAsia"/>
            </w:rPr>
          </w:rPrChange>
        </w:rPr>
        <w:t>图</w:t>
      </w:r>
      <w:r w:rsidRPr="00193049">
        <w:rPr>
          <w:rFonts w:cs="Times New Roman"/>
          <w:rPrChange w:id="1565" w:author="zhouyou" w:date="2025-04-18T16:48:00Z">
            <w:rPr>
              <w:rFonts w:ascii="仿宋" w:hAnsi="仿宋"/>
            </w:rPr>
          </w:rPrChange>
        </w:rPr>
        <w:t>3.</w:t>
      </w:r>
      <w:r w:rsidRPr="00193049">
        <w:rPr>
          <w:rFonts w:cs="Times New Roman" w:hint="eastAsia"/>
          <w:rPrChange w:id="1566" w:author="zhouyou" w:date="2025-04-18T16:48:00Z">
            <w:rPr>
              <w:rFonts w:ascii="仿宋" w:hAnsi="仿宋" w:hint="eastAsia"/>
            </w:rPr>
          </w:rPrChange>
        </w:rPr>
        <w:fldChar w:fldCharType="begin"/>
      </w:r>
      <w:r w:rsidRPr="00193049">
        <w:rPr>
          <w:rFonts w:cs="Times New Roman"/>
          <w:rPrChange w:id="1567" w:author="zhouyou" w:date="2025-04-18T16:48:00Z">
            <w:rPr>
              <w:rFonts w:ascii="仿宋" w:hAnsi="仿宋"/>
            </w:rPr>
          </w:rPrChange>
        </w:rPr>
        <w:instrText xml:space="preserve"> SEQ </w:instrText>
      </w:r>
      <w:r w:rsidRPr="00193049">
        <w:rPr>
          <w:rFonts w:cs="Times New Roman" w:hint="eastAsia"/>
          <w:rPrChange w:id="1568" w:author="zhouyou" w:date="2025-04-18T16:48:00Z">
            <w:rPr>
              <w:rFonts w:ascii="仿宋" w:hAnsi="仿宋" w:hint="eastAsia"/>
            </w:rPr>
          </w:rPrChange>
        </w:rPr>
        <w:instrText>图</w:instrText>
      </w:r>
      <w:r w:rsidRPr="00193049">
        <w:rPr>
          <w:rFonts w:cs="Times New Roman"/>
          <w:rPrChange w:id="1569" w:author="zhouyou" w:date="2025-04-18T16:48:00Z">
            <w:rPr>
              <w:rFonts w:ascii="仿宋" w:hAnsi="仿宋"/>
            </w:rPr>
          </w:rPrChange>
        </w:rPr>
        <w:instrText xml:space="preserve">3. \* ARABIC </w:instrText>
      </w:r>
      <w:r w:rsidRPr="00193049">
        <w:rPr>
          <w:rFonts w:cs="Times New Roman" w:hint="eastAsia"/>
          <w:rPrChange w:id="1570" w:author="zhouyou" w:date="2025-04-18T16:48:00Z">
            <w:rPr>
              <w:rFonts w:ascii="仿宋" w:hAnsi="仿宋" w:hint="eastAsia"/>
            </w:rPr>
          </w:rPrChange>
        </w:rPr>
        <w:fldChar w:fldCharType="separate"/>
      </w:r>
      <w:r w:rsidR="00DE3371" w:rsidRPr="00193049">
        <w:rPr>
          <w:rFonts w:cs="Times New Roman"/>
          <w:rPrChange w:id="1571" w:author="zhouyou" w:date="2025-04-18T16:48:00Z">
            <w:rPr>
              <w:rFonts w:ascii="仿宋" w:hAnsi="仿宋"/>
            </w:rPr>
          </w:rPrChange>
        </w:rPr>
        <w:t>4</w:t>
      </w:r>
      <w:r w:rsidRPr="00193049">
        <w:rPr>
          <w:rFonts w:cs="Times New Roman" w:hint="eastAsia"/>
          <w:rPrChange w:id="1572" w:author="zhouyou" w:date="2025-04-18T16:48:00Z">
            <w:rPr>
              <w:rFonts w:ascii="仿宋" w:hAnsi="仿宋" w:hint="eastAsia"/>
            </w:rPr>
          </w:rPrChange>
        </w:rPr>
        <w:fldChar w:fldCharType="end"/>
      </w:r>
      <w:bookmarkEnd w:id="1563"/>
      <w:r w:rsidRPr="00193049">
        <w:rPr>
          <w:rFonts w:cs="Times New Roman"/>
          <w:rPrChange w:id="1573" w:author="zhouyou" w:date="2025-04-18T16:48:00Z">
            <w:rPr>
              <w:rFonts w:ascii="仿宋" w:hAnsi="仿宋"/>
            </w:rPr>
          </w:rPrChange>
        </w:rPr>
        <w:t xml:space="preserve"> ZB</w:t>
      </w:r>
      <w:r w:rsidRPr="00193049">
        <w:rPr>
          <w:rFonts w:cs="Times New Roman"/>
          <w:rPrChange w:id="1574" w:author="zhouyou" w:date="2025-04-18T16:48:00Z">
            <w:rPr>
              <w:rFonts w:ascii="仿宋" w:hAnsi="仿宋"/>
            </w:rPr>
          </w:rPrChange>
        </w:rPr>
        <w:t>级海量</w:t>
      </w:r>
      <w:proofErr w:type="gramStart"/>
      <w:r w:rsidRPr="00193049">
        <w:rPr>
          <w:rFonts w:cs="Times New Roman"/>
          <w:rPrChange w:id="1575" w:author="zhouyou" w:date="2025-04-18T16:48:00Z">
            <w:rPr>
              <w:rFonts w:ascii="仿宋" w:hAnsi="仿宋"/>
            </w:rPr>
          </w:rPrChange>
        </w:rPr>
        <w:t>冷数据</w:t>
      </w:r>
      <w:proofErr w:type="gramEnd"/>
      <w:r w:rsidRPr="00193049">
        <w:rPr>
          <w:rFonts w:cs="Times New Roman"/>
          <w:rPrChange w:id="1576" w:author="zhouyou" w:date="2025-04-18T16:48:00Z">
            <w:rPr>
              <w:rFonts w:ascii="仿宋" w:hAnsi="仿宋"/>
            </w:rPr>
          </w:rPrChange>
        </w:rPr>
        <w:t>存储系统架构研究路线图</w:t>
      </w:r>
    </w:p>
    <w:p w14:paraId="4B897E53" w14:textId="2BBC38F1" w:rsidR="00677DB3" w:rsidRPr="00193049" w:rsidRDefault="003101FD">
      <w:pPr>
        <w:ind w:firstLine="560"/>
        <w:jc w:val="both"/>
        <w:rPr>
          <w:rFonts w:cs="Times New Roman"/>
          <w:rPrChange w:id="1577" w:author="zhouyou" w:date="2025-04-18T16:48:00Z">
            <w:rPr/>
          </w:rPrChange>
        </w:rPr>
        <w:pPrChange w:id="1578" w:author="zhouyou" w:date="2025-04-18T16:45:00Z">
          <w:pPr>
            <w:ind w:firstLine="560"/>
          </w:pPr>
        </w:pPrChange>
      </w:pPr>
      <w:r w:rsidRPr="00885D23">
        <w:rPr>
          <w:rFonts w:cs="Times New Roman" w:hint="eastAsia"/>
        </w:rPr>
        <w:t>整体而言，海量</w:t>
      </w:r>
      <w:proofErr w:type="gramStart"/>
      <w:r w:rsidRPr="00885D23">
        <w:rPr>
          <w:rFonts w:cs="Times New Roman" w:hint="eastAsia"/>
        </w:rPr>
        <w:t>冷数据</w:t>
      </w:r>
      <w:proofErr w:type="gramEnd"/>
      <w:r w:rsidRPr="00885D23">
        <w:rPr>
          <w:rFonts w:cs="Times New Roman" w:hint="eastAsia"/>
        </w:rPr>
        <w:t>存储系统就是实现存储对象和存储设备的统一管理、检索、寻址和访问，用户数据对象最终会保存到物理光盘之上，能够被系统整体检索和读取。</w:t>
      </w:r>
      <w:r w:rsidR="002E009F" w:rsidRPr="00885D23">
        <w:rPr>
          <w:rFonts w:cs="Times New Roman"/>
        </w:rPr>
        <w:fldChar w:fldCharType="begin"/>
      </w:r>
      <w:r w:rsidR="002E009F" w:rsidRPr="00193049">
        <w:rPr>
          <w:rFonts w:cs="Times New Roman"/>
          <w:rPrChange w:id="1579" w:author="zhouyou" w:date="2025-04-18T16:48:00Z">
            <w:rPr/>
          </w:rPrChange>
        </w:rPr>
        <w:instrText xml:space="preserve"> REF _Ref194234817 \h </w:instrText>
      </w:r>
      <w:r w:rsidR="006D2859" w:rsidRPr="00193049">
        <w:rPr>
          <w:rFonts w:cs="Times New Roman"/>
          <w:rPrChange w:id="1580" w:author="zhouyou" w:date="2025-04-18T16:48:00Z">
            <w:rPr/>
          </w:rPrChange>
        </w:rPr>
        <w:instrText xml:space="preserve"> \* MERGEFORMAT </w:instrText>
      </w:r>
      <w:r w:rsidR="002E009F" w:rsidRPr="00193049">
        <w:rPr>
          <w:rFonts w:cs="Times New Roman"/>
          <w:rPrChange w:id="1581" w:author="zhouyou" w:date="2025-04-18T16:48:00Z">
            <w:rPr>
              <w:rFonts w:cs="Times New Roman"/>
            </w:rPr>
          </w:rPrChange>
        </w:rPr>
      </w:r>
      <w:r w:rsidR="002E009F" w:rsidRPr="00193049">
        <w:rPr>
          <w:rFonts w:cs="Times New Roman"/>
          <w:rPrChange w:id="1582" w:author="zhouyou" w:date="2025-04-18T16:48:00Z">
            <w:rPr/>
          </w:rPrChange>
        </w:rPr>
        <w:fldChar w:fldCharType="separate"/>
      </w:r>
      <w:r w:rsidR="00BA5BA1" w:rsidRPr="00885D23">
        <w:rPr>
          <w:rFonts w:cs="Times New Roman" w:hint="eastAsia"/>
        </w:rPr>
        <w:t>图</w:t>
      </w:r>
      <w:r w:rsidR="00BA5BA1" w:rsidRPr="00885D23">
        <w:rPr>
          <w:rFonts w:cs="Times New Roman"/>
        </w:rPr>
        <w:t>3.5</w:t>
      </w:r>
      <w:r w:rsidR="002E009F" w:rsidRPr="00885D23">
        <w:rPr>
          <w:rFonts w:cs="Times New Roman"/>
        </w:rPr>
        <w:fldChar w:fldCharType="end"/>
      </w:r>
      <w:r w:rsidR="002E009F" w:rsidRPr="00885D23">
        <w:rPr>
          <w:rFonts w:cs="Times New Roman" w:hint="eastAsia"/>
        </w:rPr>
        <w:t>简</w:t>
      </w:r>
      <w:r w:rsidRPr="00885D23">
        <w:rPr>
          <w:rFonts w:cs="Times New Roman" w:hint="eastAsia"/>
        </w:rPr>
        <w:t>要描述了数据对象写入光盘的过程，用户和应用的数据对象包括文件、存储对象、数据块、</w:t>
      </w:r>
      <w:r w:rsidRPr="00885D23">
        <w:rPr>
          <w:rFonts w:cs="Times New Roman" w:hint="eastAsia"/>
        </w:rPr>
        <w:lastRenderedPageBreak/>
        <w:t>数据卷等，它们在变成</w:t>
      </w:r>
      <w:proofErr w:type="gramStart"/>
      <w:r w:rsidRPr="00885D23">
        <w:rPr>
          <w:rFonts w:cs="Times New Roman" w:hint="eastAsia"/>
        </w:rPr>
        <w:t>冷数据</w:t>
      </w:r>
      <w:proofErr w:type="gramEnd"/>
      <w:r w:rsidRPr="00885D23">
        <w:rPr>
          <w:rFonts w:cs="Times New Roman" w:hint="eastAsia"/>
        </w:rPr>
        <w:t>之后，首先写入磁盘上的光盘镜像文件，保证文件及其元数据以适应光盘特性的格式组织在一起，当光盘镜像文件写满之后进行封口，不再更改；之后根据物理光盘大小和特性，把一个或者多个光盘镜像文件分配给物理光盘；最后根据刻录策略，一次性把磁盘上光盘镜像一次性刻录到光盘上。考虑到光盘库和光盘存取延迟较高，可以利用磁盘或者固态盘为光盘数据存取进行加速。因此，海量</w:t>
      </w:r>
      <w:proofErr w:type="gramStart"/>
      <w:r w:rsidRPr="00885D23">
        <w:rPr>
          <w:rFonts w:cs="Times New Roman" w:hint="eastAsia"/>
        </w:rPr>
        <w:t>冷数据</w:t>
      </w:r>
      <w:proofErr w:type="gramEnd"/>
      <w:r w:rsidRPr="00885D23">
        <w:rPr>
          <w:rFonts w:cs="Times New Roman" w:hint="eastAsia"/>
        </w:rPr>
        <w:t>存储系统核心功能就是实现海量数据对象到异构存储设备之间</w:t>
      </w:r>
      <w:r w:rsidRPr="00193049">
        <w:rPr>
          <w:rFonts w:cs="Times New Roman" w:hint="eastAsia"/>
          <w:rPrChange w:id="1583" w:author="zhouyou" w:date="2025-04-18T16:48:00Z">
            <w:rPr>
              <w:rFonts w:hint="eastAsia"/>
            </w:rPr>
          </w:rPrChange>
        </w:rPr>
        <w:t>的映射，维护全局命名空间和提供高效检索，应用程序仍然能够按照标准</w:t>
      </w:r>
      <w:r w:rsidRPr="00193049">
        <w:rPr>
          <w:rFonts w:cs="Times New Roman"/>
          <w:rPrChange w:id="1584" w:author="zhouyou" w:date="2025-04-18T16:48:00Z">
            <w:rPr/>
          </w:rPrChange>
        </w:rPr>
        <w:t>POSIX</w:t>
      </w:r>
      <w:r w:rsidRPr="00193049">
        <w:rPr>
          <w:rFonts w:cs="Times New Roman" w:hint="eastAsia"/>
          <w:rPrChange w:id="1585" w:author="zhouyou" w:date="2025-04-18T16:48:00Z">
            <w:rPr>
              <w:rFonts w:hint="eastAsia"/>
            </w:rPr>
          </w:rPrChange>
        </w:rPr>
        <w:t>接口或者编程模式访问文件。用户仍然通过自己熟悉的文件路径方式或文件元数据信息查询方式，快速查询到请求文件所在的</w:t>
      </w:r>
      <w:proofErr w:type="gramStart"/>
      <w:r w:rsidRPr="00193049">
        <w:rPr>
          <w:rFonts w:cs="Times New Roman" w:hint="eastAsia"/>
          <w:rPrChange w:id="1586" w:author="zhouyou" w:date="2025-04-18T16:48:00Z">
            <w:rPr>
              <w:rFonts w:hint="eastAsia"/>
            </w:rPr>
          </w:rPrChange>
        </w:rPr>
        <w:t>冷数据</w:t>
      </w:r>
      <w:proofErr w:type="gramEnd"/>
      <w:r w:rsidRPr="00193049">
        <w:rPr>
          <w:rFonts w:cs="Times New Roman" w:hint="eastAsia"/>
          <w:rPrChange w:id="1587" w:author="zhouyou" w:date="2025-04-18T16:48:00Z">
            <w:rPr>
              <w:rFonts w:hint="eastAsia"/>
            </w:rPr>
          </w:rPrChange>
        </w:rPr>
        <w:t>存储节点和存储介质。</w:t>
      </w:r>
    </w:p>
    <w:p w14:paraId="74C018AE" w14:textId="77777777" w:rsidR="00677DB3" w:rsidRPr="00885D23" w:rsidRDefault="003101FD">
      <w:pPr>
        <w:keepNext/>
        <w:spacing w:before="468" w:after="156"/>
        <w:ind w:firstLine="420"/>
        <w:jc w:val="center"/>
        <w:rPr>
          <w:rFonts w:cs="Times New Roman"/>
        </w:rPr>
      </w:pPr>
      <w:r w:rsidRPr="00885D23">
        <w:rPr>
          <w:rFonts w:cs="Times New Roman"/>
          <w:noProof/>
          <w:color w:val="000000" w:themeColor="text1"/>
          <w:sz w:val="21"/>
          <w:szCs w:val="21"/>
        </w:rPr>
        <w:drawing>
          <wp:inline distT="0" distB="0" distL="0" distR="0" wp14:anchorId="29433C3A" wp14:editId="136A344C">
            <wp:extent cx="3269615" cy="2311400"/>
            <wp:effectExtent l="0" t="0" r="698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71"/>
                    <pic:cNvPicPr>
                      <a:picLocks noChangeAspect="1" noChangeArrowheads="1"/>
                    </pic:cNvPicPr>
                  </pic:nvPicPr>
                  <pic:blipFill>
                    <a:blip r:embed="rId18" cstate="print"/>
                    <a:srcRect b="9921"/>
                    <a:stretch>
                      <a:fillRect/>
                    </a:stretch>
                  </pic:blipFill>
                  <pic:spPr bwMode="auto">
                    <a:xfrm>
                      <a:off x="0" y="0"/>
                      <a:ext cx="3269615" cy="2311400"/>
                    </a:xfrm>
                    <a:prstGeom prst="rect">
                      <a:avLst/>
                    </a:prstGeom>
                    <a:noFill/>
                    <a:ln>
                      <a:noFill/>
                    </a:ln>
                  </pic:spPr>
                </pic:pic>
              </a:graphicData>
            </a:graphic>
          </wp:inline>
        </w:drawing>
      </w:r>
    </w:p>
    <w:p w14:paraId="087FC5F2" w14:textId="4A9B1C46" w:rsidR="00677DB3" w:rsidRPr="00193049" w:rsidRDefault="003101FD">
      <w:pPr>
        <w:pStyle w:val="af3"/>
        <w:ind w:firstLine="480"/>
        <w:rPr>
          <w:rFonts w:cs="Times New Roman"/>
          <w:rPrChange w:id="1588" w:author="zhouyou" w:date="2025-04-18T16:48:00Z">
            <w:rPr>
              <w:rFonts w:ascii="仿宋" w:hAnsi="仿宋"/>
            </w:rPr>
          </w:rPrChange>
        </w:rPr>
      </w:pPr>
      <w:bookmarkStart w:id="1589" w:name="_Ref194234817"/>
      <w:r w:rsidRPr="00193049">
        <w:rPr>
          <w:rFonts w:cs="Times New Roman" w:hint="eastAsia"/>
          <w:rPrChange w:id="1590" w:author="zhouyou" w:date="2025-04-18T16:48:00Z">
            <w:rPr>
              <w:rFonts w:ascii="仿宋" w:hAnsi="仿宋" w:hint="eastAsia"/>
            </w:rPr>
          </w:rPrChange>
        </w:rPr>
        <w:t>图</w:t>
      </w:r>
      <w:r w:rsidRPr="00193049">
        <w:rPr>
          <w:rFonts w:cs="Times New Roman"/>
          <w:rPrChange w:id="1591" w:author="zhouyou" w:date="2025-04-18T16:48:00Z">
            <w:rPr>
              <w:rFonts w:ascii="仿宋" w:hAnsi="仿宋"/>
            </w:rPr>
          </w:rPrChange>
        </w:rPr>
        <w:t>3.</w:t>
      </w:r>
      <w:r w:rsidRPr="00193049">
        <w:rPr>
          <w:rFonts w:cs="Times New Roman" w:hint="eastAsia"/>
          <w:rPrChange w:id="1592" w:author="zhouyou" w:date="2025-04-18T16:48:00Z">
            <w:rPr>
              <w:rFonts w:ascii="仿宋" w:hAnsi="仿宋" w:hint="eastAsia"/>
            </w:rPr>
          </w:rPrChange>
        </w:rPr>
        <w:fldChar w:fldCharType="begin"/>
      </w:r>
      <w:r w:rsidRPr="00193049">
        <w:rPr>
          <w:rFonts w:cs="Times New Roman"/>
          <w:rPrChange w:id="1593" w:author="zhouyou" w:date="2025-04-18T16:48:00Z">
            <w:rPr>
              <w:rFonts w:ascii="仿宋" w:hAnsi="仿宋"/>
            </w:rPr>
          </w:rPrChange>
        </w:rPr>
        <w:instrText xml:space="preserve"> SEQ </w:instrText>
      </w:r>
      <w:r w:rsidRPr="00193049">
        <w:rPr>
          <w:rFonts w:cs="Times New Roman" w:hint="eastAsia"/>
          <w:rPrChange w:id="1594" w:author="zhouyou" w:date="2025-04-18T16:48:00Z">
            <w:rPr>
              <w:rFonts w:ascii="仿宋" w:hAnsi="仿宋" w:hint="eastAsia"/>
            </w:rPr>
          </w:rPrChange>
        </w:rPr>
        <w:instrText>图</w:instrText>
      </w:r>
      <w:r w:rsidRPr="00193049">
        <w:rPr>
          <w:rFonts w:cs="Times New Roman"/>
          <w:rPrChange w:id="1595" w:author="zhouyou" w:date="2025-04-18T16:48:00Z">
            <w:rPr>
              <w:rFonts w:ascii="仿宋" w:hAnsi="仿宋"/>
            </w:rPr>
          </w:rPrChange>
        </w:rPr>
        <w:instrText xml:space="preserve">3. \* ARABIC </w:instrText>
      </w:r>
      <w:r w:rsidRPr="00193049">
        <w:rPr>
          <w:rFonts w:cs="Times New Roman" w:hint="eastAsia"/>
          <w:rPrChange w:id="1596" w:author="zhouyou" w:date="2025-04-18T16:48:00Z">
            <w:rPr>
              <w:rFonts w:ascii="仿宋" w:hAnsi="仿宋" w:hint="eastAsia"/>
            </w:rPr>
          </w:rPrChange>
        </w:rPr>
        <w:fldChar w:fldCharType="separate"/>
      </w:r>
      <w:r w:rsidR="00DE3371" w:rsidRPr="00193049">
        <w:rPr>
          <w:rFonts w:cs="Times New Roman"/>
          <w:rPrChange w:id="1597" w:author="zhouyou" w:date="2025-04-18T16:48:00Z">
            <w:rPr>
              <w:rFonts w:ascii="仿宋" w:hAnsi="仿宋"/>
            </w:rPr>
          </w:rPrChange>
        </w:rPr>
        <w:t>5</w:t>
      </w:r>
      <w:r w:rsidRPr="00193049">
        <w:rPr>
          <w:rFonts w:cs="Times New Roman" w:hint="eastAsia"/>
          <w:rPrChange w:id="1598" w:author="zhouyou" w:date="2025-04-18T16:48:00Z">
            <w:rPr>
              <w:rFonts w:ascii="仿宋" w:hAnsi="仿宋" w:hint="eastAsia"/>
            </w:rPr>
          </w:rPrChange>
        </w:rPr>
        <w:fldChar w:fldCharType="end"/>
      </w:r>
      <w:bookmarkEnd w:id="1589"/>
      <w:r w:rsidRPr="00193049">
        <w:rPr>
          <w:rFonts w:cs="Times New Roman"/>
          <w:rPrChange w:id="1599" w:author="zhouyou" w:date="2025-04-18T16:48:00Z">
            <w:rPr>
              <w:rFonts w:ascii="仿宋" w:hAnsi="仿宋"/>
            </w:rPr>
          </w:rPrChange>
        </w:rPr>
        <w:t xml:space="preserve"> ZB</w:t>
      </w:r>
      <w:r w:rsidRPr="00193049">
        <w:rPr>
          <w:rFonts w:cs="Times New Roman" w:hint="eastAsia"/>
          <w:rPrChange w:id="1600" w:author="zhouyou" w:date="2025-04-18T16:48:00Z">
            <w:rPr>
              <w:rFonts w:ascii="仿宋" w:hAnsi="仿宋" w:hint="eastAsia"/>
            </w:rPr>
          </w:rPrChange>
        </w:rPr>
        <w:t>级海量</w:t>
      </w:r>
      <w:proofErr w:type="gramStart"/>
      <w:r w:rsidRPr="00193049">
        <w:rPr>
          <w:rFonts w:cs="Times New Roman" w:hint="eastAsia"/>
          <w:rPrChange w:id="1601" w:author="zhouyou" w:date="2025-04-18T16:48:00Z">
            <w:rPr>
              <w:rFonts w:ascii="仿宋" w:hAnsi="仿宋" w:hint="eastAsia"/>
            </w:rPr>
          </w:rPrChange>
        </w:rPr>
        <w:t>冷数据</w:t>
      </w:r>
      <w:proofErr w:type="gramEnd"/>
      <w:r w:rsidRPr="00193049">
        <w:rPr>
          <w:rFonts w:cs="Times New Roman" w:hint="eastAsia"/>
          <w:rPrChange w:id="1602" w:author="zhouyou" w:date="2025-04-18T16:48:00Z">
            <w:rPr>
              <w:rFonts w:ascii="仿宋" w:hAnsi="仿宋" w:hint="eastAsia"/>
            </w:rPr>
          </w:rPrChange>
        </w:rPr>
        <w:t>存储系统中数据对象到异构存储设备之间的映射</w:t>
      </w:r>
    </w:p>
    <w:p w14:paraId="28D99CC6" w14:textId="77777777" w:rsidR="00677DB3" w:rsidRPr="00193049" w:rsidRDefault="003101FD">
      <w:pPr>
        <w:ind w:firstLine="560"/>
        <w:jc w:val="both"/>
        <w:rPr>
          <w:rFonts w:cs="Times New Roman"/>
          <w:rPrChange w:id="1603" w:author="zhouyou" w:date="2025-04-18T16:48:00Z">
            <w:rPr/>
          </w:rPrChange>
        </w:rPr>
        <w:pPrChange w:id="1604" w:author="zhouyou" w:date="2025-04-18T16:45:00Z">
          <w:pPr>
            <w:ind w:firstLine="560"/>
          </w:pPr>
        </w:pPrChange>
      </w:pPr>
      <w:r w:rsidRPr="00885D23">
        <w:rPr>
          <w:rFonts w:cs="Times New Roman" w:hint="eastAsia"/>
        </w:rPr>
        <w:t>此外，</w:t>
      </w:r>
      <w:proofErr w:type="gramStart"/>
      <w:r w:rsidRPr="00885D23">
        <w:rPr>
          <w:rFonts w:cs="Times New Roman" w:hint="eastAsia"/>
        </w:rPr>
        <w:t>冷数据</w:t>
      </w:r>
      <w:proofErr w:type="gramEnd"/>
      <w:r w:rsidRPr="00885D23">
        <w:rPr>
          <w:rFonts w:cs="Times New Roman" w:hint="eastAsia"/>
        </w:rPr>
        <w:t>存储系统和传统文件系统创建、维护不同。传统文件系统通常在初始时格式化存储设备，然后不断创建文件</w:t>
      </w:r>
      <w:r w:rsidRPr="00193049">
        <w:rPr>
          <w:rFonts w:cs="Times New Roman"/>
          <w:rPrChange w:id="1605" w:author="zhouyou" w:date="2025-04-18T16:48:00Z">
            <w:rPr/>
          </w:rPrChange>
        </w:rPr>
        <w:t>/</w:t>
      </w:r>
      <w:r w:rsidRPr="00193049">
        <w:rPr>
          <w:rFonts w:cs="Times New Roman" w:hint="eastAsia"/>
          <w:rPrChange w:id="1606" w:author="zhouyou" w:date="2025-04-18T16:48:00Z">
            <w:rPr>
              <w:rFonts w:hint="eastAsia"/>
            </w:rPr>
          </w:rPrChange>
        </w:rPr>
        <w:t>目录使得命名空间扩展，也就是从头开始、从顶（根目录）而下不断创建、扩</w:t>
      </w:r>
      <w:r w:rsidRPr="00193049">
        <w:rPr>
          <w:rFonts w:cs="Times New Roman" w:hint="eastAsia"/>
          <w:rPrChange w:id="1607" w:author="zhouyou" w:date="2025-04-18T16:48:00Z">
            <w:rPr>
              <w:rFonts w:hint="eastAsia"/>
            </w:rPr>
          </w:rPrChange>
        </w:rPr>
        <w:lastRenderedPageBreak/>
        <w:t>展文件命名空间。</w:t>
      </w:r>
      <w:r w:rsidRPr="00193049">
        <w:rPr>
          <w:rFonts w:cs="Times New Roman"/>
          <w:rPrChange w:id="1608" w:author="zhouyou" w:date="2025-04-18T16:48:00Z">
            <w:rPr/>
          </w:rPrChange>
        </w:rPr>
        <w:t>ZB</w:t>
      </w:r>
      <w:proofErr w:type="gramStart"/>
      <w:r w:rsidRPr="00193049">
        <w:rPr>
          <w:rFonts w:cs="Times New Roman" w:hint="eastAsia"/>
          <w:rPrChange w:id="1609" w:author="zhouyou" w:date="2025-04-18T16:48:00Z">
            <w:rPr>
              <w:rFonts w:hint="eastAsia"/>
            </w:rPr>
          </w:rPrChange>
        </w:rPr>
        <w:t>级冷数据</w:t>
      </w:r>
      <w:proofErr w:type="gramEnd"/>
      <w:r w:rsidRPr="00193049">
        <w:rPr>
          <w:rFonts w:cs="Times New Roman" w:hint="eastAsia"/>
          <w:rPrChange w:id="1610" w:author="zhouyou" w:date="2025-04-18T16:48:00Z">
            <w:rPr>
              <w:rFonts w:hint="eastAsia"/>
            </w:rPr>
          </w:rPrChange>
        </w:rPr>
        <w:t>存储系统的文件命名空间很大程度上是整合现有光盘、存储节点、数据中心的局部命名空间，从下至上的构建统一巨型命名空间。</w:t>
      </w:r>
    </w:p>
    <w:p w14:paraId="3F6012D3" w14:textId="77777777" w:rsidR="00677DB3" w:rsidRPr="00193049" w:rsidRDefault="003101FD">
      <w:pPr>
        <w:ind w:firstLine="560"/>
        <w:jc w:val="both"/>
        <w:rPr>
          <w:rFonts w:cs="Times New Roman"/>
          <w:rPrChange w:id="1611" w:author="zhouyou" w:date="2025-04-18T16:48:00Z">
            <w:rPr/>
          </w:rPrChange>
        </w:rPr>
        <w:pPrChange w:id="1612" w:author="zhouyou" w:date="2025-04-18T16:45:00Z">
          <w:pPr>
            <w:ind w:firstLine="560"/>
          </w:pPr>
        </w:pPrChange>
      </w:pPr>
      <w:r w:rsidRPr="00193049">
        <w:rPr>
          <w:rFonts w:cs="Times New Roman"/>
          <w:rPrChange w:id="1613" w:author="zhouyou" w:date="2025-04-18T16:48:00Z">
            <w:rPr/>
          </w:rPrChange>
        </w:rPr>
        <w:t>ZB</w:t>
      </w:r>
      <w:r w:rsidRPr="00193049">
        <w:rPr>
          <w:rFonts w:cs="Times New Roman" w:hint="eastAsia"/>
          <w:rPrChange w:id="1614" w:author="zhouyou" w:date="2025-04-18T16:48:00Z">
            <w:rPr>
              <w:rFonts w:hint="eastAsia"/>
            </w:rPr>
          </w:rPrChange>
        </w:rPr>
        <w:t>级海量</w:t>
      </w:r>
      <w:proofErr w:type="gramStart"/>
      <w:r w:rsidRPr="00193049">
        <w:rPr>
          <w:rFonts w:cs="Times New Roman" w:hint="eastAsia"/>
          <w:rPrChange w:id="1615" w:author="zhouyou" w:date="2025-04-18T16:48:00Z">
            <w:rPr>
              <w:rFonts w:hint="eastAsia"/>
            </w:rPr>
          </w:rPrChange>
        </w:rPr>
        <w:t>冷数据</w:t>
      </w:r>
      <w:proofErr w:type="gramEnd"/>
      <w:r w:rsidRPr="00193049">
        <w:rPr>
          <w:rFonts w:cs="Times New Roman" w:hint="eastAsia"/>
          <w:rPrChange w:id="1616" w:author="zhouyou" w:date="2025-04-18T16:48:00Z">
            <w:rPr>
              <w:rFonts w:hint="eastAsia"/>
            </w:rPr>
          </w:rPrChange>
        </w:rPr>
        <w:t>存储系统可以把已分散保存在多个数据中心、大量光盘之上的数据进行统一管理和检索，保障海量数据要素的长期可用。为了保留局部命名空间和原始文件</w:t>
      </w:r>
      <w:r w:rsidRPr="00193049">
        <w:rPr>
          <w:rFonts w:cs="Times New Roman"/>
          <w:rPrChange w:id="1617" w:author="zhouyou" w:date="2025-04-18T16:48:00Z">
            <w:rPr/>
          </w:rPrChange>
        </w:rPr>
        <w:t>/</w:t>
      </w:r>
      <w:r w:rsidRPr="00193049">
        <w:rPr>
          <w:rFonts w:cs="Times New Roman" w:hint="eastAsia"/>
          <w:rPrChange w:id="1618" w:author="zhouyou" w:date="2025-04-18T16:48:00Z">
            <w:rPr>
              <w:rFonts w:hint="eastAsia"/>
            </w:rPr>
          </w:rPrChange>
        </w:rPr>
        <w:t>目录存储的语义联系，可以在数据中心、存储节点和光盘上的大量局部命名空间之上构建、维护全局统一命名空间和检索机制，使全局与局部保持一致有利于后续检索和数据挖掘。</w:t>
      </w:r>
    </w:p>
    <w:p w14:paraId="63BEF9A6" w14:textId="77777777" w:rsidR="00677DB3" w:rsidRPr="00885D23" w:rsidRDefault="003101FD">
      <w:pPr>
        <w:keepNext/>
        <w:spacing w:before="468" w:after="156"/>
        <w:ind w:firstLineChars="71" w:firstLine="199"/>
        <w:jc w:val="center"/>
        <w:rPr>
          <w:rFonts w:cs="Times New Roman"/>
        </w:rPr>
        <w:pPrChange w:id="1619" w:author="zhouyou" w:date="2025-04-18T16:48:00Z">
          <w:pPr>
            <w:keepNext/>
            <w:spacing w:before="468" w:after="156"/>
            <w:ind w:firstLineChars="71" w:firstLine="199"/>
          </w:pPr>
        </w:pPrChange>
      </w:pPr>
      <w:r w:rsidRPr="00885D23">
        <w:rPr>
          <w:rFonts w:cs="Times New Roman"/>
          <w:noProof/>
        </w:rPr>
        <w:drawing>
          <wp:inline distT="0" distB="0" distL="0" distR="0" wp14:anchorId="6C64F610" wp14:editId="7840B553">
            <wp:extent cx="5259070" cy="2410460"/>
            <wp:effectExtent l="0" t="0" r="0" b="0"/>
            <wp:docPr id="14" name="图片 3665"/>
            <wp:cNvGraphicFramePr/>
            <a:graphic xmlns:a="http://schemas.openxmlformats.org/drawingml/2006/main">
              <a:graphicData uri="http://schemas.openxmlformats.org/drawingml/2006/picture">
                <pic:pic xmlns:pic="http://schemas.openxmlformats.org/drawingml/2006/picture">
                  <pic:nvPicPr>
                    <pic:cNvPr id="15" name="图片 3665"/>
                    <pic:cNvPicPr/>
                  </pic:nvPicPr>
                  <pic:blipFill>
                    <a:blip r:embed="rId19" cstate="print"/>
                    <a:srcRect/>
                    <a:stretch>
                      <a:fillRect/>
                    </a:stretch>
                  </pic:blipFill>
                  <pic:spPr bwMode="auto">
                    <a:xfrm>
                      <a:off x="0" y="0"/>
                      <a:ext cx="5259070" cy="2410460"/>
                    </a:xfrm>
                    <a:prstGeom prst="rect">
                      <a:avLst/>
                    </a:prstGeom>
                    <a:noFill/>
                    <a:ln>
                      <a:headEnd/>
                      <a:tailEnd/>
                    </a:ln>
                  </pic:spPr>
                </pic:pic>
              </a:graphicData>
            </a:graphic>
          </wp:inline>
        </w:drawing>
      </w:r>
    </w:p>
    <w:p w14:paraId="307C3CB5" w14:textId="15602486" w:rsidR="00677DB3" w:rsidRPr="00193049" w:rsidRDefault="000C636B">
      <w:pPr>
        <w:pStyle w:val="af3"/>
        <w:ind w:firstLine="480"/>
        <w:rPr>
          <w:rFonts w:cs="Times New Roman"/>
          <w:rPrChange w:id="1620" w:author="zhouyou" w:date="2025-04-18T16:48:00Z">
            <w:rPr>
              <w:rFonts w:ascii="仿宋" w:hAnsi="仿宋"/>
            </w:rPr>
          </w:rPrChange>
        </w:rPr>
      </w:pPr>
      <w:bookmarkStart w:id="1621" w:name="_Ref194234914"/>
      <w:r w:rsidRPr="00193049">
        <w:rPr>
          <w:rFonts w:cs="Times New Roman" w:hint="eastAsia"/>
          <w:rPrChange w:id="1622" w:author="zhouyou" w:date="2025-04-18T16:48:00Z">
            <w:rPr>
              <w:rFonts w:ascii="仿宋" w:hAnsi="仿宋" w:hint="eastAsia"/>
            </w:rPr>
          </w:rPrChange>
        </w:rPr>
        <w:t>图</w:t>
      </w:r>
      <w:r w:rsidRPr="00193049">
        <w:rPr>
          <w:rFonts w:cs="Times New Roman"/>
          <w:rPrChange w:id="1623" w:author="zhouyou" w:date="2025-04-18T16:48:00Z">
            <w:rPr>
              <w:rFonts w:ascii="仿宋" w:hAnsi="仿宋"/>
            </w:rPr>
          </w:rPrChange>
        </w:rPr>
        <w:t>3.</w:t>
      </w:r>
      <w:r w:rsidRPr="00193049">
        <w:rPr>
          <w:rFonts w:cs="Times New Roman"/>
          <w:rPrChange w:id="1624" w:author="zhouyou" w:date="2025-04-18T16:48:00Z">
            <w:rPr>
              <w:rFonts w:ascii="仿宋" w:hAnsi="仿宋"/>
            </w:rPr>
          </w:rPrChange>
        </w:rPr>
        <w:fldChar w:fldCharType="begin"/>
      </w:r>
      <w:r w:rsidRPr="00193049">
        <w:rPr>
          <w:rFonts w:cs="Times New Roman"/>
          <w:rPrChange w:id="1625" w:author="zhouyou" w:date="2025-04-18T16:48:00Z">
            <w:rPr>
              <w:rFonts w:ascii="仿宋" w:hAnsi="仿宋"/>
            </w:rPr>
          </w:rPrChange>
        </w:rPr>
        <w:instrText xml:space="preserve"> SEQ </w:instrText>
      </w:r>
      <w:r w:rsidRPr="00193049">
        <w:rPr>
          <w:rFonts w:cs="Times New Roman" w:hint="eastAsia"/>
          <w:rPrChange w:id="1626" w:author="zhouyou" w:date="2025-04-18T16:48:00Z">
            <w:rPr>
              <w:rFonts w:ascii="仿宋" w:hAnsi="仿宋" w:hint="eastAsia"/>
            </w:rPr>
          </w:rPrChange>
        </w:rPr>
        <w:instrText>图</w:instrText>
      </w:r>
      <w:r w:rsidRPr="00193049">
        <w:rPr>
          <w:rFonts w:cs="Times New Roman"/>
          <w:rPrChange w:id="1627" w:author="zhouyou" w:date="2025-04-18T16:48:00Z">
            <w:rPr>
              <w:rFonts w:ascii="仿宋" w:hAnsi="仿宋"/>
            </w:rPr>
          </w:rPrChange>
        </w:rPr>
        <w:instrText xml:space="preserve">3. \* ARABIC </w:instrText>
      </w:r>
      <w:r w:rsidRPr="00193049">
        <w:rPr>
          <w:rFonts w:cs="Times New Roman"/>
          <w:rPrChange w:id="1628" w:author="zhouyou" w:date="2025-04-18T16:48:00Z">
            <w:rPr>
              <w:rFonts w:ascii="仿宋" w:hAnsi="仿宋"/>
            </w:rPr>
          </w:rPrChange>
        </w:rPr>
        <w:fldChar w:fldCharType="separate"/>
      </w:r>
      <w:r w:rsidR="00DE3371" w:rsidRPr="00193049">
        <w:rPr>
          <w:rFonts w:cs="Times New Roman"/>
          <w:noProof/>
          <w:rPrChange w:id="1629" w:author="zhouyou" w:date="2025-04-18T16:48:00Z">
            <w:rPr>
              <w:rFonts w:ascii="仿宋" w:hAnsi="仿宋"/>
              <w:noProof/>
            </w:rPr>
          </w:rPrChange>
        </w:rPr>
        <w:t>6</w:t>
      </w:r>
      <w:r w:rsidRPr="00193049">
        <w:rPr>
          <w:rFonts w:cs="Times New Roman"/>
          <w:rPrChange w:id="1630" w:author="zhouyou" w:date="2025-04-18T16:48:00Z">
            <w:rPr>
              <w:rFonts w:ascii="仿宋" w:hAnsi="仿宋"/>
            </w:rPr>
          </w:rPrChange>
        </w:rPr>
        <w:fldChar w:fldCharType="end"/>
      </w:r>
      <w:bookmarkEnd w:id="1621"/>
      <w:r w:rsidRPr="00193049">
        <w:rPr>
          <w:rFonts w:cs="Times New Roman" w:hint="eastAsia"/>
          <w:rPrChange w:id="1631" w:author="zhouyou" w:date="2025-04-18T16:48:00Z">
            <w:rPr>
              <w:rFonts w:ascii="仿宋" w:hAnsi="仿宋" w:hint="eastAsia"/>
            </w:rPr>
          </w:rPrChange>
        </w:rPr>
        <w:t>海量</w:t>
      </w:r>
      <w:proofErr w:type="gramStart"/>
      <w:r w:rsidRPr="00193049">
        <w:rPr>
          <w:rFonts w:cs="Times New Roman" w:hint="eastAsia"/>
          <w:rPrChange w:id="1632" w:author="zhouyou" w:date="2025-04-18T16:48:00Z">
            <w:rPr>
              <w:rFonts w:ascii="仿宋" w:hAnsi="仿宋" w:hint="eastAsia"/>
            </w:rPr>
          </w:rPrChange>
        </w:rPr>
        <w:t>冷数据</w:t>
      </w:r>
      <w:proofErr w:type="gramEnd"/>
      <w:r w:rsidRPr="00193049">
        <w:rPr>
          <w:rFonts w:cs="Times New Roman" w:hint="eastAsia"/>
          <w:rPrChange w:id="1633" w:author="zhouyou" w:date="2025-04-18T16:48:00Z">
            <w:rPr>
              <w:rFonts w:ascii="仿宋" w:hAnsi="仿宋" w:hint="eastAsia"/>
            </w:rPr>
          </w:rPrChange>
        </w:rPr>
        <w:t>归集过程和全局文件命名空间构建</w:t>
      </w:r>
    </w:p>
    <w:p w14:paraId="2931B8B5" w14:textId="48FF706D" w:rsidR="00677DB3" w:rsidRPr="00193049" w:rsidRDefault="000C636B">
      <w:pPr>
        <w:ind w:firstLine="560"/>
        <w:jc w:val="both"/>
        <w:rPr>
          <w:rFonts w:cs="Times New Roman"/>
          <w:rPrChange w:id="1634" w:author="zhouyou" w:date="2025-04-18T16:48:00Z">
            <w:rPr/>
          </w:rPrChange>
        </w:rPr>
        <w:pPrChange w:id="1635" w:author="zhouyou" w:date="2025-04-18T16:45:00Z">
          <w:pPr>
            <w:ind w:firstLine="560"/>
          </w:pPr>
        </w:pPrChange>
      </w:pPr>
      <w:r w:rsidRPr="00885D23">
        <w:rPr>
          <w:rFonts w:cs="Times New Roman"/>
        </w:rPr>
        <w:fldChar w:fldCharType="begin"/>
      </w:r>
      <w:r w:rsidRPr="00193049">
        <w:rPr>
          <w:rFonts w:cs="Times New Roman"/>
          <w:rPrChange w:id="1636" w:author="zhouyou" w:date="2025-04-18T16:48:00Z">
            <w:rPr/>
          </w:rPrChange>
        </w:rPr>
        <w:instrText xml:space="preserve"> REF _Ref194234914 \h </w:instrText>
      </w:r>
      <w:r w:rsidR="00F804D2" w:rsidRPr="00193049">
        <w:rPr>
          <w:rFonts w:cs="Times New Roman"/>
          <w:rPrChange w:id="1637" w:author="zhouyou" w:date="2025-04-18T16:48:00Z">
            <w:rPr/>
          </w:rPrChange>
        </w:rPr>
        <w:instrText xml:space="preserve"> \* MERGEFORMAT </w:instrText>
      </w:r>
      <w:r w:rsidRPr="00193049">
        <w:rPr>
          <w:rFonts w:cs="Times New Roman"/>
          <w:rPrChange w:id="1638" w:author="zhouyou" w:date="2025-04-18T16:48:00Z">
            <w:rPr>
              <w:rFonts w:cs="Times New Roman"/>
            </w:rPr>
          </w:rPrChange>
        </w:rPr>
      </w:r>
      <w:r w:rsidRPr="00193049">
        <w:rPr>
          <w:rFonts w:cs="Times New Roman"/>
          <w:rPrChange w:id="1639" w:author="zhouyou" w:date="2025-04-18T16:48:00Z">
            <w:rPr/>
          </w:rPrChange>
        </w:rPr>
        <w:fldChar w:fldCharType="separate"/>
      </w:r>
      <w:r w:rsidR="00BA5BA1" w:rsidRPr="00885D23">
        <w:rPr>
          <w:rFonts w:cs="Times New Roman" w:hint="eastAsia"/>
        </w:rPr>
        <w:t>图</w:t>
      </w:r>
      <w:r w:rsidR="00BA5BA1" w:rsidRPr="00885D23">
        <w:rPr>
          <w:rFonts w:cs="Times New Roman"/>
        </w:rPr>
        <w:t>3.</w:t>
      </w:r>
      <w:r w:rsidR="00BA5BA1" w:rsidRPr="00885D23">
        <w:rPr>
          <w:rFonts w:cs="Times New Roman"/>
          <w:noProof/>
        </w:rPr>
        <w:t>6</w:t>
      </w:r>
      <w:r w:rsidRPr="00885D23">
        <w:rPr>
          <w:rFonts w:cs="Times New Roman"/>
        </w:rPr>
        <w:fldChar w:fldCharType="end"/>
      </w:r>
      <w:r w:rsidRPr="00885D23">
        <w:rPr>
          <w:rFonts w:cs="Times New Roman" w:hint="eastAsia"/>
        </w:rPr>
        <w:t>通过数据流动描述了海量</w:t>
      </w:r>
      <w:proofErr w:type="gramStart"/>
      <w:r w:rsidRPr="00885D23">
        <w:rPr>
          <w:rFonts w:cs="Times New Roman" w:hint="eastAsia"/>
        </w:rPr>
        <w:t>冷数据</w:t>
      </w:r>
      <w:proofErr w:type="gramEnd"/>
      <w:r w:rsidRPr="00885D23">
        <w:rPr>
          <w:rFonts w:cs="Times New Roman" w:hint="eastAsia"/>
        </w:rPr>
        <w:t>归集过程，说明了如何在存储节点和数据中心的局部命名空间之上构建一个全局统一的文件命名空间。</w:t>
      </w:r>
      <w:r w:rsidR="00BA5BA1" w:rsidRPr="00885D23">
        <w:rPr>
          <w:rFonts w:cs="Times New Roman"/>
        </w:rPr>
        <w:fldChar w:fldCharType="begin"/>
      </w:r>
      <w:r w:rsidR="00BA5BA1" w:rsidRPr="00193049">
        <w:rPr>
          <w:rFonts w:cs="Times New Roman"/>
          <w:rPrChange w:id="1640" w:author="zhouyou" w:date="2025-04-18T16:48:00Z">
            <w:rPr/>
          </w:rPrChange>
        </w:rPr>
        <w:instrText xml:space="preserve"> REF _Ref194234914 \h </w:instrText>
      </w:r>
      <w:r w:rsidR="00F804D2" w:rsidRPr="00193049">
        <w:rPr>
          <w:rFonts w:cs="Times New Roman"/>
          <w:rPrChange w:id="1641" w:author="zhouyou" w:date="2025-04-18T16:48:00Z">
            <w:rPr/>
          </w:rPrChange>
        </w:rPr>
        <w:instrText xml:space="preserve"> \* MERGEFORMAT </w:instrText>
      </w:r>
      <w:r w:rsidR="00BA5BA1" w:rsidRPr="00193049">
        <w:rPr>
          <w:rFonts w:cs="Times New Roman"/>
          <w:rPrChange w:id="1642" w:author="zhouyou" w:date="2025-04-18T16:48:00Z">
            <w:rPr>
              <w:rFonts w:cs="Times New Roman"/>
            </w:rPr>
          </w:rPrChange>
        </w:rPr>
      </w:r>
      <w:r w:rsidR="00BA5BA1" w:rsidRPr="00193049">
        <w:rPr>
          <w:rFonts w:cs="Times New Roman"/>
          <w:rPrChange w:id="1643" w:author="zhouyou" w:date="2025-04-18T16:48:00Z">
            <w:rPr/>
          </w:rPrChange>
        </w:rPr>
        <w:fldChar w:fldCharType="separate"/>
      </w:r>
      <w:r w:rsidR="00BA5BA1" w:rsidRPr="00885D23">
        <w:rPr>
          <w:rFonts w:cs="Times New Roman" w:hint="eastAsia"/>
        </w:rPr>
        <w:t>图</w:t>
      </w:r>
      <w:r w:rsidR="00BA5BA1" w:rsidRPr="00885D23">
        <w:rPr>
          <w:rFonts w:cs="Times New Roman"/>
        </w:rPr>
        <w:t>3.</w:t>
      </w:r>
      <w:r w:rsidR="00BA5BA1" w:rsidRPr="00885D23">
        <w:rPr>
          <w:rFonts w:cs="Times New Roman"/>
          <w:noProof/>
        </w:rPr>
        <w:t>6</w:t>
      </w:r>
      <w:r w:rsidR="00BA5BA1" w:rsidRPr="00885D23">
        <w:rPr>
          <w:rFonts w:cs="Times New Roman"/>
        </w:rPr>
        <w:fldChar w:fldCharType="end"/>
      </w:r>
      <w:r w:rsidRPr="00885D23">
        <w:rPr>
          <w:rFonts w:cs="Times New Roman" w:hint="eastAsia"/>
        </w:rPr>
        <w:t>左边从上到下，展示了数据在云</w:t>
      </w:r>
      <w:r w:rsidRPr="00885D23">
        <w:rPr>
          <w:rFonts w:cs="Times New Roman"/>
        </w:rPr>
        <w:t>/</w:t>
      </w:r>
      <w:r w:rsidRPr="00885D23">
        <w:rPr>
          <w:rFonts w:cs="Times New Roman" w:hint="eastAsia"/>
        </w:rPr>
        <w:t>大规模存储系统中的沉淀过程，数据由上层业务应用产生，这些新产生的</w:t>
      </w:r>
      <w:proofErr w:type="gramStart"/>
      <w:r w:rsidRPr="00885D23">
        <w:rPr>
          <w:rFonts w:cs="Times New Roman" w:hint="eastAsia"/>
        </w:rPr>
        <w:t>热数据</w:t>
      </w:r>
      <w:proofErr w:type="gramEnd"/>
      <w:r w:rsidRPr="00885D23">
        <w:rPr>
          <w:rFonts w:cs="Times New Roman" w:hint="eastAsia"/>
        </w:rPr>
        <w:t>首先写</w:t>
      </w:r>
      <w:r w:rsidRPr="00885D23">
        <w:rPr>
          <w:rFonts w:cs="Times New Roman" w:hint="eastAsia"/>
        </w:rPr>
        <w:lastRenderedPageBreak/>
        <w:t>入</w:t>
      </w:r>
      <w:proofErr w:type="gramStart"/>
      <w:r w:rsidRPr="00885D23">
        <w:rPr>
          <w:rFonts w:cs="Times New Roman" w:hint="eastAsia"/>
        </w:rPr>
        <w:t>热数据</w:t>
      </w:r>
      <w:proofErr w:type="gramEnd"/>
      <w:r w:rsidRPr="00885D23">
        <w:rPr>
          <w:rFonts w:cs="Times New Roman" w:hint="eastAsia"/>
        </w:rPr>
        <w:t>节点（</w:t>
      </w:r>
      <w:r w:rsidRPr="00193049">
        <w:rPr>
          <w:rFonts w:cs="Times New Roman"/>
          <w:rPrChange w:id="1644" w:author="zhouyou" w:date="2025-04-18T16:48:00Z">
            <w:rPr/>
          </w:rPrChange>
        </w:rPr>
        <w:t>SSD</w:t>
      </w:r>
      <w:r w:rsidRPr="00193049">
        <w:rPr>
          <w:rFonts w:cs="Times New Roman" w:hint="eastAsia"/>
          <w:rPrChange w:id="1645" w:author="zhouyou" w:date="2025-04-18T16:48:00Z">
            <w:rPr>
              <w:rFonts w:hint="eastAsia"/>
            </w:rPr>
          </w:rPrChange>
        </w:rPr>
        <w:t>为主的高性能层）中，方便应用后续地高性能存取；</w:t>
      </w:r>
      <w:r w:rsidRPr="00193049">
        <w:rPr>
          <w:rFonts w:ascii="宋体" w:eastAsia="宋体" w:hAnsi="宋体" w:cs="宋体" w:hint="eastAsia"/>
          <w:rPrChange w:id="1646" w:author="zhouyou" w:date="2025-04-18T16:48:00Z">
            <w:rPr>
              <w:rFonts w:hint="eastAsia"/>
            </w:rPr>
          </w:rPrChange>
        </w:rPr>
        <w:t>①</w:t>
      </w:r>
      <w:r w:rsidRPr="00885D23">
        <w:rPr>
          <w:rFonts w:cs="Times New Roman" w:hint="eastAsia"/>
        </w:rPr>
        <w:t>随着时间推移，</w:t>
      </w:r>
      <w:proofErr w:type="gramStart"/>
      <w:r w:rsidRPr="00885D23">
        <w:rPr>
          <w:rFonts w:cs="Times New Roman" w:hint="eastAsia"/>
        </w:rPr>
        <w:t>热数据</w:t>
      </w:r>
      <w:proofErr w:type="gramEnd"/>
      <w:r w:rsidRPr="00885D23">
        <w:rPr>
          <w:rFonts w:cs="Times New Roman" w:hint="eastAsia"/>
        </w:rPr>
        <w:t>将逐渐冷却为温数据，此时，上层应用对于这些数据的访问频率降低，为了系统的整体高效，将</w:t>
      </w:r>
      <w:proofErr w:type="gramStart"/>
      <w:r w:rsidRPr="00885D23">
        <w:rPr>
          <w:rFonts w:cs="Times New Roman" w:hint="eastAsia"/>
        </w:rPr>
        <w:t>温数据</w:t>
      </w:r>
      <w:proofErr w:type="gramEnd"/>
      <w:r w:rsidRPr="00885D23">
        <w:rPr>
          <w:rFonts w:cs="Times New Roman" w:hint="eastAsia"/>
        </w:rPr>
        <w:t>由高性能的</w:t>
      </w:r>
      <w:proofErr w:type="gramStart"/>
      <w:r w:rsidRPr="00885D23">
        <w:rPr>
          <w:rFonts w:cs="Times New Roman" w:hint="eastAsia"/>
        </w:rPr>
        <w:t>热数据</w:t>
      </w:r>
      <w:proofErr w:type="gramEnd"/>
      <w:r w:rsidRPr="00885D23">
        <w:rPr>
          <w:rFonts w:cs="Times New Roman" w:hint="eastAsia"/>
        </w:rPr>
        <w:t>节点沉淀到</w:t>
      </w:r>
      <w:proofErr w:type="gramStart"/>
      <w:r w:rsidRPr="00885D23">
        <w:rPr>
          <w:rFonts w:cs="Times New Roman" w:hint="eastAsia"/>
        </w:rPr>
        <w:t>温数据</w:t>
      </w:r>
      <w:proofErr w:type="gramEnd"/>
      <w:r w:rsidRPr="00885D23">
        <w:rPr>
          <w:rFonts w:cs="Times New Roman" w:hint="eastAsia"/>
        </w:rPr>
        <w:t>节点（</w:t>
      </w:r>
      <w:r w:rsidRPr="00885D23">
        <w:rPr>
          <w:rFonts w:cs="Times New Roman"/>
        </w:rPr>
        <w:t>HDD</w:t>
      </w:r>
      <w:r w:rsidRPr="00885D23">
        <w:rPr>
          <w:rFonts w:cs="Times New Roman" w:hint="eastAsia"/>
        </w:rPr>
        <w:t>为主容量层）中；</w:t>
      </w:r>
      <w:r w:rsidRPr="00193049">
        <w:rPr>
          <w:rFonts w:ascii="宋体" w:eastAsia="宋体" w:hAnsi="宋体" w:cs="宋体" w:hint="eastAsia"/>
          <w:rPrChange w:id="1647" w:author="zhouyou" w:date="2025-04-18T16:48:00Z">
            <w:rPr>
              <w:rFonts w:hint="eastAsia"/>
            </w:rPr>
          </w:rPrChange>
        </w:rPr>
        <w:t>②</w:t>
      </w:r>
      <w:r w:rsidRPr="00885D23">
        <w:rPr>
          <w:rFonts w:cs="Times New Roman" w:hint="eastAsia"/>
        </w:rPr>
        <w:t>当时间跨度进一步变大（例如半年以上），</w:t>
      </w:r>
      <w:proofErr w:type="gramStart"/>
      <w:r w:rsidRPr="00885D23">
        <w:rPr>
          <w:rFonts w:cs="Times New Roman" w:hint="eastAsia"/>
        </w:rPr>
        <w:t>温数据</w:t>
      </w:r>
      <w:proofErr w:type="gramEnd"/>
      <w:r w:rsidRPr="00193049">
        <w:rPr>
          <w:rFonts w:cs="Times New Roman" w:hint="eastAsia"/>
          <w:rPrChange w:id="1648" w:author="zhouyou" w:date="2025-04-18T16:48:00Z">
            <w:rPr>
              <w:rFonts w:hint="eastAsia"/>
            </w:rPr>
          </w:rPrChange>
        </w:rPr>
        <w:t>将冷却为冷数据，对于这些需要长期存储的冷数据，系统将其批量写入</w:t>
      </w:r>
      <w:proofErr w:type="gramStart"/>
      <w:r w:rsidRPr="00193049">
        <w:rPr>
          <w:rFonts w:cs="Times New Roman" w:hint="eastAsia"/>
          <w:rPrChange w:id="1649" w:author="zhouyou" w:date="2025-04-18T16:48:00Z">
            <w:rPr>
              <w:rFonts w:hint="eastAsia"/>
            </w:rPr>
          </w:rPrChange>
        </w:rPr>
        <w:t>冷数据</w:t>
      </w:r>
      <w:proofErr w:type="gramEnd"/>
      <w:r w:rsidRPr="00193049">
        <w:rPr>
          <w:rFonts w:cs="Times New Roman" w:hint="eastAsia"/>
          <w:rPrChange w:id="1650" w:author="zhouyou" w:date="2025-04-18T16:48:00Z">
            <w:rPr>
              <w:rFonts w:hint="eastAsia"/>
            </w:rPr>
          </w:rPrChange>
        </w:rPr>
        <w:t>节点（光盘库中的硬盘缓冲区），并把</w:t>
      </w:r>
      <w:proofErr w:type="gramStart"/>
      <w:r w:rsidRPr="00193049">
        <w:rPr>
          <w:rFonts w:cs="Times New Roman" w:hint="eastAsia"/>
          <w:rPrChange w:id="1651" w:author="zhouyou" w:date="2025-04-18T16:48:00Z">
            <w:rPr>
              <w:rFonts w:hint="eastAsia"/>
            </w:rPr>
          </w:rPrChange>
        </w:rPr>
        <w:t>冷数据</w:t>
      </w:r>
      <w:proofErr w:type="gramEnd"/>
      <w:r w:rsidRPr="00193049">
        <w:rPr>
          <w:rFonts w:cs="Times New Roman" w:hint="eastAsia"/>
          <w:rPrChange w:id="1652" w:author="zhouyou" w:date="2025-04-18T16:48:00Z">
            <w:rPr>
              <w:rFonts w:hint="eastAsia"/>
            </w:rPr>
          </w:rPrChange>
        </w:rPr>
        <w:t>的文件元数据形式（包括命名空间信息）和数据以特定方式记录在光盘日志文件中，组成光盘镜像；</w:t>
      </w:r>
      <w:r w:rsidRPr="00193049">
        <w:rPr>
          <w:rFonts w:ascii="宋体" w:eastAsia="宋体" w:hAnsi="宋体" w:cs="宋体" w:hint="eastAsia"/>
          <w:rPrChange w:id="1653" w:author="zhouyou" w:date="2025-04-18T16:48:00Z">
            <w:rPr>
              <w:rFonts w:hint="eastAsia"/>
            </w:rPr>
          </w:rPrChange>
        </w:rPr>
        <w:t>③</w:t>
      </w:r>
      <w:r w:rsidRPr="00885D23">
        <w:rPr>
          <w:rFonts w:cs="Times New Roman" w:hint="eastAsia"/>
        </w:rPr>
        <w:t>当</w:t>
      </w:r>
      <w:proofErr w:type="gramStart"/>
      <w:r w:rsidRPr="00885D23">
        <w:rPr>
          <w:rFonts w:cs="Times New Roman" w:hint="eastAsia"/>
        </w:rPr>
        <w:t>冷数据</w:t>
      </w:r>
      <w:proofErr w:type="gramEnd"/>
      <w:r w:rsidRPr="00885D23">
        <w:rPr>
          <w:rFonts w:cs="Times New Roman" w:hint="eastAsia"/>
        </w:rPr>
        <w:t>节点使用量达到阈值或其中数据存储时间达到阈值时，将</w:t>
      </w:r>
      <w:proofErr w:type="gramStart"/>
      <w:r w:rsidRPr="00885D23">
        <w:rPr>
          <w:rFonts w:cs="Times New Roman" w:hint="eastAsia"/>
        </w:rPr>
        <w:t>冷数据</w:t>
      </w:r>
      <w:proofErr w:type="gramEnd"/>
      <w:r w:rsidRPr="00885D23">
        <w:rPr>
          <w:rFonts w:cs="Times New Roman" w:hint="eastAsia"/>
        </w:rPr>
        <w:t>节点中的光盘日志文件以光盘镜像为单位刻录到光盘中。至此，在传统的云</w:t>
      </w:r>
      <w:r w:rsidRPr="00193049">
        <w:rPr>
          <w:rFonts w:cs="Times New Roman"/>
          <w:rPrChange w:id="1654" w:author="zhouyou" w:date="2025-04-18T16:48:00Z">
            <w:rPr/>
          </w:rPrChange>
        </w:rPr>
        <w:t>/</w:t>
      </w:r>
      <w:r w:rsidRPr="00193049">
        <w:rPr>
          <w:rFonts w:cs="Times New Roman" w:hint="eastAsia"/>
          <w:rPrChange w:id="1655" w:author="zhouyou" w:date="2025-04-18T16:48:00Z">
            <w:rPr>
              <w:rFonts w:hint="eastAsia"/>
            </w:rPr>
          </w:rPrChange>
        </w:rPr>
        <w:t>大规模存储系统（业务）中，数据存储位置的迁移流程结束，这些数据依旧可以在当前存储系统内部通过元数据服务器进行索引。</w:t>
      </w:r>
    </w:p>
    <w:p w14:paraId="7387C022" w14:textId="77777777" w:rsidR="00677DB3" w:rsidRPr="00193049" w:rsidRDefault="003101FD">
      <w:pPr>
        <w:ind w:firstLine="560"/>
        <w:jc w:val="both"/>
        <w:rPr>
          <w:rFonts w:cs="Times New Roman"/>
          <w:rPrChange w:id="1656" w:author="zhouyou" w:date="2025-04-18T16:48:00Z">
            <w:rPr/>
          </w:rPrChange>
        </w:rPr>
        <w:pPrChange w:id="1657" w:author="zhouyou" w:date="2025-04-18T16:45:00Z">
          <w:pPr>
            <w:ind w:firstLine="560"/>
          </w:pPr>
        </w:pPrChange>
      </w:pPr>
      <w:r w:rsidRPr="00193049">
        <w:rPr>
          <w:rFonts w:cs="Times New Roman" w:hint="eastAsia"/>
          <w:rPrChange w:id="1658" w:author="zhouyou" w:date="2025-04-18T16:48:00Z">
            <w:rPr>
              <w:rFonts w:hint="eastAsia"/>
            </w:rPr>
          </w:rPrChange>
        </w:rPr>
        <w:t>此时</w:t>
      </w:r>
      <w:proofErr w:type="gramStart"/>
      <w:r w:rsidRPr="00193049">
        <w:rPr>
          <w:rFonts w:cs="Times New Roman" w:hint="eastAsia"/>
          <w:rPrChange w:id="1659" w:author="zhouyou" w:date="2025-04-18T16:48:00Z">
            <w:rPr>
              <w:rFonts w:hint="eastAsia"/>
            </w:rPr>
          </w:rPrChange>
        </w:rPr>
        <w:t>冷数据</w:t>
      </w:r>
      <w:proofErr w:type="gramEnd"/>
      <w:r w:rsidRPr="00193049">
        <w:rPr>
          <w:rFonts w:cs="Times New Roman" w:hint="eastAsia"/>
          <w:rPrChange w:id="1660" w:author="zhouyou" w:date="2025-04-18T16:48:00Z">
            <w:rPr>
              <w:rFonts w:hint="eastAsia"/>
            </w:rPr>
          </w:rPrChange>
        </w:rPr>
        <w:t>仍属于各自的业务存储系统。而</w:t>
      </w:r>
      <w:r w:rsidRPr="00193049">
        <w:rPr>
          <w:rFonts w:cs="Times New Roman"/>
          <w:rPrChange w:id="1661" w:author="zhouyou" w:date="2025-04-18T16:48:00Z">
            <w:rPr/>
          </w:rPrChange>
        </w:rPr>
        <w:t>ZB</w:t>
      </w:r>
      <w:proofErr w:type="gramStart"/>
      <w:r w:rsidRPr="00193049">
        <w:rPr>
          <w:rFonts w:cs="Times New Roman" w:hint="eastAsia"/>
          <w:rPrChange w:id="1662" w:author="zhouyou" w:date="2025-04-18T16:48:00Z">
            <w:rPr>
              <w:rFonts w:hint="eastAsia"/>
            </w:rPr>
          </w:rPrChange>
        </w:rPr>
        <w:t>级冷数据</w:t>
      </w:r>
      <w:proofErr w:type="gramEnd"/>
      <w:r w:rsidRPr="00193049">
        <w:rPr>
          <w:rFonts w:cs="Times New Roman" w:hint="eastAsia"/>
          <w:rPrChange w:id="1663" w:author="zhouyou" w:date="2025-04-18T16:48:00Z">
            <w:rPr>
              <w:rFonts w:hint="eastAsia"/>
            </w:rPr>
          </w:rPrChange>
        </w:rPr>
        <w:t>长期存储系统可以打破这一隔阂，构建全局统一的文件命名空间。因此有了</w:t>
      </w:r>
      <w:proofErr w:type="gramStart"/>
      <w:r w:rsidRPr="00193049">
        <w:rPr>
          <w:rFonts w:cs="Times New Roman" w:hint="eastAsia"/>
          <w:rPrChange w:id="1664" w:author="zhouyou" w:date="2025-04-18T16:48:00Z">
            <w:rPr>
              <w:rFonts w:hint="eastAsia"/>
            </w:rPr>
          </w:rPrChange>
        </w:rPr>
        <w:t>跨数据</w:t>
      </w:r>
      <w:proofErr w:type="gramEnd"/>
      <w:r w:rsidRPr="00193049">
        <w:rPr>
          <w:rFonts w:cs="Times New Roman" w:hint="eastAsia"/>
          <w:rPrChange w:id="1665" w:author="zhouyou" w:date="2025-04-18T16:48:00Z">
            <w:rPr>
              <w:rFonts w:hint="eastAsia"/>
            </w:rPr>
          </w:rPrChange>
        </w:rPr>
        <w:t>中心</w:t>
      </w:r>
      <w:r w:rsidRPr="00193049">
        <w:rPr>
          <w:rFonts w:cs="Times New Roman"/>
          <w:rPrChange w:id="1666" w:author="zhouyou" w:date="2025-04-18T16:48:00Z">
            <w:rPr/>
          </w:rPrChange>
        </w:rPr>
        <w:t>/</w:t>
      </w:r>
      <w:r w:rsidRPr="00193049">
        <w:rPr>
          <w:rFonts w:cs="Times New Roman" w:hint="eastAsia"/>
          <w:rPrChange w:id="1667" w:author="zhouyou" w:date="2025-04-18T16:48:00Z">
            <w:rPr>
              <w:rFonts w:hint="eastAsia"/>
            </w:rPr>
          </w:rPrChange>
        </w:rPr>
        <w:t>节点的</w:t>
      </w:r>
      <w:proofErr w:type="gramStart"/>
      <w:r w:rsidRPr="00193049">
        <w:rPr>
          <w:rFonts w:cs="Times New Roman" w:hint="eastAsia"/>
          <w:rPrChange w:id="1668" w:author="zhouyou" w:date="2025-04-18T16:48:00Z">
            <w:rPr>
              <w:rFonts w:hint="eastAsia"/>
            </w:rPr>
          </w:rPrChange>
        </w:rPr>
        <w:t>冷数据</w:t>
      </w:r>
      <w:proofErr w:type="gramEnd"/>
      <w:r w:rsidRPr="00193049">
        <w:rPr>
          <w:rFonts w:cs="Times New Roman" w:hint="eastAsia"/>
          <w:rPrChange w:id="1669" w:author="zhouyou" w:date="2025-04-18T16:48:00Z">
            <w:rPr>
              <w:rFonts w:hint="eastAsia"/>
            </w:rPr>
          </w:rPrChange>
        </w:rPr>
        <w:t>归集过程，</w:t>
      </w:r>
      <w:r w:rsidRPr="00193049">
        <w:rPr>
          <w:rFonts w:ascii="宋体" w:eastAsia="宋体" w:hAnsi="宋体" w:cs="宋体" w:hint="eastAsia"/>
          <w:rPrChange w:id="1670" w:author="zhouyou" w:date="2025-04-18T16:48:00Z">
            <w:rPr>
              <w:rFonts w:hint="eastAsia"/>
            </w:rPr>
          </w:rPrChange>
        </w:rPr>
        <w:t>④</w:t>
      </w:r>
      <w:r w:rsidRPr="00885D23">
        <w:rPr>
          <w:rFonts w:cs="Times New Roman" w:hint="eastAsia"/>
        </w:rPr>
        <w:t>将业务数据中心的光盘数据归集到</w:t>
      </w:r>
      <w:r w:rsidRPr="00885D23">
        <w:rPr>
          <w:rFonts w:cs="Times New Roman"/>
        </w:rPr>
        <w:t>ZB</w:t>
      </w:r>
      <w:r w:rsidRPr="00885D23">
        <w:rPr>
          <w:rFonts w:cs="Times New Roman" w:hint="eastAsia"/>
        </w:rPr>
        <w:t>海量</w:t>
      </w:r>
      <w:proofErr w:type="gramStart"/>
      <w:r w:rsidRPr="00885D23">
        <w:rPr>
          <w:rFonts w:cs="Times New Roman" w:hint="eastAsia"/>
        </w:rPr>
        <w:t>冷数据</w:t>
      </w:r>
      <w:proofErr w:type="gramEnd"/>
      <w:r w:rsidRPr="00885D23">
        <w:rPr>
          <w:rFonts w:cs="Times New Roman" w:hint="eastAsia"/>
        </w:rPr>
        <w:t>长效存储系统中（如</w:t>
      </w:r>
      <w:r w:rsidRPr="00885D23">
        <w:rPr>
          <w:rFonts w:cs="Times New Roman"/>
        </w:rPr>
        <w:fldChar w:fldCharType="begin"/>
      </w:r>
      <w:r w:rsidRPr="00193049">
        <w:rPr>
          <w:rFonts w:cs="Times New Roman"/>
          <w:rPrChange w:id="1671" w:author="zhouyou" w:date="2025-04-18T16:48:00Z">
            <w:rPr/>
          </w:rPrChange>
        </w:rPr>
        <w:instrText xml:space="preserve"> REF _Ref194069929 \h  \* MERGEFORMAT  \tdkey wpqst3</w:instrText>
      </w:r>
      <w:r w:rsidRPr="00193049">
        <w:rPr>
          <w:rFonts w:cs="Times New Roman"/>
          <w:rPrChange w:id="1672" w:author="zhouyou" w:date="2025-04-18T16:48:00Z">
            <w:rPr>
              <w:rFonts w:cs="Times New Roman"/>
            </w:rPr>
          </w:rPrChange>
        </w:rPr>
      </w:r>
      <w:r w:rsidRPr="00193049">
        <w:rPr>
          <w:rFonts w:cs="Times New Roman"/>
          <w:rPrChange w:id="1673" w:author="zhouyou" w:date="2025-04-18T16:48:00Z">
            <w:rPr/>
          </w:rPrChange>
        </w:rPr>
        <w:fldChar w:fldCharType="separate"/>
      </w:r>
      <w:r w:rsidRPr="00885D23">
        <w:rPr>
          <w:rFonts w:cs="Times New Roman" w:hint="eastAsia"/>
        </w:rPr>
        <w:t>图</w:t>
      </w:r>
      <w:r w:rsidRPr="00885D23">
        <w:rPr>
          <w:rFonts w:cs="Times New Roman"/>
        </w:rPr>
        <w:t>3.6</w:t>
      </w:r>
      <w:r w:rsidRPr="00885D23">
        <w:rPr>
          <w:rFonts w:cs="Times New Roman"/>
        </w:rPr>
        <w:fldChar w:fldCharType="end"/>
      </w:r>
      <w:r w:rsidRPr="00885D23">
        <w:rPr>
          <w:rFonts w:cs="Times New Roman" w:hint="eastAsia"/>
        </w:rPr>
        <w:t>中间所示）。光盘上数据迁移到</w:t>
      </w:r>
      <w:proofErr w:type="gramStart"/>
      <w:r w:rsidRPr="00885D23">
        <w:rPr>
          <w:rFonts w:cs="Times New Roman" w:hint="eastAsia"/>
        </w:rPr>
        <w:t>冷数据</w:t>
      </w:r>
      <w:proofErr w:type="gramEnd"/>
      <w:r w:rsidRPr="00885D23">
        <w:rPr>
          <w:rFonts w:cs="Times New Roman" w:hint="eastAsia"/>
        </w:rPr>
        <w:t>存储系统时，无需数据物理地整体迁移，仅仅迁移和修改这些数据的索引就能实现数据集逻辑</w:t>
      </w:r>
      <w:r w:rsidRPr="00193049">
        <w:rPr>
          <w:rFonts w:cs="Times New Roman" w:hint="eastAsia"/>
          <w:rPrChange w:id="1674" w:author="zhouyou" w:date="2025-04-18T16:48:00Z">
            <w:rPr>
              <w:rFonts w:hint="eastAsia"/>
            </w:rPr>
          </w:rPrChange>
        </w:rPr>
        <w:t>迁移，完成文件命名空间的融合。在</w:t>
      </w:r>
      <w:proofErr w:type="gramStart"/>
      <w:r w:rsidRPr="00193049">
        <w:rPr>
          <w:rFonts w:cs="Times New Roman" w:hint="eastAsia"/>
          <w:rPrChange w:id="1675" w:author="zhouyou" w:date="2025-04-18T16:48:00Z">
            <w:rPr>
              <w:rFonts w:hint="eastAsia"/>
            </w:rPr>
          </w:rPrChange>
        </w:rPr>
        <w:t>主业务</w:t>
      </w:r>
      <w:proofErr w:type="gramEnd"/>
      <w:r w:rsidRPr="00193049">
        <w:rPr>
          <w:rFonts w:cs="Times New Roman" w:hint="eastAsia"/>
          <w:rPrChange w:id="1676" w:author="zhouyou" w:date="2025-04-18T16:48:00Z">
            <w:rPr>
              <w:rFonts w:hint="eastAsia"/>
            </w:rPr>
          </w:rPrChange>
        </w:rPr>
        <w:t>系统仍在运行时，数据集可以在授权后，被</w:t>
      </w:r>
      <w:proofErr w:type="gramStart"/>
      <w:r w:rsidRPr="00193049">
        <w:rPr>
          <w:rFonts w:cs="Times New Roman" w:hint="eastAsia"/>
          <w:rPrChange w:id="1677" w:author="zhouyou" w:date="2025-04-18T16:48:00Z">
            <w:rPr>
              <w:rFonts w:hint="eastAsia"/>
            </w:rPr>
          </w:rPrChange>
        </w:rPr>
        <w:t>冷数据</w:t>
      </w:r>
      <w:proofErr w:type="gramEnd"/>
      <w:r w:rsidRPr="00193049">
        <w:rPr>
          <w:rFonts w:cs="Times New Roman" w:hint="eastAsia"/>
          <w:rPrChange w:id="1678" w:author="zhouyou" w:date="2025-04-18T16:48:00Z">
            <w:rPr>
              <w:rFonts w:hint="eastAsia"/>
            </w:rPr>
          </w:rPrChange>
        </w:rPr>
        <w:t>存储系统索引。当</w:t>
      </w:r>
      <w:proofErr w:type="gramStart"/>
      <w:r w:rsidRPr="00193049">
        <w:rPr>
          <w:rFonts w:cs="Times New Roman" w:hint="eastAsia"/>
          <w:rPrChange w:id="1679" w:author="zhouyou" w:date="2025-04-18T16:48:00Z">
            <w:rPr>
              <w:rFonts w:hint="eastAsia"/>
            </w:rPr>
          </w:rPrChange>
        </w:rPr>
        <w:t>主业务</w:t>
      </w:r>
      <w:proofErr w:type="gramEnd"/>
      <w:r w:rsidRPr="00193049">
        <w:rPr>
          <w:rFonts w:cs="Times New Roman" w:hint="eastAsia"/>
          <w:rPrChange w:id="1680" w:author="zhouyou" w:date="2025-04-18T16:48:00Z">
            <w:rPr>
              <w:rFonts w:hint="eastAsia"/>
            </w:rPr>
          </w:rPrChange>
        </w:rPr>
        <w:t>系统失效或不维护时，光盘或者光盘库上的文件逻辑归集到</w:t>
      </w:r>
      <w:r w:rsidRPr="00193049">
        <w:rPr>
          <w:rFonts w:cs="Times New Roman"/>
          <w:rPrChange w:id="1681" w:author="zhouyou" w:date="2025-04-18T16:48:00Z">
            <w:rPr/>
          </w:rPrChange>
        </w:rPr>
        <w:t>ZB</w:t>
      </w:r>
      <w:r w:rsidRPr="00193049">
        <w:rPr>
          <w:rFonts w:cs="Times New Roman" w:hint="eastAsia"/>
          <w:rPrChange w:id="1682" w:author="zhouyou" w:date="2025-04-18T16:48:00Z">
            <w:rPr>
              <w:rFonts w:hint="eastAsia"/>
            </w:rPr>
          </w:rPrChange>
        </w:rPr>
        <w:t>海量</w:t>
      </w:r>
      <w:proofErr w:type="gramStart"/>
      <w:r w:rsidRPr="00193049">
        <w:rPr>
          <w:rFonts w:cs="Times New Roman" w:hint="eastAsia"/>
          <w:rPrChange w:id="1683" w:author="zhouyou" w:date="2025-04-18T16:48:00Z">
            <w:rPr>
              <w:rFonts w:hint="eastAsia"/>
            </w:rPr>
          </w:rPrChange>
        </w:rPr>
        <w:t>冷数据</w:t>
      </w:r>
      <w:proofErr w:type="gramEnd"/>
      <w:r w:rsidRPr="00193049">
        <w:rPr>
          <w:rFonts w:cs="Times New Roman" w:hint="eastAsia"/>
          <w:rPrChange w:id="1684" w:author="zhouyou" w:date="2025-04-18T16:48:00Z">
            <w:rPr>
              <w:rFonts w:hint="eastAsia"/>
            </w:rPr>
          </w:rPrChange>
        </w:rPr>
        <w:t>长效存储系统中统</w:t>
      </w:r>
      <w:proofErr w:type="gramStart"/>
      <w:r w:rsidRPr="00193049">
        <w:rPr>
          <w:rFonts w:cs="Times New Roman" w:hint="eastAsia"/>
          <w:rPrChange w:id="1685" w:author="zhouyou" w:date="2025-04-18T16:48:00Z">
            <w:rPr>
              <w:rFonts w:hint="eastAsia"/>
            </w:rPr>
          </w:rPrChange>
        </w:rPr>
        <w:t>一</w:t>
      </w:r>
      <w:proofErr w:type="gramEnd"/>
      <w:r w:rsidRPr="00193049">
        <w:rPr>
          <w:rFonts w:cs="Times New Roman" w:hint="eastAsia"/>
          <w:rPrChange w:id="1686" w:author="zhouyou" w:date="2025-04-18T16:48:00Z">
            <w:rPr>
              <w:rFonts w:hint="eastAsia"/>
            </w:rPr>
          </w:rPrChange>
        </w:rPr>
        <w:t>管理。此时</w:t>
      </w:r>
      <w:proofErr w:type="gramStart"/>
      <w:r w:rsidRPr="00193049">
        <w:rPr>
          <w:rFonts w:cs="Times New Roman" w:hint="eastAsia"/>
          <w:rPrChange w:id="1687" w:author="zhouyou" w:date="2025-04-18T16:48:00Z">
            <w:rPr>
              <w:rFonts w:hint="eastAsia"/>
            </w:rPr>
          </w:rPrChange>
        </w:rPr>
        <w:t>归集</w:t>
      </w:r>
      <w:r w:rsidRPr="00193049">
        <w:rPr>
          <w:rFonts w:cs="Times New Roman" w:hint="eastAsia"/>
          <w:rPrChange w:id="1688" w:author="zhouyou" w:date="2025-04-18T16:48:00Z">
            <w:rPr>
              <w:rFonts w:hint="eastAsia"/>
            </w:rPr>
          </w:rPrChange>
        </w:rPr>
        <w:lastRenderedPageBreak/>
        <w:t>仅</w:t>
      </w:r>
      <w:proofErr w:type="gramEnd"/>
      <w:r w:rsidRPr="00193049">
        <w:rPr>
          <w:rFonts w:cs="Times New Roman" w:hint="eastAsia"/>
          <w:rPrChange w:id="1689" w:author="zhouyou" w:date="2025-04-18T16:48:00Z">
            <w:rPr>
              <w:rFonts w:hint="eastAsia"/>
            </w:rPr>
          </w:rPrChange>
        </w:rPr>
        <w:t>是光盘数据集的元数据归集，光盘上的数据不变，因此无需对光盘上的数据进行物理迁移</w:t>
      </w:r>
      <w:r w:rsidRPr="00193049">
        <w:rPr>
          <w:rFonts w:cs="Times New Roman"/>
          <w:rPrChange w:id="1690" w:author="zhouyou" w:date="2025-04-18T16:48:00Z">
            <w:rPr/>
          </w:rPrChange>
        </w:rPr>
        <w:t>/</w:t>
      </w:r>
      <w:r w:rsidRPr="00193049">
        <w:rPr>
          <w:rFonts w:cs="Times New Roman" w:hint="eastAsia"/>
          <w:rPrChange w:id="1691" w:author="zhouyou" w:date="2025-04-18T16:48:00Z">
            <w:rPr>
              <w:rFonts w:hint="eastAsia"/>
            </w:rPr>
          </w:rPrChange>
        </w:rPr>
        <w:t>拷贝。</w:t>
      </w:r>
    </w:p>
    <w:p w14:paraId="39E2C406" w14:textId="77777777" w:rsidR="00677DB3" w:rsidRPr="00193049" w:rsidRDefault="003101FD">
      <w:pPr>
        <w:ind w:firstLine="560"/>
        <w:jc w:val="both"/>
        <w:rPr>
          <w:rFonts w:cs="Times New Roman"/>
          <w:rPrChange w:id="1692" w:author="zhouyou" w:date="2025-04-18T16:48:00Z">
            <w:rPr/>
          </w:rPrChange>
        </w:rPr>
        <w:pPrChange w:id="1693" w:author="zhouyou" w:date="2025-04-18T16:45:00Z">
          <w:pPr>
            <w:ind w:firstLine="560"/>
          </w:pPr>
        </w:pPrChange>
      </w:pPr>
      <w:r w:rsidRPr="00193049">
        <w:rPr>
          <w:rFonts w:cs="Times New Roman" w:hint="eastAsia"/>
          <w:rPrChange w:id="1694" w:author="zhouyou" w:date="2025-04-18T16:48:00Z">
            <w:rPr>
              <w:rFonts w:hint="eastAsia"/>
            </w:rPr>
          </w:rPrChange>
        </w:rPr>
        <w:t>此外，当业务存储系统老化和失效之后，光盘及光盘库能够直接连接和融入到</w:t>
      </w:r>
      <w:proofErr w:type="gramStart"/>
      <w:r w:rsidRPr="00193049">
        <w:rPr>
          <w:rFonts w:cs="Times New Roman" w:hint="eastAsia"/>
          <w:rPrChange w:id="1695" w:author="zhouyou" w:date="2025-04-18T16:48:00Z">
            <w:rPr>
              <w:rFonts w:hint="eastAsia"/>
            </w:rPr>
          </w:rPrChange>
        </w:rPr>
        <w:t>冷数据</w:t>
      </w:r>
      <w:proofErr w:type="gramEnd"/>
      <w:r w:rsidRPr="00193049">
        <w:rPr>
          <w:rFonts w:cs="Times New Roman" w:hint="eastAsia"/>
          <w:rPrChange w:id="1696" w:author="zhouyou" w:date="2025-04-18T16:48:00Z">
            <w:rPr>
              <w:rFonts w:hint="eastAsia"/>
            </w:rPr>
          </w:rPrChange>
        </w:rPr>
        <w:t>存储系统中，即使光盘库换代，也仅需要把物理光盘搬迁到新光盘库的盘库中，再更新</w:t>
      </w:r>
      <w:proofErr w:type="gramStart"/>
      <w:r w:rsidRPr="00193049">
        <w:rPr>
          <w:rFonts w:cs="Times New Roman" w:hint="eastAsia"/>
          <w:rPrChange w:id="1697" w:author="zhouyou" w:date="2025-04-18T16:48:00Z">
            <w:rPr>
              <w:rFonts w:hint="eastAsia"/>
            </w:rPr>
          </w:rPrChange>
        </w:rPr>
        <w:t>冷数据</w:t>
      </w:r>
      <w:proofErr w:type="gramEnd"/>
      <w:r w:rsidRPr="00193049">
        <w:rPr>
          <w:rFonts w:cs="Times New Roman" w:hint="eastAsia"/>
          <w:rPrChange w:id="1698" w:author="zhouyou" w:date="2025-04-18T16:48:00Z">
            <w:rPr>
              <w:rFonts w:hint="eastAsia"/>
            </w:rPr>
          </w:rPrChange>
        </w:rPr>
        <w:t>存储管理和索引信息。当业务系统的光盘物理迁移到海量</w:t>
      </w:r>
      <w:proofErr w:type="gramStart"/>
      <w:r w:rsidRPr="00193049">
        <w:rPr>
          <w:rFonts w:cs="Times New Roman" w:hint="eastAsia"/>
          <w:rPrChange w:id="1699" w:author="zhouyou" w:date="2025-04-18T16:48:00Z">
            <w:rPr>
              <w:rFonts w:hint="eastAsia"/>
            </w:rPr>
          </w:rPrChange>
        </w:rPr>
        <w:t>冷数据</w:t>
      </w:r>
      <w:proofErr w:type="gramEnd"/>
      <w:r w:rsidRPr="00193049">
        <w:rPr>
          <w:rFonts w:cs="Times New Roman" w:hint="eastAsia"/>
          <w:rPrChange w:id="1700" w:author="zhouyou" w:date="2025-04-18T16:48:00Z">
            <w:rPr>
              <w:rFonts w:hint="eastAsia"/>
            </w:rPr>
          </w:rPrChange>
        </w:rPr>
        <w:t>长效存储系统，</w:t>
      </w:r>
      <w:r w:rsidRPr="00193049">
        <w:rPr>
          <w:rFonts w:ascii="宋体" w:eastAsia="宋体" w:hAnsi="宋体" w:cs="宋体" w:hint="eastAsia"/>
          <w:rPrChange w:id="1701" w:author="zhouyou" w:date="2025-04-18T16:48:00Z">
            <w:rPr>
              <w:rFonts w:hint="eastAsia"/>
            </w:rPr>
          </w:rPrChange>
        </w:rPr>
        <w:t>⑤</w:t>
      </w:r>
      <w:r w:rsidRPr="00885D23">
        <w:rPr>
          <w:rFonts w:cs="Times New Roman" w:hint="eastAsia"/>
        </w:rPr>
        <w:t>可以扫描物理光盘上的文件元数据，从而重构文件命名空间。由于光盘日志文件及光盘镜像的自描述特性，可以将这部分迁移过来光盘的命名空间和存储系统归集到系统统一文件命名空间。</w:t>
      </w:r>
      <w:r w:rsidRPr="00193049">
        <w:rPr>
          <w:rFonts w:ascii="宋体" w:eastAsia="宋体" w:hAnsi="宋体" w:cs="宋体" w:hint="eastAsia"/>
          <w:rPrChange w:id="1702" w:author="zhouyou" w:date="2025-04-18T16:48:00Z">
            <w:rPr>
              <w:rFonts w:hint="eastAsia"/>
            </w:rPr>
          </w:rPrChange>
        </w:rPr>
        <w:t>⑥</w:t>
      </w:r>
      <w:r w:rsidRPr="00885D23">
        <w:rPr>
          <w:rFonts w:cs="Times New Roman" w:hint="eastAsia"/>
        </w:rPr>
        <w:t>在</w:t>
      </w:r>
      <w:r w:rsidRPr="00885D23">
        <w:rPr>
          <w:rFonts w:cs="Times New Roman"/>
        </w:rPr>
        <w:t>ZB</w:t>
      </w:r>
      <w:r w:rsidRPr="00885D23">
        <w:rPr>
          <w:rFonts w:cs="Times New Roman" w:hint="eastAsia"/>
        </w:rPr>
        <w:t>海量</w:t>
      </w:r>
      <w:proofErr w:type="gramStart"/>
      <w:r w:rsidRPr="00885D23">
        <w:rPr>
          <w:rFonts w:cs="Times New Roman" w:hint="eastAsia"/>
        </w:rPr>
        <w:t>冷数据</w:t>
      </w:r>
      <w:proofErr w:type="gramEnd"/>
      <w:r w:rsidRPr="00885D23">
        <w:rPr>
          <w:rFonts w:cs="Times New Roman" w:hint="eastAsia"/>
        </w:rPr>
        <w:t>长效存储系统中，可以通过系统统一文件命名空间查询文件，并进行文件数据读取过程。为了减少不必要的光盘读取，将在数据缓存节点保存一部分文件或者文件的一个部分；在元数据服务器中保存全部文件元数据信息。</w:t>
      </w:r>
    </w:p>
    <w:p w14:paraId="4B86F4C5" w14:textId="77777777" w:rsidR="00677DB3" w:rsidRPr="00193049" w:rsidRDefault="003101FD">
      <w:pPr>
        <w:ind w:firstLine="560"/>
        <w:jc w:val="both"/>
        <w:rPr>
          <w:rFonts w:cs="Times New Roman"/>
          <w:rPrChange w:id="1703" w:author="zhouyou" w:date="2025-04-18T16:48:00Z">
            <w:rPr/>
          </w:rPrChange>
        </w:rPr>
        <w:pPrChange w:id="1704" w:author="zhouyou" w:date="2025-04-18T16:45:00Z">
          <w:pPr>
            <w:ind w:firstLine="560"/>
          </w:pPr>
        </w:pPrChange>
      </w:pPr>
      <w:r w:rsidRPr="00193049">
        <w:rPr>
          <w:rFonts w:cs="Times New Roman" w:hint="eastAsia"/>
          <w:rPrChange w:id="1705" w:author="zhouyou" w:date="2025-04-18T16:48:00Z">
            <w:rPr>
              <w:rFonts w:hint="eastAsia"/>
            </w:rPr>
          </w:rPrChange>
        </w:rPr>
        <w:t>此外，</w:t>
      </w:r>
      <w:r w:rsidRPr="00193049">
        <w:rPr>
          <w:rFonts w:cs="Times New Roman"/>
          <w:rPrChange w:id="1706" w:author="zhouyou" w:date="2025-04-18T16:48:00Z">
            <w:rPr/>
          </w:rPrChange>
        </w:rPr>
        <w:t>ZB</w:t>
      </w:r>
      <w:r w:rsidRPr="00193049">
        <w:rPr>
          <w:rFonts w:cs="Times New Roman" w:hint="eastAsia"/>
          <w:rPrChange w:id="1707" w:author="zhouyou" w:date="2025-04-18T16:48:00Z">
            <w:rPr>
              <w:rFonts w:hint="eastAsia"/>
            </w:rPr>
          </w:rPrChange>
        </w:rPr>
        <w:t>海量</w:t>
      </w:r>
      <w:proofErr w:type="gramStart"/>
      <w:r w:rsidRPr="00193049">
        <w:rPr>
          <w:rFonts w:cs="Times New Roman" w:hint="eastAsia"/>
          <w:rPrChange w:id="1708" w:author="zhouyou" w:date="2025-04-18T16:48:00Z">
            <w:rPr>
              <w:rFonts w:hint="eastAsia"/>
            </w:rPr>
          </w:rPrChange>
        </w:rPr>
        <w:t>冷数据</w:t>
      </w:r>
      <w:proofErr w:type="gramEnd"/>
      <w:r w:rsidRPr="00193049">
        <w:rPr>
          <w:rFonts w:cs="Times New Roman" w:hint="eastAsia"/>
          <w:rPrChange w:id="1709" w:author="zhouyou" w:date="2025-04-18T16:48:00Z">
            <w:rPr>
              <w:rFonts w:hint="eastAsia"/>
            </w:rPr>
          </w:rPrChange>
        </w:rPr>
        <w:t>长效存储系统归集的数据还可以来源于一些分散的小规模存储系统，如</w:t>
      </w:r>
      <w:r w:rsidRPr="00885D23">
        <w:rPr>
          <w:rFonts w:cs="Times New Roman"/>
        </w:rPr>
        <w:fldChar w:fldCharType="begin"/>
      </w:r>
      <w:r w:rsidRPr="00193049">
        <w:rPr>
          <w:rFonts w:cs="Times New Roman"/>
          <w:rPrChange w:id="1710" w:author="zhouyou" w:date="2025-04-18T16:48:00Z">
            <w:rPr/>
          </w:rPrChange>
        </w:rPr>
        <w:instrText xml:space="preserve"> REF _Ref194069929 \h  \* MERGEFORMAT  \tdkey ph1c2g</w:instrText>
      </w:r>
      <w:r w:rsidRPr="00193049">
        <w:rPr>
          <w:rFonts w:cs="Times New Roman"/>
          <w:rPrChange w:id="1711" w:author="zhouyou" w:date="2025-04-18T16:48:00Z">
            <w:rPr>
              <w:rFonts w:cs="Times New Roman"/>
            </w:rPr>
          </w:rPrChange>
        </w:rPr>
      </w:r>
      <w:r w:rsidRPr="00193049">
        <w:rPr>
          <w:rFonts w:cs="Times New Roman"/>
          <w:rPrChange w:id="1712" w:author="zhouyou" w:date="2025-04-18T16:48:00Z">
            <w:rPr/>
          </w:rPrChange>
        </w:rPr>
        <w:fldChar w:fldCharType="separate"/>
      </w:r>
      <w:r w:rsidRPr="00885D23">
        <w:rPr>
          <w:rFonts w:cs="Times New Roman" w:hint="eastAsia"/>
        </w:rPr>
        <w:t>图</w:t>
      </w:r>
      <w:r w:rsidRPr="00885D23">
        <w:rPr>
          <w:rFonts w:cs="Times New Roman"/>
        </w:rPr>
        <w:t>3.6</w:t>
      </w:r>
      <w:r w:rsidRPr="00885D23">
        <w:rPr>
          <w:rFonts w:cs="Times New Roman"/>
        </w:rPr>
        <w:fldChar w:fldCharType="end"/>
      </w:r>
      <w:r w:rsidRPr="00885D23">
        <w:rPr>
          <w:rFonts w:cs="Times New Roman" w:hint="eastAsia"/>
        </w:rPr>
        <w:t>右边所示。由于其规模较小，除了按照</w:t>
      </w:r>
      <w:proofErr w:type="gramStart"/>
      <w:r w:rsidRPr="00885D23">
        <w:rPr>
          <w:rFonts w:cs="Times New Roman" w:hint="eastAsia"/>
        </w:rPr>
        <w:t>上述云</w:t>
      </w:r>
      <w:proofErr w:type="gramEnd"/>
      <w:r w:rsidRPr="00885D23">
        <w:rPr>
          <w:rFonts w:cs="Times New Roman"/>
        </w:rPr>
        <w:t>/</w:t>
      </w:r>
      <w:r w:rsidRPr="00885D23">
        <w:rPr>
          <w:rFonts w:cs="Times New Roman" w:hint="eastAsia"/>
        </w:rPr>
        <w:t>大规模存储系统的流程之外，</w:t>
      </w:r>
      <w:r w:rsidRPr="00193049">
        <w:rPr>
          <w:rFonts w:ascii="宋体" w:eastAsia="宋体" w:hAnsi="宋体" w:cs="宋体" w:hint="eastAsia"/>
          <w:rPrChange w:id="1713" w:author="zhouyou" w:date="2025-04-18T16:48:00Z">
            <w:rPr>
              <w:rFonts w:hint="eastAsia"/>
            </w:rPr>
          </w:rPrChange>
        </w:rPr>
        <w:t>②</w:t>
      </w:r>
      <w:r w:rsidRPr="00885D23">
        <w:rPr>
          <w:rFonts w:cs="Times New Roman" w:hint="eastAsia"/>
        </w:rPr>
        <w:t>还可以直接将其热</w:t>
      </w:r>
      <w:r w:rsidRPr="00885D23">
        <w:rPr>
          <w:rFonts w:cs="Times New Roman"/>
        </w:rPr>
        <w:t>/</w:t>
      </w:r>
      <w:proofErr w:type="gramStart"/>
      <w:r w:rsidRPr="00885D23">
        <w:rPr>
          <w:rFonts w:cs="Times New Roman" w:hint="eastAsia"/>
        </w:rPr>
        <w:t>温数据</w:t>
      </w:r>
      <w:proofErr w:type="gramEnd"/>
      <w:r w:rsidRPr="00885D23">
        <w:rPr>
          <w:rFonts w:cs="Times New Roman" w:hint="eastAsia"/>
        </w:rPr>
        <w:t>节点中的数据以备份方式，直接物理迁移</w:t>
      </w:r>
      <w:r w:rsidRPr="00193049">
        <w:rPr>
          <w:rFonts w:cs="Times New Roman"/>
          <w:rPrChange w:id="1714" w:author="zhouyou" w:date="2025-04-18T16:48:00Z">
            <w:rPr/>
          </w:rPrChange>
        </w:rPr>
        <w:t>/</w:t>
      </w:r>
      <w:r w:rsidRPr="00193049">
        <w:rPr>
          <w:rFonts w:cs="Times New Roman" w:hint="eastAsia"/>
          <w:rPrChange w:id="1715" w:author="zhouyou" w:date="2025-04-18T16:48:00Z">
            <w:rPr>
              <w:rFonts w:hint="eastAsia"/>
            </w:rPr>
          </w:rPrChange>
        </w:rPr>
        <w:t>拷贝到</w:t>
      </w:r>
      <w:r w:rsidRPr="00193049">
        <w:rPr>
          <w:rFonts w:cs="Times New Roman"/>
          <w:rPrChange w:id="1716" w:author="zhouyou" w:date="2025-04-18T16:48:00Z">
            <w:rPr/>
          </w:rPrChange>
        </w:rPr>
        <w:t>ZB</w:t>
      </w:r>
      <w:r w:rsidRPr="00193049">
        <w:rPr>
          <w:rFonts w:cs="Times New Roman" w:hint="eastAsia"/>
          <w:rPrChange w:id="1717" w:author="zhouyou" w:date="2025-04-18T16:48:00Z">
            <w:rPr>
              <w:rFonts w:hint="eastAsia"/>
            </w:rPr>
          </w:rPrChange>
        </w:rPr>
        <w:t>海量</w:t>
      </w:r>
      <w:proofErr w:type="gramStart"/>
      <w:r w:rsidRPr="00193049">
        <w:rPr>
          <w:rFonts w:cs="Times New Roman" w:hint="eastAsia"/>
          <w:rPrChange w:id="1718" w:author="zhouyou" w:date="2025-04-18T16:48:00Z">
            <w:rPr>
              <w:rFonts w:hint="eastAsia"/>
            </w:rPr>
          </w:rPrChange>
        </w:rPr>
        <w:t>冷数据</w:t>
      </w:r>
      <w:proofErr w:type="gramEnd"/>
      <w:r w:rsidRPr="00193049">
        <w:rPr>
          <w:rFonts w:cs="Times New Roman" w:hint="eastAsia"/>
          <w:rPrChange w:id="1719" w:author="zhouyou" w:date="2025-04-18T16:48:00Z">
            <w:rPr>
              <w:rFonts w:hint="eastAsia"/>
            </w:rPr>
          </w:rPrChange>
        </w:rPr>
        <w:t>长效存储系统的数据缓存节点中；</w:t>
      </w:r>
      <w:r w:rsidRPr="00193049">
        <w:rPr>
          <w:rFonts w:ascii="宋体" w:eastAsia="宋体" w:hAnsi="宋体" w:cs="宋体" w:hint="eastAsia"/>
          <w:rPrChange w:id="1720" w:author="zhouyou" w:date="2025-04-18T16:48:00Z">
            <w:rPr>
              <w:rFonts w:hint="eastAsia"/>
            </w:rPr>
          </w:rPrChange>
        </w:rPr>
        <w:t>③</w:t>
      </w:r>
      <w:r w:rsidRPr="00885D23">
        <w:rPr>
          <w:rFonts w:cs="Times New Roman" w:hint="eastAsia"/>
        </w:rPr>
        <w:t>在满足一定条件时（容量阈值或时间阈值）直接刻录到</w:t>
      </w:r>
      <w:r w:rsidRPr="00193049">
        <w:rPr>
          <w:rFonts w:cs="Times New Roman"/>
          <w:rPrChange w:id="1721" w:author="zhouyou" w:date="2025-04-18T16:48:00Z">
            <w:rPr/>
          </w:rPrChange>
        </w:rPr>
        <w:t>ZB</w:t>
      </w:r>
      <w:r w:rsidRPr="00193049">
        <w:rPr>
          <w:rFonts w:cs="Times New Roman" w:hint="eastAsia"/>
          <w:rPrChange w:id="1722" w:author="zhouyou" w:date="2025-04-18T16:48:00Z">
            <w:rPr>
              <w:rFonts w:hint="eastAsia"/>
            </w:rPr>
          </w:rPrChange>
        </w:rPr>
        <w:t>海量</w:t>
      </w:r>
      <w:proofErr w:type="gramStart"/>
      <w:r w:rsidRPr="00193049">
        <w:rPr>
          <w:rFonts w:cs="Times New Roman" w:hint="eastAsia"/>
          <w:rPrChange w:id="1723" w:author="zhouyou" w:date="2025-04-18T16:48:00Z">
            <w:rPr>
              <w:rFonts w:hint="eastAsia"/>
            </w:rPr>
          </w:rPrChange>
        </w:rPr>
        <w:t>冷数据</w:t>
      </w:r>
      <w:proofErr w:type="gramEnd"/>
      <w:r w:rsidRPr="00193049">
        <w:rPr>
          <w:rFonts w:cs="Times New Roman" w:hint="eastAsia"/>
          <w:rPrChange w:id="1724" w:author="zhouyou" w:date="2025-04-18T16:48:00Z">
            <w:rPr>
              <w:rFonts w:hint="eastAsia"/>
            </w:rPr>
          </w:rPrChange>
        </w:rPr>
        <w:t>长效存储系统的光盘库中。这一简化的流程可以帮助一些本身不具备长期可靠存储条件的小规模存储系统进行数据长期可靠且低成本的存储。</w:t>
      </w:r>
    </w:p>
    <w:p w14:paraId="1368F433" w14:textId="77777777" w:rsidR="00677DB3" w:rsidRPr="00193049" w:rsidRDefault="003101FD">
      <w:pPr>
        <w:ind w:firstLine="560"/>
        <w:jc w:val="both"/>
        <w:rPr>
          <w:rFonts w:cs="Times New Roman"/>
          <w:rPrChange w:id="1725" w:author="zhouyou" w:date="2025-04-18T16:48:00Z">
            <w:rPr/>
          </w:rPrChange>
        </w:rPr>
        <w:pPrChange w:id="1726" w:author="zhouyou" w:date="2025-04-18T16:45:00Z">
          <w:pPr>
            <w:ind w:firstLine="560"/>
          </w:pPr>
        </w:pPrChange>
      </w:pPr>
      <w:r w:rsidRPr="00193049">
        <w:rPr>
          <w:rFonts w:cs="Times New Roman"/>
          <w:rPrChange w:id="1727" w:author="zhouyou" w:date="2025-04-18T16:48:00Z">
            <w:rPr/>
          </w:rPrChange>
        </w:rPr>
        <w:lastRenderedPageBreak/>
        <w:t>ZB</w:t>
      </w:r>
      <w:r w:rsidRPr="00193049">
        <w:rPr>
          <w:rFonts w:cs="Times New Roman" w:hint="eastAsia"/>
          <w:rPrChange w:id="1728" w:author="zhouyou" w:date="2025-04-18T16:48:00Z">
            <w:rPr>
              <w:rFonts w:hint="eastAsia"/>
            </w:rPr>
          </w:rPrChange>
        </w:rPr>
        <w:t>级海量</w:t>
      </w:r>
      <w:proofErr w:type="gramStart"/>
      <w:r w:rsidRPr="00193049">
        <w:rPr>
          <w:rFonts w:cs="Times New Roman" w:hint="eastAsia"/>
          <w:rPrChange w:id="1729" w:author="zhouyou" w:date="2025-04-18T16:48:00Z">
            <w:rPr>
              <w:rFonts w:hint="eastAsia"/>
            </w:rPr>
          </w:rPrChange>
        </w:rPr>
        <w:t>冷数据</w:t>
      </w:r>
      <w:proofErr w:type="gramEnd"/>
      <w:r w:rsidRPr="00193049">
        <w:rPr>
          <w:rFonts w:cs="Times New Roman" w:hint="eastAsia"/>
          <w:rPrChange w:id="1730" w:author="zhouyou" w:date="2025-04-18T16:48:00Z">
            <w:rPr>
              <w:rFonts w:hint="eastAsia"/>
            </w:rPr>
          </w:rPrChange>
        </w:rPr>
        <w:t>存储系统与现有大规模系统相比，另</w:t>
      </w:r>
      <w:proofErr w:type="gramStart"/>
      <w:r w:rsidRPr="00193049">
        <w:rPr>
          <w:rFonts w:cs="Times New Roman" w:hint="eastAsia"/>
          <w:rPrChange w:id="1731" w:author="zhouyou" w:date="2025-04-18T16:48:00Z">
            <w:rPr>
              <w:rFonts w:hint="eastAsia"/>
            </w:rPr>
          </w:rPrChange>
        </w:rPr>
        <w:t>一需求</w:t>
      </w:r>
      <w:proofErr w:type="gramEnd"/>
      <w:r w:rsidRPr="00193049">
        <w:rPr>
          <w:rFonts w:cs="Times New Roman" w:hint="eastAsia"/>
          <w:rPrChange w:id="1732" w:author="zhouyou" w:date="2025-04-18T16:48:00Z">
            <w:rPr>
              <w:rFonts w:hint="eastAsia"/>
            </w:rPr>
          </w:rPrChange>
        </w:rPr>
        <w:t>是高能效比。传统以温热数据为主的大规模存储系统，有极高的性能要求，为了维持高性能需要消耗大量电能。</w:t>
      </w:r>
      <w:r w:rsidRPr="00193049">
        <w:rPr>
          <w:rFonts w:cs="Times New Roman"/>
          <w:rPrChange w:id="1733" w:author="zhouyou" w:date="2025-04-18T16:48:00Z">
            <w:rPr/>
          </w:rPrChange>
        </w:rPr>
        <w:t>ZB</w:t>
      </w:r>
      <w:proofErr w:type="gramStart"/>
      <w:r w:rsidRPr="00193049">
        <w:rPr>
          <w:rFonts w:cs="Times New Roman" w:hint="eastAsia"/>
          <w:rPrChange w:id="1734" w:author="zhouyou" w:date="2025-04-18T16:48:00Z">
            <w:rPr>
              <w:rFonts w:hint="eastAsia"/>
            </w:rPr>
          </w:rPrChange>
        </w:rPr>
        <w:t>级冷数据系统</w:t>
      </w:r>
      <w:proofErr w:type="gramEnd"/>
      <w:r w:rsidRPr="00193049">
        <w:rPr>
          <w:rFonts w:cs="Times New Roman" w:hint="eastAsia"/>
          <w:rPrChange w:id="1735" w:author="zhouyou" w:date="2025-04-18T16:48:00Z">
            <w:rPr>
              <w:rFonts w:hint="eastAsia"/>
            </w:rPr>
          </w:rPrChange>
        </w:rPr>
        <w:t>并没有很高的实时性能需求，尤其是请求响应时间可以是</w:t>
      </w:r>
      <w:proofErr w:type="gramStart"/>
      <w:r w:rsidRPr="00193049">
        <w:rPr>
          <w:rFonts w:cs="Times New Roman" w:hint="eastAsia"/>
          <w:rPrChange w:id="1736" w:author="zhouyou" w:date="2025-04-18T16:48:00Z">
            <w:rPr>
              <w:rFonts w:hint="eastAsia"/>
            </w:rPr>
          </w:rPrChange>
        </w:rPr>
        <w:t>分钟级</w:t>
      </w:r>
      <w:proofErr w:type="gramEnd"/>
      <w:r w:rsidRPr="00193049">
        <w:rPr>
          <w:rFonts w:cs="Times New Roman" w:hint="eastAsia"/>
          <w:rPrChange w:id="1737" w:author="zhouyou" w:date="2025-04-18T16:48:00Z">
            <w:rPr>
              <w:rFonts w:hint="eastAsia"/>
            </w:rPr>
          </w:rPrChange>
        </w:rPr>
        <w:t>甚至小时级，但要求数据必须可靠可信。因此存在优化空间降低运维成本，包括运行时功耗。</w:t>
      </w:r>
      <w:r w:rsidRPr="00193049">
        <w:rPr>
          <w:rFonts w:cs="Times New Roman"/>
          <w:rPrChange w:id="1738" w:author="zhouyou" w:date="2025-04-18T16:48:00Z">
            <w:rPr/>
          </w:rPrChange>
        </w:rPr>
        <w:t xml:space="preserve"> </w:t>
      </w:r>
      <w:r w:rsidRPr="00193049">
        <w:rPr>
          <w:rFonts w:cs="Times New Roman" w:hint="eastAsia"/>
          <w:rPrChange w:id="1739" w:author="zhouyou" w:date="2025-04-18T16:48:00Z">
            <w:rPr>
              <w:rFonts w:hint="eastAsia"/>
            </w:rPr>
          </w:rPrChange>
        </w:rPr>
        <w:t>为了提高海量</w:t>
      </w:r>
      <w:proofErr w:type="gramStart"/>
      <w:r w:rsidRPr="00193049">
        <w:rPr>
          <w:rFonts w:cs="Times New Roman" w:hint="eastAsia"/>
          <w:rPrChange w:id="1740" w:author="zhouyou" w:date="2025-04-18T16:48:00Z">
            <w:rPr>
              <w:rFonts w:hint="eastAsia"/>
            </w:rPr>
          </w:rPrChange>
        </w:rPr>
        <w:t>冷数据</w:t>
      </w:r>
      <w:proofErr w:type="gramEnd"/>
      <w:r w:rsidRPr="00193049">
        <w:rPr>
          <w:rFonts w:cs="Times New Roman" w:hint="eastAsia"/>
          <w:rPrChange w:id="1741" w:author="zhouyou" w:date="2025-04-18T16:48:00Z">
            <w:rPr>
              <w:rFonts w:hint="eastAsia"/>
            </w:rPr>
          </w:rPrChange>
        </w:rPr>
        <w:t>长期存储过程中的整体存储能效，可以考虑从三个方面优化，首先是通过使用能效比更高的光盘库作为存储节点以降低存储节点功耗；其次通过使用固态盘来减少大量的内存占用，以降低元数据服务器的功耗；最后是通过数据布局和任务调度，减少实际运行的存储节点和元数据服务器的数量，从而进一步从整体上降低系统能耗。</w:t>
      </w:r>
    </w:p>
    <w:p w14:paraId="3C6CF8B5" w14:textId="77777777" w:rsidR="00677DB3" w:rsidRPr="00193049" w:rsidRDefault="003101FD">
      <w:pPr>
        <w:ind w:firstLineChars="0" w:firstLine="0"/>
        <w:jc w:val="both"/>
        <w:outlineLvl w:val="3"/>
        <w:rPr>
          <w:rFonts w:cs="Times New Roman"/>
          <w:b/>
          <w:bCs/>
          <w:color w:val="000000" w:themeColor="text1"/>
          <w:rPrChange w:id="1742" w:author="zhouyou" w:date="2025-04-18T16:48:00Z">
            <w:rPr>
              <w:rFonts w:ascii="仿宋" w:hAnsi="仿宋"/>
              <w:b/>
              <w:bCs/>
              <w:color w:val="000000" w:themeColor="text1"/>
            </w:rPr>
          </w:rPrChange>
        </w:rPr>
        <w:pPrChange w:id="1743" w:author="zhouyou" w:date="2025-04-18T16:45:00Z">
          <w:pPr>
            <w:ind w:firstLineChars="0" w:firstLine="0"/>
            <w:outlineLvl w:val="3"/>
          </w:pPr>
        </w:pPrChange>
      </w:pPr>
      <w:r w:rsidRPr="00193049">
        <w:rPr>
          <w:rFonts w:cs="Times New Roman" w:hint="eastAsia"/>
          <w:b/>
          <w:bCs/>
          <w:color w:val="000000" w:themeColor="text1"/>
          <w:rPrChange w:id="1744" w:author="zhouyou" w:date="2025-04-18T16:48:00Z">
            <w:rPr>
              <w:rFonts w:ascii="仿宋" w:hAnsi="仿宋" w:hint="eastAsia"/>
              <w:b/>
              <w:bCs/>
              <w:color w:val="000000" w:themeColor="text1"/>
            </w:rPr>
          </w:rPrChange>
        </w:rPr>
        <w:t>（</w:t>
      </w:r>
      <w:r w:rsidRPr="00193049">
        <w:rPr>
          <w:rFonts w:cs="Times New Roman"/>
          <w:b/>
          <w:bCs/>
          <w:color w:val="000000" w:themeColor="text1"/>
          <w:rPrChange w:id="1745" w:author="zhouyou" w:date="2025-04-18T16:48:00Z">
            <w:rPr>
              <w:rFonts w:ascii="仿宋" w:hAnsi="仿宋"/>
              <w:b/>
              <w:bCs/>
              <w:color w:val="000000" w:themeColor="text1"/>
            </w:rPr>
          </w:rPrChange>
        </w:rPr>
        <w:t>2</w:t>
      </w:r>
      <w:r w:rsidRPr="00193049">
        <w:rPr>
          <w:rFonts w:cs="Times New Roman" w:hint="eastAsia"/>
          <w:b/>
          <w:bCs/>
          <w:color w:val="000000" w:themeColor="text1"/>
          <w:rPrChange w:id="1746" w:author="zhouyou" w:date="2025-04-18T16:48:00Z">
            <w:rPr>
              <w:rFonts w:ascii="仿宋" w:hAnsi="仿宋" w:hint="eastAsia"/>
              <w:b/>
              <w:bCs/>
              <w:color w:val="000000" w:themeColor="text1"/>
            </w:rPr>
          </w:rPrChange>
        </w:rPr>
        <w:t>）研究高能效分布式元数据管理系统</w:t>
      </w:r>
    </w:p>
    <w:p w14:paraId="3B8E09BA" w14:textId="1B93A8E7" w:rsidR="00677DB3" w:rsidRPr="00193049" w:rsidRDefault="003101FD">
      <w:pPr>
        <w:ind w:firstLine="560"/>
        <w:jc w:val="both"/>
        <w:rPr>
          <w:rFonts w:cs="Times New Roman"/>
          <w:rPrChange w:id="1747" w:author="zhouyou" w:date="2025-04-18T16:48:00Z">
            <w:rPr/>
          </w:rPrChange>
        </w:rPr>
        <w:pPrChange w:id="1748" w:author="zhouyou" w:date="2025-04-18T16:45:00Z">
          <w:pPr>
            <w:ind w:firstLine="560"/>
          </w:pPr>
        </w:pPrChange>
      </w:pPr>
      <w:r w:rsidRPr="00885D23">
        <w:rPr>
          <w:rFonts w:cs="Times New Roman" w:hint="eastAsia"/>
        </w:rPr>
        <w:t>研究支持</w:t>
      </w:r>
      <w:r w:rsidRPr="00885D23">
        <w:rPr>
          <w:rFonts w:cs="Times New Roman"/>
        </w:rPr>
        <w:t>ZB</w:t>
      </w:r>
      <w:r w:rsidRPr="00885D23">
        <w:rPr>
          <w:rFonts w:cs="Times New Roman" w:hint="eastAsia"/>
        </w:rPr>
        <w:t>级数据管理的高能效元数据服务集群，用于存储和管理万亿级文件元数据，比如目录结构、文件位置、文件属性和权限等信息</w:t>
      </w:r>
      <w:ins w:id="1749" w:author="zhouyou" w:date="2025-04-18T16:49:00Z">
        <w:r w:rsidR="00B76A5F" w:rsidRPr="00B76A5F">
          <w:rPr>
            <w:rFonts w:cs="Times New Roman" w:hint="eastAsia"/>
            <w:highlight w:val="yellow"/>
            <w:rPrChange w:id="1750" w:author="zhouyou" w:date="2025-04-18T16:51:00Z">
              <w:rPr>
                <w:rFonts w:cs="Times New Roman" w:hint="eastAsia"/>
              </w:rPr>
            </w:rPrChange>
          </w:rPr>
          <w:t>，如</w:t>
        </w:r>
      </w:ins>
      <w:ins w:id="1751" w:author="zhouyou" w:date="2025-04-18T16:50:00Z">
        <w:r w:rsidR="00B76A5F" w:rsidRPr="00B76A5F">
          <w:rPr>
            <w:rFonts w:cs="Times New Roman" w:hint="eastAsia"/>
            <w:highlight w:val="yellow"/>
            <w:rPrChange w:id="1752" w:author="zhouyou" w:date="2025-04-18T16:51:00Z">
              <w:rPr>
                <w:rFonts w:cs="Times New Roman" w:hint="eastAsia"/>
              </w:rPr>
            </w:rPrChange>
          </w:rPr>
          <w:t>图</w:t>
        </w:r>
        <w:r w:rsidR="00B76A5F" w:rsidRPr="00B76A5F">
          <w:rPr>
            <w:rFonts w:cs="Times New Roman"/>
            <w:highlight w:val="yellow"/>
            <w:rPrChange w:id="1753" w:author="zhouyou" w:date="2025-04-18T16:51:00Z">
              <w:rPr>
                <w:rFonts w:cs="Times New Roman"/>
              </w:rPr>
            </w:rPrChange>
          </w:rPr>
          <w:t>3.7</w:t>
        </w:r>
      </w:ins>
      <w:ins w:id="1754" w:author="zhouyou" w:date="2025-04-18T16:49:00Z">
        <w:r w:rsidR="00B76A5F" w:rsidRPr="00B76A5F">
          <w:rPr>
            <w:rFonts w:cs="Times New Roman" w:hint="eastAsia"/>
            <w:highlight w:val="yellow"/>
            <w:rPrChange w:id="1755" w:author="zhouyou" w:date="2025-04-18T16:51:00Z">
              <w:rPr>
                <w:rFonts w:cs="Times New Roman" w:hint="eastAsia"/>
              </w:rPr>
            </w:rPrChange>
          </w:rPr>
          <w:t>所示</w:t>
        </w:r>
      </w:ins>
      <w:r w:rsidRPr="00885D23">
        <w:rPr>
          <w:rFonts w:cs="Times New Roman" w:hint="eastAsia"/>
        </w:rPr>
        <w:t>。基于</w:t>
      </w:r>
      <w:r w:rsidRPr="00885D23">
        <w:rPr>
          <w:rFonts w:cs="Times New Roman"/>
        </w:rPr>
        <w:t>RAFT</w:t>
      </w:r>
      <w:r w:rsidRPr="00885D23">
        <w:rPr>
          <w:rFonts w:cs="Times New Roman" w:hint="eastAsia"/>
        </w:rPr>
        <w:t>协议实现一个高可用的分布式键值存储系统，研究基于低延迟高带宽网络元数据服务水平扩展机制。从上到下分为三层，上层客户端（</w:t>
      </w:r>
      <w:r w:rsidRPr="00193049">
        <w:rPr>
          <w:rFonts w:cs="Times New Roman"/>
          <w:rPrChange w:id="1756" w:author="zhouyou" w:date="2025-04-18T16:48:00Z">
            <w:rPr/>
          </w:rPrChange>
        </w:rPr>
        <w:t>client</w:t>
      </w:r>
      <w:r w:rsidRPr="00193049">
        <w:rPr>
          <w:rFonts w:cs="Times New Roman" w:hint="eastAsia"/>
          <w:rPrChange w:id="1757" w:author="zhouyou" w:date="2025-04-18T16:48:00Z">
            <w:rPr>
              <w:rFonts w:hint="eastAsia"/>
            </w:rPr>
          </w:rPrChange>
        </w:rPr>
        <w:t>）负责访问的路由关系查找、访问能力以及事务协调，中间层元数据管理（</w:t>
      </w:r>
      <w:r w:rsidRPr="00193049">
        <w:rPr>
          <w:rFonts w:cs="Times New Roman"/>
          <w:rPrChange w:id="1758" w:author="zhouyou" w:date="2025-04-18T16:48:00Z">
            <w:rPr/>
          </w:rPrChange>
        </w:rPr>
        <w:t>MDS</w:t>
      </w:r>
      <w:r w:rsidRPr="00193049">
        <w:rPr>
          <w:rFonts w:cs="Times New Roman" w:hint="eastAsia"/>
          <w:rPrChange w:id="1759" w:author="zhouyou" w:date="2025-04-18T16:48:00Z">
            <w:rPr>
              <w:rFonts w:hint="eastAsia"/>
            </w:rPr>
          </w:rPrChange>
        </w:rPr>
        <w:t>）是元数据计算代理，负责加工转化</w:t>
      </w:r>
      <w:r w:rsidR="00A36039" w:rsidRPr="00193049">
        <w:rPr>
          <w:rFonts w:cs="Times New Roman"/>
          <w:rPrChange w:id="1760" w:author="zhouyou" w:date="2025-04-18T16:48:00Z">
            <w:rPr/>
          </w:rPrChange>
        </w:rPr>
        <w:t>KV</w:t>
      </w:r>
      <w:r w:rsidRPr="00193049">
        <w:rPr>
          <w:rFonts w:cs="Times New Roman" w:hint="eastAsia"/>
          <w:rPrChange w:id="1761" w:author="zhouyou" w:date="2025-04-18T16:48:00Z">
            <w:rPr>
              <w:rFonts w:hint="eastAsia"/>
            </w:rPr>
          </w:rPrChange>
        </w:rPr>
        <w:t>的读写请求以及事务请求。下层分布式键值存储（</w:t>
      </w:r>
      <w:r w:rsidR="00A36039" w:rsidRPr="00193049">
        <w:rPr>
          <w:rFonts w:cs="Times New Roman"/>
          <w:rPrChange w:id="1762" w:author="zhouyou" w:date="2025-04-18T16:48:00Z">
            <w:rPr/>
          </w:rPrChange>
        </w:rPr>
        <w:t>KV</w:t>
      </w:r>
      <w:r w:rsidRPr="00193049">
        <w:rPr>
          <w:rFonts w:cs="Times New Roman" w:hint="eastAsia"/>
          <w:rPrChange w:id="1763" w:author="zhouyou" w:date="2025-04-18T16:48:00Z">
            <w:rPr>
              <w:rFonts w:hint="eastAsia"/>
            </w:rPr>
          </w:rPrChange>
        </w:rPr>
        <w:t>）引擎负责元数据的分区存储、一致性保证、冗余保证、高可扩展等。</w:t>
      </w:r>
      <w:proofErr w:type="gramStart"/>
      <w:r w:rsidRPr="00193049">
        <w:rPr>
          <w:rFonts w:cs="Times New Roman" w:hint="eastAsia"/>
          <w:rPrChange w:id="1764" w:author="zhouyou" w:date="2025-04-18T16:48:00Z">
            <w:rPr>
              <w:rFonts w:hint="eastAsia"/>
            </w:rPr>
          </w:rPrChange>
        </w:rPr>
        <w:t>采用存算分离</w:t>
      </w:r>
      <w:proofErr w:type="gramEnd"/>
      <w:r w:rsidRPr="00193049">
        <w:rPr>
          <w:rFonts w:cs="Times New Roman" w:hint="eastAsia"/>
          <w:rPrChange w:id="1765" w:author="zhouyou" w:date="2025-04-18T16:48:00Z">
            <w:rPr>
              <w:rFonts w:hint="eastAsia"/>
            </w:rPr>
          </w:rPrChange>
        </w:rPr>
        <w:t>垂直扩展架构，将元数据存储层和语义层分离以支持独立扩展，大幅提升系统的处理扩展性和数据规模。</w:t>
      </w:r>
    </w:p>
    <w:p w14:paraId="5317F378" w14:textId="77777777" w:rsidR="00677DB3" w:rsidRPr="00885D23" w:rsidRDefault="003101FD">
      <w:pPr>
        <w:keepNext/>
        <w:spacing w:before="468" w:after="156"/>
        <w:ind w:firstLineChars="71" w:firstLine="199"/>
        <w:jc w:val="center"/>
        <w:rPr>
          <w:rFonts w:cs="Times New Roman"/>
        </w:rPr>
        <w:pPrChange w:id="1766" w:author="zhouyou" w:date="2025-04-18T16:48:00Z">
          <w:pPr>
            <w:keepNext/>
            <w:spacing w:before="468" w:after="156"/>
            <w:ind w:firstLineChars="71" w:firstLine="199"/>
          </w:pPr>
        </w:pPrChange>
      </w:pPr>
      <w:r w:rsidRPr="00885D23">
        <w:rPr>
          <w:rFonts w:cs="Times New Roman"/>
          <w:noProof/>
          <w:color w:val="000000"/>
        </w:rPr>
        <w:lastRenderedPageBreak/>
        <w:drawing>
          <wp:inline distT="0" distB="0" distL="0" distR="0" wp14:anchorId="6579388C" wp14:editId="767B3563">
            <wp:extent cx="5274310" cy="1930400"/>
            <wp:effectExtent l="0" t="0" r="0" b="0"/>
            <wp:docPr id="1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noChangeArrowheads="1"/>
                    </pic:cNvPicPr>
                  </pic:nvPicPr>
                  <pic:blipFill>
                    <a:blip r:embed="rId20"/>
                    <a:srcRect/>
                    <a:stretch>
                      <a:fillRect/>
                    </a:stretch>
                  </pic:blipFill>
                  <pic:spPr>
                    <a:xfrm>
                      <a:off x="0" y="0"/>
                      <a:ext cx="5274310" cy="1930400"/>
                    </a:xfrm>
                    <a:prstGeom prst="rect">
                      <a:avLst/>
                    </a:prstGeom>
                    <a:noFill/>
                    <a:ln>
                      <a:noFill/>
                    </a:ln>
                  </pic:spPr>
                </pic:pic>
              </a:graphicData>
            </a:graphic>
          </wp:inline>
        </w:drawing>
      </w:r>
    </w:p>
    <w:p w14:paraId="58E426B2" w14:textId="0AF78A23" w:rsidR="00677DB3" w:rsidRPr="00193049" w:rsidRDefault="003101FD">
      <w:pPr>
        <w:pStyle w:val="af3"/>
        <w:ind w:firstLine="480"/>
        <w:rPr>
          <w:rFonts w:cs="Times New Roman"/>
          <w:rPrChange w:id="1767" w:author="zhouyou" w:date="2025-04-18T16:48:00Z">
            <w:rPr>
              <w:rFonts w:ascii="仿宋" w:hAnsi="仿宋"/>
            </w:rPr>
          </w:rPrChange>
        </w:rPr>
      </w:pPr>
      <w:r w:rsidRPr="00193049">
        <w:rPr>
          <w:rFonts w:cs="Times New Roman" w:hint="eastAsia"/>
          <w:rPrChange w:id="1768" w:author="zhouyou" w:date="2025-04-18T16:48:00Z">
            <w:rPr>
              <w:rFonts w:ascii="仿宋" w:hAnsi="仿宋" w:hint="eastAsia"/>
            </w:rPr>
          </w:rPrChange>
        </w:rPr>
        <w:t>图</w:t>
      </w:r>
      <w:r w:rsidRPr="00193049">
        <w:rPr>
          <w:rFonts w:cs="Times New Roman"/>
          <w:rPrChange w:id="1769" w:author="zhouyou" w:date="2025-04-18T16:48:00Z">
            <w:rPr>
              <w:rFonts w:ascii="仿宋" w:hAnsi="仿宋"/>
            </w:rPr>
          </w:rPrChange>
        </w:rPr>
        <w:t>3.</w:t>
      </w:r>
      <w:r w:rsidRPr="00193049">
        <w:rPr>
          <w:rFonts w:cs="Times New Roman" w:hint="eastAsia"/>
          <w:rPrChange w:id="1770" w:author="zhouyou" w:date="2025-04-18T16:48:00Z">
            <w:rPr>
              <w:rFonts w:ascii="仿宋" w:hAnsi="仿宋" w:hint="eastAsia"/>
            </w:rPr>
          </w:rPrChange>
        </w:rPr>
        <w:fldChar w:fldCharType="begin"/>
      </w:r>
      <w:r w:rsidRPr="00193049">
        <w:rPr>
          <w:rFonts w:cs="Times New Roman"/>
          <w:rPrChange w:id="1771" w:author="zhouyou" w:date="2025-04-18T16:48:00Z">
            <w:rPr>
              <w:rFonts w:ascii="仿宋" w:hAnsi="仿宋"/>
            </w:rPr>
          </w:rPrChange>
        </w:rPr>
        <w:instrText xml:space="preserve"> SEQ </w:instrText>
      </w:r>
      <w:r w:rsidRPr="00193049">
        <w:rPr>
          <w:rFonts w:cs="Times New Roman" w:hint="eastAsia"/>
          <w:rPrChange w:id="1772" w:author="zhouyou" w:date="2025-04-18T16:48:00Z">
            <w:rPr>
              <w:rFonts w:ascii="仿宋" w:hAnsi="仿宋" w:hint="eastAsia"/>
            </w:rPr>
          </w:rPrChange>
        </w:rPr>
        <w:instrText>图</w:instrText>
      </w:r>
      <w:r w:rsidRPr="00193049">
        <w:rPr>
          <w:rFonts w:cs="Times New Roman"/>
          <w:rPrChange w:id="1773" w:author="zhouyou" w:date="2025-04-18T16:48:00Z">
            <w:rPr>
              <w:rFonts w:ascii="仿宋" w:hAnsi="仿宋"/>
            </w:rPr>
          </w:rPrChange>
        </w:rPr>
        <w:instrText xml:space="preserve">3. \* ARABIC </w:instrText>
      </w:r>
      <w:r w:rsidRPr="00193049">
        <w:rPr>
          <w:rFonts w:cs="Times New Roman" w:hint="eastAsia"/>
          <w:rPrChange w:id="1774" w:author="zhouyou" w:date="2025-04-18T16:48:00Z">
            <w:rPr>
              <w:rFonts w:ascii="仿宋" w:hAnsi="仿宋" w:hint="eastAsia"/>
            </w:rPr>
          </w:rPrChange>
        </w:rPr>
        <w:fldChar w:fldCharType="separate"/>
      </w:r>
      <w:r w:rsidR="00DE3371" w:rsidRPr="00193049">
        <w:rPr>
          <w:rFonts w:cs="Times New Roman"/>
          <w:noProof/>
          <w:rPrChange w:id="1775" w:author="zhouyou" w:date="2025-04-18T16:48:00Z">
            <w:rPr>
              <w:rFonts w:ascii="仿宋" w:hAnsi="仿宋"/>
              <w:noProof/>
            </w:rPr>
          </w:rPrChange>
        </w:rPr>
        <w:t>7</w:t>
      </w:r>
      <w:r w:rsidRPr="00193049">
        <w:rPr>
          <w:rFonts w:cs="Times New Roman" w:hint="eastAsia"/>
          <w:rPrChange w:id="1776" w:author="zhouyou" w:date="2025-04-18T16:48:00Z">
            <w:rPr>
              <w:rFonts w:ascii="仿宋" w:hAnsi="仿宋" w:hint="eastAsia"/>
            </w:rPr>
          </w:rPrChange>
        </w:rPr>
        <w:fldChar w:fldCharType="end"/>
      </w:r>
      <w:r w:rsidRPr="00193049">
        <w:rPr>
          <w:rFonts w:cs="Times New Roman"/>
          <w:rPrChange w:id="1777" w:author="zhouyou" w:date="2025-04-18T16:48:00Z">
            <w:rPr>
              <w:rFonts w:ascii="仿宋" w:hAnsi="仿宋"/>
            </w:rPr>
          </w:rPrChange>
        </w:rPr>
        <w:t xml:space="preserve"> </w:t>
      </w:r>
      <w:r w:rsidRPr="00193049">
        <w:rPr>
          <w:rFonts w:cs="Times New Roman"/>
          <w:rPrChange w:id="1778" w:author="zhouyou" w:date="2025-04-18T16:48:00Z">
            <w:rPr>
              <w:rFonts w:ascii="仿宋" w:hAnsi="仿宋"/>
            </w:rPr>
          </w:rPrChange>
        </w:rPr>
        <w:t>高能效分布式元数据管理系统研究路线图</w:t>
      </w:r>
    </w:p>
    <w:p w14:paraId="43AD6E47" w14:textId="252B8D95" w:rsidR="00677DB3" w:rsidRPr="00193049" w:rsidRDefault="003101FD">
      <w:pPr>
        <w:ind w:firstLine="560"/>
        <w:jc w:val="both"/>
        <w:rPr>
          <w:rFonts w:cs="Times New Roman"/>
          <w:rPrChange w:id="1779" w:author="zhouyou" w:date="2025-04-18T16:48:00Z">
            <w:rPr/>
          </w:rPrChange>
        </w:rPr>
        <w:pPrChange w:id="1780" w:author="zhouyou" w:date="2025-04-18T16:45:00Z">
          <w:pPr>
            <w:ind w:firstLine="560"/>
          </w:pPr>
        </w:pPrChange>
      </w:pPr>
      <w:r w:rsidRPr="00885D23">
        <w:rPr>
          <w:rFonts w:cs="Times New Roman" w:hint="eastAsia"/>
        </w:rPr>
        <w:t>构建</w:t>
      </w:r>
      <w:proofErr w:type="gramStart"/>
      <w:r w:rsidRPr="00885D23">
        <w:rPr>
          <w:rFonts w:cs="Times New Roman" w:hint="eastAsia"/>
        </w:rPr>
        <w:t>用户态</w:t>
      </w:r>
      <w:r w:rsidR="00A36039" w:rsidRPr="00885D23">
        <w:rPr>
          <w:rFonts w:cs="Times New Roman" w:hint="eastAsia"/>
        </w:rPr>
        <w:t>键值</w:t>
      </w:r>
      <w:proofErr w:type="gramEnd"/>
      <w:r w:rsidR="00A36039" w:rsidRPr="00885D23">
        <w:rPr>
          <w:rFonts w:cs="Times New Roman" w:hint="eastAsia"/>
        </w:rPr>
        <w:t>对（</w:t>
      </w:r>
      <w:r w:rsidR="00A36039" w:rsidRPr="00885D23">
        <w:rPr>
          <w:rFonts w:cs="Times New Roman"/>
        </w:rPr>
        <w:t>KV</w:t>
      </w:r>
      <w:r w:rsidR="00A36039" w:rsidRPr="00885D23">
        <w:rPr>
          <w:rFonts w:cs="Times New Roman" w:hint="eastAsia"/>
        </w:rPr>
        <w:t>）</w:t>
      </w:r>
      <w:r w:rsidRPr="00885D23">
        <w:rPr>
          <w:rFonts w:cs="Times New Roman" w:hint="eastAsia"/>
        </w:rPr>
        <w:t>存储引擎，首先需要实现</w:t>
      </w:r>
      <w:r w:rsidR="00A36039" w:rsidRPr="00193049">
        <w:rPr>
          <w:rFonts w:cs="Times New Roman"/>
          <w:rPrChange w:id="1781" w:author="zhouyou" w:date="2025-04-18T16:48:00Z">
            <w:rPr/>
          </w:rPrChange>
        </w:rPr>
        <w:t>KV</w:t>
      </w:r>
      <w:r w:rsidRPr="00193049">
        <w:rPr>
          <w:rFonts w:cs="Times New Roman" w:hint="eastAsia"/>
          <w:rPrChange w:id="1782" w:author="zhouyou" w:date="2025-04-18T16:48:00Z">
            <w:rPr>
              <w:rFonts w:hint="eastAsia"/>
            </w:rPr>
          </w:rPrChange>
        </w:rPr>
        <w:t>引擎数据使用用户态文件系统存储，本项目计划优化</w:t>
      </w:r>
      <w:r w:rsidRPr="00193049">
        <w:rPr>
          <w:rFonts w:cs="Times New Roman"/>
          <w:rPrChange w:id="1783" w:author="zhouyou" w:date="2025-04-18T16:48:00Z">
            <w:rPr/>
          </w:rPrChange>
        </w:rPr>
        <w:t>SPDK</w:t>
      </w:r>
      <w:r w:rsidRPr="00193049">
        <w:rPr>
          <w:rFonts w:cs="Times New Roman" w:hint="eastAsia"/>
          <w:rPrChange w:id="1784" w:author="zhouyou" w:date="2025-04-18T16:48:00Z">
            <w:rPr>
              <w:rFonts w:hint="eastAsia"/>
            </w:rPr>
          </w:rPrChange>
        </w:rPr>
        <w:t>提供的用户态文件系统，实现</w:t>
      </w:r>
      <w:r w:rsidR="00A36039" w:rsidRPr="00193049">
        <w:rPr>
          <w:rFonts w:cs="Times New Roman"/>
          <w:rPrChange w:id="1785" w:author="zhouyou" w:date="2025-04-18T16:48:00Z">
            <w:rPr/>
          </w:rPrChange>
        </w:rPr>
        <w:t>KV</w:t>
      </w:r>
      <w:r w:rsidRPr="00193049">
        <w:rPr>
          <w:rFonts w:cs="Times New Roman" w:hint="eastAsia"/>
          <w:rPrChange w:id="1786" w:author="zhouyou" w:date="2025-04-18T16:48:00Z">
            <w:rPr>
              <w:rFonts w:hint="eastAsia"/>
            </w:rPr>
          </w:rPrChange>
        </w:rPr>
        <w:t>数据底层存储。</w:t>
      </w:r>
    </w:p>
    <w:p w14:paraId="302C6D8C" w14:textId="1CFF78A6" w:rsidR="00677DB3" w:rsidRPr="00885D23" w:rsidRDefault="003101FD">
      <w:pPr>
        <w:ind w:firstLine="560"/>
        <w:jc w:val="both"/>
        <w:rPr>
          <w:rFonts w:cs="Times New Roman"/>
        </w:rPr>
        <w:pPrChange w:id="1787" w:author="zhouyou" w:date="2025-04-18T16:45:00Z">
          <w:pPr>
            <w:ind w:firstLine="560"/>
          </w:pPr>
        </w:pPrChange>
      </w:pPr>
      <w:r w:rsidRPr="00193049">
        <w:rPr>
          <w:rFonts w:cs="Times New Roman"/>
          <w:rPrChange w:id="1788" w:author="zhouyou" w:date="2025-04-18T16:48:00Z">
            <w:rPr/>
          </w:rPrChange>
        </w:rPr>
        <w:t>SPDK</w:t>
      </w:r>
      <w:r w:rsidRPr="00193049">
        <w:rPr>
          <w:rFonts w:cs="Times New Roman" w:hint="eastAsia"/>
          <w:rPrChange w:id="1789" w:author="zhouyou" w:date="2025-04-18T16:48:00Z">
            <w:rPr>
              <w:rFonts w:hint="eastAsia"/>
            </w:rPr>
          </w:rPrChange>
        </w:rPr>
        <w:t>通过绕过内核</w:t>
      </w:r>
      <w:r w:rsidRPr="00193049">
        <w:rPr>
          <w:rFonts w:cs="Times New Roman"/>
          <w:rPrChange w:id="1790" w:author="zhouyou" w:date="2025-04-18T16:48:00Z">
            <w:rPr/>
          </w:rPrChange>
        </w:rPr>
        <w:t>(kernel bypass)</w:t>
      </w:r>
      <w:r w:rsidRPr="00193049">
        <w:rPr>
          <w:rFonts w:cs="Times New Roman" w:hint="eastAsia"/>
          <w:rPrChange w:id="1791" w:author="zhouyou" w:date="2025-04-18T16:48:00Z">
            <w:rPr>
              <w:rFonts w:hint="eastAsia"/>
            </w:rPr>
          </w:rPrChange>
        </w:rPr>
        <w:t>的方案，构筑了用户态驱动，并利用异步轮询、无锁机制等，极大地提升了</w:t>
      </w:r>
      <w:r w:rsidRPr="00193049">
        <w:rPr>
          <w:rFonts w:cs="Times New Roman"/>
          <w:rPrChange w:id="1792" w:author="zhouyou" w:date="2025-04-18T16:48:00Z">
            <w:rPr/>
          </w:rPrChange>
        </w:rPr>
        <w:t>I/O</w:t>
      </w:r>
      <w:r w:rsidRPr="00193049">
        <w:rPr>
          <w:rFonts w:cs="Times New Roman" w:hint="eastAsia"/>
          <w:rPrChange w:id="1793" w:author="zhouyou" w:date="2025-04-18T16:48:00Z">
            <w:rPr>
              <w:rFonts w:hint="eastAsia"/>
            </w:rPr>
          </w:rPrChange>
        </w:rPr>
        <w:t>性能。然而，采用了</w:t>
      </w:r>
      <w:r w:rsidRPr="00193049">
        <w:rPr>
          <w:rFonts w:cs="Times New Roman"/>
          <w:rPrChange w:id="1794" w:author="zhouyou" w:date="2025-04-18T16:48:00Z">
            <w:rPr/>
          </w:rPrChange>
        </w:rPr>
        <w:t>kernel bypass</w:t>
      </w:r>
      <w:r w:rsidRPr="00193049">
        <w:rPr>
          <w:rFonts w:cs="Times New Roman" w:hint="eastAsia"/>
          <w:rPrChange w:id="1795" w:author="zhouyou" w:date="2025-04-18T16:48:00Z">
            <w:rPr>
              <w:rFonts w:hint="eastAsia"/>
            </w:rPr>
          </w:rPrChange>
        </w:rPr>
        <w:t>的设计，会使得原本内核中的文件系统不能再被使用。因此，</w:t>
      </w:r>
      <w:r w:rsidRPr="00193049">
        <w:rPr>
          <w:rFonts w:cs="Times New Roman"/>
          <w:rPrChange w:id="1796" w:author="zhouyou" w:date="2025-04-18T16:48:00Z">
            <w:rPr/>
          </w:rPrChange>
        </w:rPr>
        <w:t>SPDK</w:t>
      </w:r>
      <w:r w:rsidRPr="00193049">
        <w:rPr>
          <w:rFonts w:cs="Times New Roman" w:hint="eastAsia"/>
          <w:rPrChange w:id="1797" w:author="zhouyou" w:date="2025-04-18T16:48:00Z">
            <w:rPr>
              <w:rFonts w:hint="eastAsia"/>
            </w:rPr>
          </w:rPrChange>
        </w:rPr>
        <w:t>提供了</w:t>
      </w:r>
      <w:proofErr w:type="spellStart"/>
      <w:r w:rsidRPr="00193049">
        <w:rPr>
          <w:rFonts w:cs="Times New Roman"/>
          <w:rPrChange w:id="1798" w:author="zhouyou" w:date="2025-04-18T16:48:00Z">
            <w:rPr/>
          </w:rPrChange>
        </w:rPr>
        <w:t>Blobstore</w:t>
      </w:r>
      <w:proofErr w:type="spellEnd"/>
      <w:r w:rsidRPr="00193049">
        <w:rPr>
          <w:rFonts w:cs="Times New Roman" w:hint="eastAsia"/>
          <w:rPrChange w:id="1799" w:author="zhouyou" w:date="2025-04-18T16:48:00Z">
            <w:rPr>
              <w:rFonts w:hint="eastAsia"/>
            </w:rPr>
          </w:rPrChange>
        </w:rPr>
        <w:t>用来支持上层存储服务，并基于此封装了</w:t>
      </w:r>
      <w:proofErr w:type="spellStart"/>
      <w:r w:rsidRPr="00193049">
        <w:rPr>
          <w:rFonts w:cs="Times New Roman"/>
          <w:rPrChange w:id="1800" w:author="zhouyou" w:date="2025-04-18T16:48:00Z">
            <w:rPr/>
          </w:rPrChange>
        </w:rPr>
        <w:t>BlobFS</w:t>
      </w:r>
      <w:proofErr w:type="spellEnd"/>
      <w:r w:rsidRPr="00193049">
        <w:rPr>
          <w:rFonts w:cs="Times New Roman"/>
          <w:rPrChange w:id="1801" w:author="zhouyou" w:date="2025-04-18T16:48:00Z">
            <w:rPr/>
          </w:rPrChange>
        </w:rPr>
        <w:t>(Blob Filesystem)</w:t>
      </w:r>
      <w:r w:rsidRPr="00193049">
        <w:rPr>
          <w:rFonts w:cs="Times New Roman" w:hint="eastAsia"/>
          <w:rPrChange w:id="1802" w:author="zhouyou" w:date="2025-04-18T16:48:00Z">
            <w:rPr>
              <w:rFonts w:hint="eastAsia"/>
            </w:rPr>
          </w:rPrChange>
        </w:rPr>
        <w:t>文件系统。多个线程访问时，不同的</w:t>
      </w:r>
      <w:proofErr w:type="spellStart"/>
      <w:r w:rsidRPr="00193049">
        <w:rPr>
          <w:rFonts w:cs="Times New Roman"/>
          <w:rPrChange w:id="1803" w:author="zhouyou" w:date="2025-04-18T16:48:00Z">
            <w:rPr/>
          </w:rPrChange>
        </w:rPr>
        <w:t>spdk_thread</w:t>
      </w:r>
      <w:proofErr w:type="spellEnd"/>
      <w:r w:rsidRPr="00193049">
        <w:rPr>
          <w:rFonts w:cs="Times New Roman" w:hint="eastAsia"/>
          <w:rPrChange w:id="1804" w:author="zhouyou" w:date="2025-04-18T16:48:00Z">
            <w:rPr>
              <w:rFonts w:hint="eastAsia"/>
            </w:rPr>
          </w:rPrChange>
        </w:rPr>
        <w:t>不能共用一个</w:t>
      </w:r>
      <w:proofErr w:type="spellStart"/>
      <w:r w:rsidRPr="00193049">
        <w:rPr>
          <w:rFonts w:cs="Times New Roman"/>
          <w:rPrChange w:id="1805" w:author="zhouyou" w:date="2025-04-18T16:48:00Z">
            <w:rPr/>
          </w:rPrChange>
        </w:rPr>
        <w:t>spdk_channel</w:t>
      </w:r>
      <w:proofErr w:type="spellEnd"/>
      <w:r w:rsidRPr="00193049">
        <w:rPr>
          <w:rFonts w:cs="Times New Roman" w:hint="eastAsia"/>
          <w:rPrChange w:id="1806" w:author="zhouyou" w:date="2025-04-18T16:48:00Z">
            <w:rPr>
              <w:rFonts w:hint="eastAsia"/>
            </w:rPr>
          </w:rPrChange>
        </w:rPr>
        <w:t>，从而保证只有</w:t>
      </w:r>
      <w:r w:rsidRPr="00193049">
        <w:rPr>
          <w:rFonts w:cs="Times New Roman"/>
          <w:rPrChange w:id="1807" w:author="zhouyou" w:date="2025-04-18T16:48:00Z">
            <w:rPr/>
          </w:rPrChange>
        </w:rPr>
        <w:t>reactor 0</w:t>
      </w:r>
      <w:r w:rsidRPr="00193049">
        <w:rPr>
          <w:rFonts w:cs="Times New Roman" w:hint="eastAsia"/>
          <w:rPrChange w:id="1808" w:author="zhouyou" w:date="2025-04-18T16:48:00Z">
            <w:rPr>
              <w:rFonts w:hint="eastAsia"/>
            </w:rPr>
          </w:rPrChange>
        </w:rPr>
        <w:t>才能与</w:t>
      </w:r>
      <w:proofErr w:type="spellStart"/>
      <w:r w:rsidRPr="00193049">
        <w:rPr>
          <w:rFonts w:cs="Times New Roman"/>
          <w:rPrChange w:id="1809" w:author="zhouyou" w:date="2025-04-18T16:48:00Z">
            <w:rPr/>
          </w:rPrChange>
        </w:rPr>
        <w:t>BlobFS</w:t>
      </w:r>
      <w:proofErr w:type="spellEnd"/>
      <w:r w:rsidRPr="00193049">
        <w:rPr>
          <w:rFonts w:cs="Times New Roman" w:hint="eastAsia"/>
          <w:rPrChange w:id="1810" w:author="zhouyou" w:date="2025-04-18T16:48:00Z">
            <w:rPr>
              <w:rFonts w:hint="eastAsia"/>
            </w:rPr>
          </w:rPrChange>
        </w:rPr>
        <w:t>进行交互。例如对元数据的操作只能经由</w:t>
      </w:r>
      <w:r w:rsidRPr="00193049">
        <w:rPr>
          <w:rFonts w:cs="Times New Roman"/>
          <w:rPrChange w:id="1811" w:author="zhouyou" w:date="2025-04-18T16:48:00Z">
            <w:rPr/>
          </w:rPrChange>
        </w:rPr>
        <w:t>reactor 0</w:t>
      </w:r>
      <w:r w:rsidRPr="00193049">
        <w:rPr>
          <w:rFonts w:cs="Times New Roman" w:hint="eastAsia"/>
          <w:rPrChange w:id="1812" w:author="zhouyou" w:date="2025-04-18T16:48:00Z">
            <w:rPr>
              <w:rFonts w:hint="eastAsia"/>
            </w:rPr>
          </w:rPrChange>
        </w:rPr>
        <w:t>实现，其他用户线程或者绑定在其他线程中的</w:t>
      </w:r>
      <w:r w:rsidRPr="00193049">
        <w:rPr>
          <w:rFonts w:cs="Times New Roman"/>
          <w:rPrChange w:id="1813" w:author="zhouyou" w:date="2025-04-18T16:48:00Z">
            <w:rPr/>
          </w:rPrChange>
        </w:rPr>
        <w:t>reactor</w:t>
      </w:r>
      <w:r w:rsidRPr="00193049">
        <w:rPr>
          <w:rFonts w:cs="Times New Roman" w:hint="eastAsia"/>
          <w:rPrChange w:id="1814" w:author="zhouyou" w:date="2025-04-18T16:48:00Z">
            <w:rPr>
              <w:rFonts w:hint="eastAsia"/>
            </w:rPr>
          </w:rPrChange>
        </w:rPr>
        <w:t>对元数据的操作均需要通过</w:t>
      </w:r>
      <w:r w:rsidRPr="00193049">
        <w:rPr>
          <w:rFonts w:cs="Times New Roman"/>
          <w:rPrChange w:id="1815" w:author="zhouyou" w:date="2025-04-18T16:48:00Z">
            <w:rPr/>
          </w:rPrChange>
        </w:rPr>
        <w:t>SPDK</w:t>
      </w:r>
      <w:r w:rsidRPr="00193049">
        <w:rPr>
          <w:rFonts w:cs="Times New Roman" w:hint="eastAsia"/>
          <w:rPrChange w:id="1816" w:author="zhouyou" w:date="2025-04-18T16:48:00Z">
            <w:rPr>
              <w:rFonts w:hint="eastAsia"/>
            </w:rPr>
          </w:rPrChange>
        </w:rPr>
        <w:t>中的消息机制来实现，交由</w:t>
      </w:r>
      <w:r w:rsidRPr="00193049">
        <w:rPr>
          <w:rFonts w:cs="Times New Roman"/>
          <w:rPrChange w:id="1817" w:author="zhouyou" w:date="2025-04-18T16:48:00Z">
            <w:rPr/>
          </w:rPrChange>
        </w:rPr>
        <w:t>reactor 0</w:t>
      </w:r>
      <w:r w:rsidRPr="00193049">
        <w:rPr>
          <w:rFonts w:cs="Times New Roman" w:hint="eastAsia"/>
          <w:rPrChange w:id="1818" w:author="zhouyou" w:date="2025-04-18T16:48:00Z">
            <w:rPr>
              <w:rFonts w:hint="eastAsia"/>
            </w:rPr>
          </w:rPrChange>
        </w:rPr>
        <w:t>来进行处理。多线程并发情况下，需要串行使用单个通道，多线程运行原理如</w:t>
      </w:r>
      <w:r w:rsidR="000945D9" w:rsidRPr="00885D23">
        <w:rPr>
          <w:rFonts w:cs="Times New Roman"/>
        </w:rPr>
        <w:fldChar w:fldCharType="begin"/>
      </w:r>
      <w:r w:rsidR="000945D9" w:rsidRPr="00193049">
        <w:rPr>
          <w:rFonts w:cs="Times New Roman"/>
          <w:rPrChange w:id="1819" w:author="zhouyou" w:date="2025-04-18T16:48:00Z">
            <w:rPr/>
          </w:rPrChange>
        </w:rPr>
        <w:instrText xml:space="preserve"> REF _Ref194235760 \h </w:instrText>
      </w:r>
      <w:r w:rsidR="0076627D" w:rsidRPr="00193049">
        <w:rPr>
          <w:rFonts w:cs="Times New Roman"/>
          <w:rPrChange w:id="1820" w:author="zhouyou" w:date="2025-04-18T16:48:00Z">
            <w:rPr/>
          </w:rPrChange>
        </w:rPr>
        <w:instrText xml:space="preserve"> \* MERGEFORMAT </w:instrText>
      </w:r>
      <w:r w:rsidR="000945D9" w:rsidRPr="00193049">
        <w:rPr>
          <w:rFonts w:cs="Times New Roman"/>
          <w:rPrChange w:id="1821" w:author="zhouyou" w:date="2025-04-18T16:48:00Z">
            <w:rPr>
              <w:rFonts w:cs="Times New Roman"/>
            </w:rPr>
          </w:rPrChange>
        </w:rPr>
      </w:r>
      <w:r w:rsidR="000945D9" w:rsidRPr="00193049">
        <w:rPr>
          <w:rFonts w:cs="Times New Roman"/>
          <w:rPrChange w:id="1822" w:author="zhouyou" w:date="2025-04-18T16:48:00Z">
            <w:rPr/>
          </w:rPrChange>
        </w:rPr>
        <w:fldChar w:fldCharType="separate"/>
      </w:r>
      <w:r w:rsidR="000945D9" w:rsidRPr="00885D23">
        <w:rPr>
          <w:rFonts w:cs="Times New Roman" w:hint="eastAsia"/>
        </w:rPr>
        <w:t>图</w:t>
      </w:r>
      <w:r w:rsidR="000945D9" w:rsidRPr="00885D23">
        <w:rPr>
          <w:rFonts w:cs="Times New Roman"/>
        </w:rPr>
        <w:t>3.</w:t>
      </w:r>
      <w:r w:rsidR="000945D9" w:rsidRPr="00885D23">
        <w:rPr>
          <w:rFonts w:cs="Times New Roman"/>
          <w:noProof/>
        </w:rPr>
        <w:t>8</w:t>
      </w:r>
      <w:r w:rsidR="000945D9" w:rsidRPr="00885D23">
        <w:rPr>
          <w:rFonts w:cs="Times New Roman"/>
        </w:rPr>
        <w:fldChar w:fldCharType="end"/>
      </w:r>
      <w:r w:rsidRPr="00885D23">
        <w:rPr>
          <w:rFonts w:cs="Times New Roman" w:hint="eastAsia"/>
        </w:rPr>
        <w:t>所示。</w:t>
      </w:r>
    </w:p>
    <w:p w14:paraId="21F6479F" w14:textId="77777777" w:rsidR="001B4184" w:rsidRPr="00193049" w:rsidRDefault="003101FD">
      <w:pPr>
        <w:keepNext/>
        <w:ind w:firstLineChars="0" w:firstLine="0"/>
        <w:jc w:val="center"/>
        <w:rPr>
          <w:rFonts w:cs="Times New Roman"/>
          <w:rPrChange w:id="1823" w:author="zhouyou" w:date="2025-04-18T16:48:00Z">
            <w:rPr>
              <w:rFonts w:ascii="仿宋" w:hAnsi="仿宋"/>
            </w:rPr>
          </w:rPrChange>
        </w:rPr>
        <w:pPrChange w:id="1824" w:author="zhouyou" w:date="2025-04-18T16:48:00Z">
          <w:pPr>
            <w:keepNext/>
            <w:ind w:firstLineChars="0" w:firstLine="0"/>
          </w:pPr>
        </w:pPrChange>
      </w:pPr>
      <w:r w:rsidRPr="00193049">
        <w:rPr>
          <w:rFonts w:cs="Times New Roman"/>
          <w:noProof/>
          <w:rPrChange w:id="1825" w:author="zhouyou" w:date="2025-04-18T16:48:00Z">
            <w:rPr>
              <w:rFonts w:ascii="仿宋" w:hAnsi="仿宋"/>
              <w:noProof/>
            </w:rPr>
          </w:rPrChange>
        </w:rPr>
        <w:lastRenderedPageBreak/>
        <w:drawing>
          <wp:inline distT="0" distB="0" distL="0" distR="0" wp14:anchorId="6FBC11B2" wp14:editId="1CFFC7E3">
            <wp:extent cx="5274310" cy="3713358"/>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21"/>
                    <a:stretch/>
                  </pic:blipFill>
                  <pic:spPr>
                    <a:xfrm>
                      <a:off x="0" y="0"/>
                      <a:ext cx="5274310" cy="3713358"/>
                    </a:xfrm>
                    <a:prstGeom prst="rect">
                      <a:avLst/>
                    </a:prstGeom>
                  </pic:spPr>
                </pic:pic>
              </a:graphicData>
            </a:graphic>
          </wp:inline>
        </w:drawing>
      </w:r>
    </w:p>
    <w:p w14:paraId="33736FF3" w14:textId="761D5F1F" w:rsidR="00677DB3" w:rsidRPr="00193049" w:rsidRDefault="001B4184">
      <w:pPr>
        <w:pStyle w:val="af3"/>
        <w:ind w:firstLine="480"/>
        <w:rPr>
          <w:rFonts w:cs="Times New Roman"/>
          <w:rPrChange w:id="1826" w:author="zhouyou" w:date="2025-04-18T16:48:00Z">
            <w:rPr>
              <w:rFonts w:ascii="仿宋" w:hAnsi="仿宋"/>
            </w:rPr>
          </w:rPrChange>
        </w:rPr>
      </w:pPr>
      <w:bookmarkStart w:id="1827" w:name="_Ref194235760"/>
      <w:r w:rsidRPr="00193049">
        <w:rPr>
          <w:rFonts w:cs="Times New Roman" w:hint="eastAsia"/>
          <w:rPrChange w:id="1828" w:author="zhouyou" w:date="2025-04-18T16:48:00Z">
            <w:rPr>
              <w:rFonts w:ascii="仿宋" w:hAnsi="仿宋" w:hint="eastAsia"/>
            </w:rPr>
          </w:rPrChange>
        </w:rPr>
        <w:t>图</w:t>
      </w:r>
      <w:r w:rsidRPr="00193049">
        <w:rPr>
          <w:rFonts w:cs="Times New Roman"/>
          <w:rPrChange w:id="1829" w:author="zhouyou" w:date="2025-04-18T16:48:00Z">
            <w:rPr>
              <w:rFonts w:ascii="仿宋" w:hAnsi="仿宋"/>
            </w:rPr>
          </w:rPrChange>
        </w:rPr>
        <w:t>3.</w:t>
      </w:r>
      <w:r w:rsidRPr="00193049">
        <w:rPr>
          <w:rFonts w:cs="Times New Roman"/>
          <w:rPrChange w:id="1830" w:author="zhouyou" w:date="2025-04-18T16:48:00Z">
            <w:rPr>
              <w:rFonts w:ascii="仿宋" w:hAnsi="仿宋"/>
            </w:rPr>
          </w:rPrChange>
        </w:rPr>
        <w:fldChar w:fldCharType="begin"/>
      </w:r>
      <w:r w:rsidRPr="00193049">
        <w:rPr>
          <w:rFonts w:cs="Times New Roman"/>
          <w:rPrChange w:id="1831" w:author="zhouyou" w:date="2025-04-18T16:48:00Z">
            <w:rPr>
              <w:rFonts w:ascii="仿宋" w:hAnsi="仿宋"/>
            </w:rPr>
          </w:rPrChange>
        </w:rPr>
        <w:instrText xml:space="preserve"> SEQ </w:instrText>
      </w:r>
      <w:r w:rsidRPr="00193049">
        <w:rPr>
          <w:rFonts w:cs="Times New Roman" w:hint="eastAsia"/>
          <w:rPrChange w:id="1832" w:author="zhouyou" w:date="2025-04-18T16:48:00Z">
            <w:rPr>
              <w:rFonts w:ascii="仿宋" w:hAnsi="仿宋" w:hint="eastAsia"/>
            </w:rPr>
          </w:rPrChange>
        </w:rPr>
        <w:instrText>图</w:instrText>
      </w:r>
      <w:r w:rsidRPr="00193049">
        <w:rPr>
          <w:rFonts w:cs="Times New Roman"/>
          <w:rPrChange w:id="1833" w:author="zhouyou" w:date="2025-04-18T16:48:00Z">
            <w:rPr>
              <w:rFonts w:ascii="仿宋" w:hAnsi="仿宋"/>
            </w:rPr>
          </w:rPrChange>
        </w:rPr>
        <w:instrText xml:space="preserve">3. \* ARABIC </w:instrText>
      </w:r>
      <w:r w:rsidRPr="00193049">
        <w:rPr>
          <w:rFonts w:cs="Times New Roman"/>
          <w:rPrChange w:id="1834" w:author="zhouyou" w:date="2025-04-18T16:48:00Z">
            <w:rPr>
              <w:rFonts w:ascii="仿宋" w:hAnsi="仿宋"/>
            </w:rPr>
          </w:rPrChange>
        </w:rPr>
        <w:fldChar w:fldCharType="separate"/>
      </w:r>
      <w:r w:rsidR="00DE3371" w:rsidRPr="00193049">
        <w:rPr>
          <w:rFonts w:cs="Times New Roman"/>
          <w:noProof/>
          <w:rPrChange w:id="1835" w:author="zhouyou" w:date="2025-04-18T16:48:00Z">
            <w:rPr>
              <w:rFonts w:ascii="仿宋" w:hAnsi="仿宋"/>
              <w:noProof/>
            </w:rPr>
          </w:rPrChange>
        </w:rPr>
        <w:t>8</w:t>
      </w:r>
      <w:r w:rsidRPr="00193049">
        <w:rPr>
          <w:rFonts w:cs="Times New Roman"/>
          <w:rPrChange w:id="1836" w:author="zhouyou" w:date="2025-04-18T16:48:00Z">
            <w:rPr>
              <w:rFonts w:ascii="仿宋" w:hAnsi="仿宋"/>
            </w:rPr>
          </w:rPrChange>
        </w:rPr>
        <w:fldChar w:fldCharType="end"/>
      </w:r>
      <w:bookmarkEnd w:id="1827"/>
      <w:r w:rsidRPr="00193049">
        <w:rPr>
          <w:rFonts w:cs="Times New Roman"/>
          <w:rPrChange w:id="1837" w:author="zhouyou" w:date="2025-04-18T16:48:00Z">
            <w:rPr>
              <w:rFonts w:ascii="仿宋" w:hAnsi="仿宋"/>
            </w:rPr>
          </w:rPrChange>
        </w:rPr>
        <w:t xml:space="preserve"> </w:t>
      </w:r>
      <w:proofErr w:type="spellStart"/>
      <w:r w:rsidRPr="00193049">
        <w:rPr>
          <w:rFonts w:cs="Times New Roman"/>
          <w:rPrChange w:id="1838" w:author="zhouyou" w:date="2025-04-18T16:48:00Z">
            <w:rPr>
              <w:rFonts w:ascii="仿宋" w:hAnsi="仿宋"/>
            </w:rPr>
          </w:rPrChange>
        </w:rPr>
        <w:t>BlobFS</w:t>
      </w:r>
      <w:proofErr w:type="spellEnd"/>
      <w:r w:rsidRPr="00193049">
        <w:rPr>
          <w:rFonts w:cs="Times New Roman"/>
          <w:rPrChange w:id="1839" w:author="zhouyou" w:date="2025-04-18T16:48:00Z">
            <w:rPr>
              <w:rFonts w:ascii="仿宋" w:hAnsi="仿宋"/>
            </w:rPr>
          </w:rPrChange>
        </w:rPr>
        <w:t>线程运行原理</w:t>
      </w:r>
    </w:p>
    <w:p w14:paraId="37403E23" w14:textId="77777777" w:rsidR="00677DB3" w:rsidRPr="00193049" w:rsidRDefault="003101FD">
      <w:pPr>
        <w:ind w:firstLine="560"/>
        <w:jc w:val="both"/>
        <w:rPr>
          <w:rFonts w:cs="Times New Roman"/>
          <w:rPrChange w:id="1840" w:author="zhouyou" w:date="2025-04-18T16:48:00Z">
            <w:rPr/>
          </w:rPrChange>
        </w:rPr>
        <w:pPrChange w:id="1841" w:author="zhouyou" w:date="2025-04-18T16:45:00Z">
          <w:pPr>
            <w:ind w:firstLine="560"/>
          </w:pPr>
        </w:pPrChange>
      </w:pPr>
      <w:r w:rsidRPr="00885D23">
        <w:rPr>
          <w:rFonts w:cs="Times New Roman"/>
        </w:rPr>
        <w:t>pthread1</w:t>
      </w:r>
      <w:r w:rsidRPr="00885D23">
        <w:rPr>
          <w:rFonts w:cs="Times New Roman" w:hint="eastAsia"/>
        </w:rPr>
        <w:t>和</w:t>
      </w:r>
      <w:r w:rsidRPr="00885D23">
        <w:rPr>
          <w:rFonts w:cs="Times New Roman"/>
        </w:rPr>
        <w:t>pthread2</w:t>
      </w:r>
      <w:r w:rsidRPr="00885D23">
        <w:rPr>
          <w:rFonts w:cs="Times New Roman" w:hint="eastAsia"/>
        </w:rPr>
        <w:t>为两个测试用</w:t>
      </w:r>
      <w:proofErr w:type="gramStart"/>
      <w:r w:rsidRPr="00885D23">
        <w:rPr>
          <w:rFonts w:cs="Times New Roman" w:hint="eastAsia"/>
        </w:rPr>
        <w:t>的发压线程</w:t>
      </w:r>
      <w:proofErr w:type="gramEnd"/>
      <w:r w:rsidRPr="00885D23">
        <w:rPr>
          <w:rFonts w:cs="Times New Roman" w:hint="eastAsia"/>
        </w:rPr>
        <w:t>，</w:t>
      </w:r>
      <w:r w:rsidRPr="00885D23">
        <w:rPr>
          <w:rFonts w:cs="Times New Roman"/>
        </w:rPr>
        <w:t>Reactor</w:t>
      </w:r>
      <w:r w:rsidRPr="00193049">
        <w:rPr>
          <w:rFonts w:cs="Times New Roman" w:hint="eastAsia"/>
          <w:rPrChange w:id="1842" w:author="zhouyou" w:date="2025-04-18T16:48:00Z">
            <w:rPr>
              <w:rFonts w:hint="eastAsia"/>
            </w:rPr>
          </w:rPrChange>
        </w:rPr>
        <w:t>运行在一个单独的线程上，测试线程将请求封装为</w:t>
      </w:r>
      <w:r w:rsidRPr="00193049">
        <w:rPr>
          <w:rFonts w:cs="Times New Roman"/>
          <w:rPrChange w:id="1843" w:author="zhouyou" w:date="2025-04-18T16:48:00Z">
            <w:rPr/>
          </w:rPrChange>
        </w:rPr>
        <w:t>massage</w:t>
      </w:r>
      <w:r w:rsidRPr="00193049">
        <w:rPr>
          <w:rFonts w:cs="Times New Roman" w:hint="eastAsia"/>
          <w:rPrChange w:id="1844" w:author="zhouyou" w:date="2025-04-18T16:48:00Z">
            <w:rPr>
              <w:rFonts w:hint="eastAsia"/>
            </w:rPr>
          </w:rPrChange>
        </w:rPr>
        <w:t>加入到</w:t>
      </w:r>
      <w:r w:rsidRPr="00193049">
        <w:rPr>
          <w:rFonts w:cs="Times New Roman"/>
          <w:rPrChange w:id="1845" w:author="zhouyou" w:date="2025-04-18T16:48:00Z">
            <w:rPr/>
          </w:rPrChange>
        </w:rPr>
        <w:t>Reactor</w:t>
      </w:r>
      <w:r w:rsidRPr="00193049">
        <w:rPr>
          <w:rFonts w:cs="Times New Roman" w:hint="eastAsia"/>
          <w:rPrChange w:id="1846" w:author="zhouyou" w:date="2025-04-18T16:48:00Z">
            <w:rPr>
              <w:rFonts w:hint="eastAsia"/>
            </w:rPr>
          </w:rPrChange>
        </w:rPr>
        <w:t>的无锁环形队列中，然后</w:t>
      </w:r>
      <w:proofErr w:type="spellStart"/>
      <w:r w:rsidRPr="00193049">
        <w:rPr>
          <w:rFonts w:cs="Times New Roman"/>
          <w:rPrChange w:id="1847" w:author="zhouyou" w:date="2025-04-18T16:48:00Z">
            <w:rPr/>
          </w:rPrChange>
        </w:rPr>
        <w:t>sem</w:t>
      </w:r>
      <w:proofErr w:type="spellEnd"/>
      <w:r w:rsidRPr="00193049">
        <w:rPr>
          <w:rFonts w:cs="Times New Roman"/>
          <w:rPrChange w:id="1848" w:author="zhouyou" w:date="2025-04-18T16:48:00Z">
            <w:rPr/>
          </w:rPrChange>
        </w:rPr>
        <w:t xml:space="preserve"> wait</w:t>
      </w:r>
      <w:r w:rsidRPr="00193049">
        <w:rPr>
          <w:rFonts w:cs="Times New Roman" w:hint="eastAsia"/>
          <w:rPrChange w:id="1849" w:author="zhouyou" w:date="2025-04-18T16:48:00Z">
            <w:rPr>
              <w:rFonts w:hint="eastAsia"/>
            </w:rPr>
          </w:rPrChange>
        </w:rPr>
        <w:t>，</w:t>
      </w:r>
      <w:r w:rsidRPr="00193049">
        <w:rPr>
          <w:rFonts w:cs="Times New Roman"/>
          <w:rPrChange w:id="1850" w:author="zhouyou" w:date="2025-04-18T16:48:00Z">
            <w:rPr/>
          </w:rPrChange>
        </w:rPr>
        <w:t>Reactor</w:t>
      </w:r>
      <w:r w:rsidRPr="00193049">
        <w:rPr>
          <w:rFonts w:cs="Times New Roman" w:hint="eastAsia"/>
          <w:rPrChange w:id="1851" w:author="zhouyou" w:date="2025-04-18T16:48:00Z">
            <w:rPr>
              <w:rFonts w:hint="eastAsia"/>
            </w:rPr>
          </w:rPrChange>
        </w:rPr>
        <w:t>执行</w:t>
      </w:r>
      <w:r w:rsidRPr="00193049">
        <w:rPr>
          <w:rFonts w:cs="Times New Roman"/>
          <w:rPrChange w:id="1852" w:author="zhouyou" w:date="2025-04-18T16:48:00Z">
            <w:rPr/>
          </w:rPrChange>
        </w:rPr>
        <w:t>while</w:t>
      </w:r>
      <w:r w:rsidRPr="00193049">
        <w:rPr>
          <w:rFonts w:cs="Times New Roman" w:hint="eastAsia"/>
          <w:rPrChange w:id="1853" w:author="zhouyou" w:date="2025-04-18T16:48:00Z">
            <w:rPr>
              <w:rFonts w:hint="eastAsia"/>
            </w:rPr>
          </w:rPrChange>
        </w:rPr>
        <w:t>循环，一次循环中从队列取出一定数量的</w:t>
      </w:r>
      <w:r w:rsidRPr="00193049">
        <w:rPr>
          <w:rFonts w:cs="Times New Roman"/>
          <w:rPrChange w:id="1854" w:author="zhouyou" w:date="2025-04-18T16:48:00Z">
            <w:rPr/>
          </w:rPrChange>
        </w:rPr>
        <w:t>massage</w:t>
      </w:r>
      <w:r w:rsidRPr="00193049">
        <w:rPr>
          <w:rFonts w:cs="Times New Roman" w:hint="eastAsia"/>
          <w:rPrChange w:id="1855" w:author="zhouyou" w:date="2025-04-18T16:48:00Z">
            <w:rPr>
              <w:rFonts w:hint="eastAsia"/>
            </w:rPr>
          </w:rPrChange>
        </w:rPr>
        <w:t>进行执行（蓝色），然后执行一次对盘的完成情况的查询（绿色），如果有请求完成唤醒对应的</w:t>
      </w:r>
      <w:proofErr w:type="spellStart"/>
      <w:r w:rsidRPr="00193049">
        <w:rPr>
          <w:rFonts w:cs="Times New Roman"/>
          <w:rPrChange w:id="1856" w:author="zhouyou" w:date="2025-04-18T16:48:00Z">
            <w:rPr/>
          </w:rPrChange>
        </w:rPr>
        <w:t>sem</w:t>
      </w:r>
      <w:proofErr w:type="spellEnd"/>
      <w:r w:rsidRPr="00193049">
        <w:rPr>
          <w:rFonts w:cs="Times New Roman" w:hint="eastAsia"/>
          <w:rPrChange w:id="1857" w:author="zhouyou" w:date="2025-04-18T16:48:00Z">
            <w:rPr>
              <w:rFonts w:hint="eastAsia"/>
            </w:rPr>
          </w:rPrChange>
        </w:rPr>
        <w:t>，完成</w:t>
      </w:r>
      <w:r w:rsidRPr="00193049">
        <w:rPr>
          <w:rFonts w:cs="Times New Roman"/>
          <w:rPrChange w:id="1858" w:author="zhouyou" w:date="2025-04-18T16:48:00Z">
            <w:rPr/>
          </w:rPrChange>
        </w:rPr>
        <w:t>IO</w:t>
      </w:r>
      <w:r w:rsidRPr="00193049">
        <w:rPr>
          <w:rFonts w:cs="Times New Roman" w:hint="eastAsia"/>
          <w:rPrChange w:id="1859" w:author="zhouyou" w:date="2025-04-18T16:48:00Z">
            <w:rPr>
              <w:rFonts w:hint="eastAsia"/>
            </w:rPr>
          </w:rPrChange>
        </w:rPr>
        <w:t>。</w:t>
      </w:r>
    </w:p>
    <w:p w14:paraId="369C9E41" w14:textId="77777777" w:rsidR="00677DB3" w:rsidRPr="00193049" w:rsidRDefault="003101FD">
      <w:pPr>
        <w:ind w:firstLine="560"/>
        <w:jc w:val="both"/>
        <w:rPr>
          <w:rFonts w:cs="Times New Roman"/>
          <w:rPrChange w:id="1860" w:author="zhouyou" w:date="2025-04-18T16:48:00Z">
            <w:rPr/>
          </w:rPrChange>
        </w:rPr>
        <w:pPrChange w:id="1861" w:author="zhouyou" w:date="2025-04-18T16:45:00Z">
          <w:pPr>
            <w:ind w:firstLine="560"/>
          </w:pPr>
        </w:pPrChange>
      </w:pPr>
      <w:r w:rsidRPr="00193049">
        <w:rPr>
          <w:rFonts w:cs="Times New Roman" w:hint="eastAsia"/>
          <w:rPrChange w:id="1862" w:author="zhouyou" w:date="2025-04-18T16:48:00Z">
            <w:rPr>
              <w:rFonts w:hint="eastAsia"/>
            </w:rPr>
          </w:rPrChange>
        </w:rPr>
        <w:t>单通道的方案有效避免了多线程之间的竞争以及同步问题，但是线程占用资源多，线程间切换开销大，同时响应延迟也略高。所以本项目研究基于多通道的多线程并发优化，针对每个用户线程，构建一个文件系传输通道，仅用于向服务线程转发</w:t>
      </w:r>
      <w:r w:rsidRPr="00193049">
        <w:rPr>
          <w:rFonts w:cs="Times New Roman"/>
          <w:rPrChange w:id="1863" w:author="zhouyou" w:date="2025-04-18T16:48:00Z">
            <w:rPr/>
          </w:rPrChange>
        </w:rPr>
        <w:t>IO</w:t>
      </w:r>
      <w:r w:rsidRPr="00193049">
        <w:rPr>
          <w:rFonts w:cs="Times New Roman" w:hint="eastAsia"/>
          <w:rPrChange w:id="1864" w:author="zhouyou" w:date="2025-04-18T16:48:00Z">
            <w:rPr>
              <w:rFonts w:hint="eastAsia"/>
            </w:rPr>
          </w:rPrChange>
        </w:rPr>
        <w:t>请求时构造，加速</w:t>
      </w:r>
      <w:r w:rsidRPr="00193049">
        <w:rPr>
          <w:rFonts w:cs="Times New Roman"/>
          <w:rPrChange w:id="1865" w:author="zhouyou" w:date="2025-04-18T16:48:00Z">
            <w:rPr/>
          </w:rPrChange>
        </w:rPr>
        <w:t>IO</w:t>
      </w:r>
      <w:r w:rsidRPr="00193049">
        <w:rPr>
          <w:rFonts w:cs="Times New Roman" w:hint="eastAsia"/>
          <w:rPrChange w:id="1866" w:author="zhouyou" w:date="2025-04-18T16:48:00Z">
            <w:rPr>
              <w:rFonts w:hint="eastAsia"/>
            </w:rPr>
          </w:rPrChange>
        </w:rPr>
        <w:t>操作速度的同时，减少资源占用。</w:t>
      </w:r>
    </w:p>
    <w:p w14:paraId="316FFFC7" w14:textId="77777777" w:rsidR="00677DB3" w:rsidRPr="00193049" w:rsidRDefault="003101FD">
      <w:pPr>
        <w:ind w:firstLine="560"/>
        <w:jc w:val="both"/>
        <w:rPr>
          <w:rFonts w:cs="Times New Roman"/>
          <w:rPrChange w:id="1867" w:author="zhouyou" w:date="2025-04-18T16:48:00Z">
            <w:rPr/>
          </w:rPrChange>
        </w:rPr>
        <w:pPrChange w:id="1868" w:author="zhouyou" w:date="2025-04-18T16:45:00Z">
          <w:pPr>
            <w:ind w:firstLine="560"/>
          </w:pPr>
        </w:pPrChange>
      </w:pPr>
      <w:proofErr w:type="gramStart"/>
      <w:r w:rsidRPr="00193049">
        <w:rPr>
          <w:rFonts w:cs="Times New Roman" w:hint="eastAsia"/>
          <w:rPrChange w:id="1869" w:author="zhouyou" w:date="2025-04-18T16:48:00Z">
            <w:rPr>
              <w:rFonts w:hint="eastAsia"/>
            </w:rPr>
          </w:rPrChange>
        </w:rPr>
        <w:lastRenderedPageBreak/>
        <w:t>研究协程优化</w:t>
      </w:r>
      <w:proofErr w:type="gramEnd"/>
      <w:r w:rsidRPr="00193049">
        <w:rPr>
          <w:rFonts w:cs="Times New Roman" w:hint="eastAsia"/>
          <w:rPrChange w:id="1870" w:author="zhouyou" w:date="2025-04-18T16:48:00Z">
            <w:rPr>
              <w:rFonts w:hint="eastAsia"/>
            </w:rPr>
          </w:rPrChange>
        </w:rPr>
        <w:t>调度方法，充分利用多核性能，减少线程间切换开销。研究单节点</w:t>
      </w:r>
      <w:r w:rsidRPr="00193049">
        <w:rPr>
          <w:rFonts w:cs="Times New Roman"/>
          <w:rPrChange w:id="1871" w:author="zhouyou" w:date="2025-04-18T16:48:00Z">
            <w:rPr/>
          </w:rPrChange>
        </w:rPr>
        <w:t>NUMA</w:t>
      </w:r>
      <w:r w:rsidRPr="00193049">
        <w:rPr>
          <w:rFonts w:cs="Times New Roman" w:hint="eastAsia"/>
          <w:rPrChange w:id="1872" w:author="zhouyou" w:date="2025-04-18T16:48:00Z">
            <w:rPr>
              <w:rFonts w:hint="eastAsia"/>
            </w:rPr>
          </w:rPrChange>
        </w:rPr>
        <w:t>架构下的进程资源分配，充分利用同一</w:t>
      </w:r>
      <w:r w:rsidRPr="00193049">
        <w:rPr>
          <w:rFonts w:cs="Times New Roman"/>
          <w:rPrChange w:id="1873" w:author="zhouyou" w:date="2025-04-18T16:48:00Z">
            <w:rPr/>
          </w:rPrChange>
        </w:rPr>
        <w:t>NUMA</w:t>
      </w:r>
      <w:r w:rsidRPr="00193049">
        <w:rPr>
          <w:rFonts w:cs="Times New Roman" w:hint="eastAsia"/>
          <w:rPrChange w:id="1874" w:author="zhouyou" w:date="2025-04-18T16:48:00Z">
            <w:rPr>
              <w:rFonts w:hint="eastAsia"/>
            </w:rPr>
          </w:rPrChange>
        </w:rPr>
        <w:t>节点内</w:t>
      </w:r>
      <w:r w:rsidRPr="00193049">
        <w:rPr>
          <w:rFonts w:cs="Times New Roman"/>
          <w:rPrChange w:id="1875" w:author="zhouyou" w:date="2025-04-18T16:48:00Z">
            <w:rPr/>
          </w:rPrChange>
        </w:rPr>
        <w:t>CPU</w:t>
      </w:r>
      <w:r w:rsidRPr="00193049">
        <w:rPr>
          <w:rFonts w:cs="Times New Roman" w:hint="eastAsia"/>
          <w:rPrChange w:id="1876" w:author="zhouyou" w:date="2025-04-18T16:48:00Z">
            <w:rPr>
              <w:rFonts w:hint="eastAsia"/>
            </w:rPr>
          </w:rPrChange>
        </w:rPr>
        <w:t>写本地内存块的特点，合理分配进程资源，降低</w:t>
      </w:r>
      <w:r w:rsidRPr="00193049">
        <w:rPr>
          <w:rFonts w:cs="Times New Roman"/>
          <w:rPrChange w:id="1877" w:author="zhouyou" w:date="2025-04-18T16:48:00Z">
            <w:rPr/>
          </w:rPrChange>
        </w:rPr>
        <w:t>CPU</w:t>
      </w:r>
      <w:r w:rsidRPr="00193049">
        <w:rPr>
          <w:rFonts w:cs="Times New Roman" w:hint="eastAsia"/>
          <w:rPrChange w:id="1878" w:author="zhouyou" w:date="2025-04-18T16:48:00Z">
            <w:rPr>
              <w:rFonts w:hint="eastAsia"/>
            </w:rPr>
          </w:rPrChange>
        </w:rPr>
        <w:t>的消耗。采用用户</w:t>
      </w:r>
      <w:proofErr w:type="gramStart"/>
      <w:r w:rsidRPr="00193049">
        <w:rPr>
          <w:rFonts w:cs="Times New Roman" w:hint="eastAsia"/>
          <w:rPrChange w:id="1879" w:author="zhouyou" w:date="2025-04-18T16:48:00Z">
            <w:rPr>
              <w:rFonts w:hint="eastAsia"/>
            </w:rPr>
          </w:rPrChange>
        </w:rPr>
        <w:t>态数据</w:t>
      </w:r>
      <w:proofErr w:type="gramEnd"/>
      <w:r w:rsidRPr="00193049">
        <w:rPr>
          <w:rFonts w:cs="Times New Roman" w:hint="eastAsia"/>
          <w:rPrChange w:id="1880" w:author="zhouyou" w:date="2025-04-18T16:48:00Z">
            <w:rPr>
              <w:rFonts w:hint="eastAsia"/>
            </w:rPr>
          </w:rPrChange>
        </w:rPr>
        <w:t>传输技术，减少由于用户态与内核态切换带来的额外开销。研究分布式存储系统一致性方法，在进程、盘故障的情况下保证数据一致性。</w:t>
      </w:r>
    </w:p>
    <w:p w14:paraId="30B438CE" w14:textId="04942829" w:rsidR="00677DB3" w:rsidRPr="00885D23" w:rsidRDefault="003101FD">
      <w:pPr>
        <w:ind w:firstLine="560"/>
        <w:jc w:val="both"/>
        <w:rPr>
          <w:rFonts w:cs="Times New Roman"/>
        </w:rPr>
        <w:pPrChange w:id="1881" w:author="zhouyou" w:date="2025-04-18T16:45:00Z">
          <w:pPr>
            <w:ind w:firstLine="560"/>
          </w:pPr>
        </w:pPrChange>
      </w:pPr>
      <w:r w:rsidRPr="00193049">
        <w:rPr>
          <w:rFonts w:cs="Times New Roman" w:hint="eastAsia"/>
          <w:rPrChange w:id="1882" w:author="zhouyou" w:date="2025-04-18T16:48:00Z">
            <w:rPr>
              <w:rFonts w:hint="eastAsia"/>
            </w:rPr>
          </w:rPrChange>
        </w:rPr>
        <w:t>本项目将单个节点的资源按</w:t>
      </w:r>
      <w:r w:rsidRPr="00193049">
        <w:rPr>
          <w:rFonts w:cs="Times New Roman"/>
          <w:rPrChange w:id="1883" w:author="zhouyou" w:date="2025-04-18T16:48:00Z">
            <w:rPr/>
          </w:rPrChange>
        </w:rPr>
        <w:t>CPU</w:t>
      </w:r>
      <w:r w:rsidRPr="00193049">
        <w:rPr>
          <w:rFonts w:cs="Times New Roman" w:hint="eastAsia"/>
          <w:rPrChange w:id="1884" w:author="zhouyou" w:date="2025-04-18T16:48:00Z">
            <w:rPr>
              <w:rFonts w:hint="eastAsia"/>
            </w:rPr>
          </w:rPrChange>
        </w:rPr>
        <w:t>、</w:t>
      </w:r>
      <w:r w:rsidRPr="00193049">
        <w:rPr>
          <w:rFonts w:cs="Times New Roman"/>
          <w:rPrChange w:id="1885" w:author="zhouyou" w:date="2025-04-18T16:48:00Z">
            <w:rPr/>
          </w:rPrChange>
        </w:rPr>
        <w:t>NUMA</w:t>
      </w:r>
      <w:r w:rsidRPr="00193049">
        <w:rPr>
          <w:rFonts w:cs="Times New Roman" w:hint="eastAsia"/>
          <w:rPrChange w:id="1886" w:author="zhouyou" w:date="2025-04-18T16:48:00Z">
            <w:rPr>
              <w:rFonts w:hint="eastAsia"/>
            </w:rPr>
          </w:rPrChange>
        </w:rPr>
        <w:t>划分，一个</w:t>
      </w:r>
      <w:r w:rsidRPr="00193049">
        <w:rPr>
          <w:rFonts w:cs="Times New Roman"/>
          <w:rPrChange w:id="1887" w:author="zhouyou" w:date="2025-04-18T16:48:00Z">
            <w:rPr/>
          </w:rPrChange>
        </w:rPr>
        <w:t>CPU</w:t>
      </w:r>
      <w:r w:rsidRPr="00193049">
        <w:rPr>
          <w:rFonts w:cs="Times New Roman" w:hint="eastAsia"/>
          <w:rPrChange w:id="1888" w:author="zhouyou" w:date="2025-04-18T16:48:00Z">
            <w:rPr>
              <w:rFonts w:hint="eastAsia"/>
            </w:rPr>
          </w:rPrChange>
        </w:rPr>
        <w:t>物理核心及邻近的内存、</w:t>
      </w:r>
      <w:r w:rsidRPr="00193049">
        <w:rPr>
          <w:rFonts w:cs="Times New Roman"/>
          <w:rPrChange w:id="1889" w:author="zhouyou" w:date="2025-04-18T16:48:00Z">
            <w:rPr/>
          </w:rPrChange>
        </w:rPr>
        <w:t>SSD</w:t>
      </w:r>
      <w:r w:rsidRPr="00193049">
        <w:rPr>
          <w:rFonts w:cs="Times New Roman" w:hint="eastAsia"/>
          <w:rPrChange w:id="1890" w:author="zhouyou" w:date="2025-04-18T16:48:00Z">
            <w:rPr>
              <w:rFonts w:hint="eastAsia"/>
            </w:rPr>
          </w:rPrChange>
        </w:rPr>
        <w:t>分区组成一个资源组（</w:t>
      </w:r>
      <w:r w:rsidRPr="00193049">
        <w:rPr>
          <w:rFonts w:cs="Times New Roman"/>
          <w:rPrChange w:id="1891" w:author="zhouyou" w:date="2025-04-18T16:48:00Z">
            <w:rPr/>
          </w:rPrChange>
        </w:rPr>
        <w:t>target)</w:t>
      </w:r>
      <w:r w:rsidRPr="00193049">
        <w:rPr>
          <w:rFonts w:cs="Times New Roman" w:hint="eastAsia"/>
          <w:rPrChange w:id="1892" w:author="zhouyou" w:date="2025-04-18T16:48:00Z">
            <w:rPr>
              <w:rFonts w:hint="eastAsia"/>
            </w:rPr>
          </w:rPrChange>
        </w:rPr>
        <w:t>，为集群中的最小调度单位，并拥有独立的</w:t>
      </w:r>
      <w:r w:rsidRPr="00193049">
        <w:rPr>
          <w:rFonts w:cs="Times New Roman"/>
          <w:rPrChange w:id="1893" w:author="zhouyou" w:date="2025-04-18T16:48:00Z">
            <w:rPr/>
          </w:rPrChange>
        </w:rPr>
        <w:t>DB</w:t>
      </w:r>
      <w:r w:rsidRPr="00193049">
        <w:rPr>
          <w:rFonts w:cs="Times New Roman" w:hint="eastAsia"/>
          <w:rPrChange w:id="1894" w:author="zhouyou" w:date="2025-04-18T16:48:00Z">
            <w:rPr>
              <w:rFonts w:hint="eastAsia"/>
            </w:rPr>
          </w:rPrChange>
        </w:rPr>
        <w:t>实例，不同</w:t>
      </w:r>
      <w:r w:rsidRPr="00193049">
        <w:rPr>
          <w:rFonts w:cs="Times New Roman"/>
          <w:rPrChange w:id="1895" w:author="zhouyou" w:date="2025-04-18T16:48:00Z">
            <w:rPr/>
          </w:rPrChange>
        </w:rPr>
        <w:t xml:space="preserve">target </w:t>
      </w:r>
      <w:r w:rsidRPr="00193049">
        <w:rPr>
          <w:rFonts w:cs="Times New Roman" w:hint="eastAsia"/>
          <w:rPrChange w:id="1896" w:author="zhouyou" w:date="2025-04-18T16:48:00Z">
            <w:rPr>
              <w:rFonts w:hint="eastAsia"/>
            </w:rPr>
          </w:rPrChange>
        </w:rPr>
        <w:t>间</w:t>
      </w:r>
      <w:proofErr w:type="gramStart"/>
      <w:r w:rsidRPr="00193049">
        <w:rPr>
          <w:rFonts w:cs="Times New Roman" w:hint="eastAsia"/>
          <w:rPrChange w:id="1897" w:author="zhouyou" w:date="2025-04-18T16:48:00Z">
            <w:rPr>
              <w:rFonts w:hint="eastAsia"/>
            </w:rPr>
          </w:rPrChange>
        </w:rPr>
        <w:t>不</w:t>
      </w:r>
      <w:proofErr w:type="gramEnd"/>
      <w:r w:rsidRPr="00193049">
        <w:rPr>
          <w:rFonts w:cs="Times New Roman" w:hint="eastAsia"/>
          <w:rPrChange w:id="1898" w:author="zhouyou" w:date="2025-04-18T16:48:00Z">
            <w:rPr>
              <w:rFonts w:hint="eastAsia"/>
            </w:rPr>
          </w:rPrChange>
        </w:rPr>
        <w:t>共享数据。对一些占用</w:t>
      </w:r>
      <w:r w:rsidRPr="00193049">
        <w:rPr>
          <w:rFonts w:cs="Times New Roman"/>
          <w:rPrChange w:id="1899" w:author="zhouyou" w:date="2025-04-18T16:48:00Z">
            <w:rPr/>
          </w:rPrChange>
        </w:rPr>
        <w:t>CPU</w:t>
      </w:r>
      <w:r w:rsidRPr="00193049">
        <w:rPr>
          <w:rFonts w:cs="Times New Roman" w:hint="eastAsia"/>
          <w:rPrChange w:id="1900" w:author="zhouyou" w:date="2025-04-18T16:48:00Z">
            <w:rPr>
              <w:rFonts w:hint="eastAsia"/>
            </w:rPr>
          </w:rPrChange>
        </w:rPr>
        <w:t>较长、不在主干</w:t>
      </w:r>
      <w:r w:rsidRPr="00193049">
        <w:rPr>
          <w:rFonts w:cs="Times New Roman"/>
          <w:rPrChange w:id="1901" w:author="zhouyou" w:date="2025-04-18T16:48:00Z">
            <w:rPr/>
          </w:rPrChange>
        </w:rPr>
        <w:t>IO</w:t>
      </w:r>
      <w:r w:rsidRPr="00193049">
        <w:rPr>
          <w:rFonts w:cs="Times New Roman" w:hint="eastAsia"/>
          <w:rPrChange w:id="1902" w:author="zhouyou" w:date="2025-04-18T16:48:00Z">
            <w:rPr>
              <w:rFonts w:hint="eastAsia"/>
            </w:rPr>
          </w:rPrChange>
        </w:rPr>
        <w:t>上的任务（计算密集型，如</w:t>
      </w:r>
      <w:proofErr w:type="spellStart"/>
      <w:r w:rsidRPr="00193049">
        <w:rPr>
          <w:rFonts w:cs="Times New Roman"/>
          <w:rPrChange w:id="1903" w:author="zhouyou" w:date="2025-04-18T16:48:00Z">
            <w:rPr/>
          </w:rPrChange>
        </w:rPr>
        <w:t>gc</w:t>
      </w:r>
      <w:proofErr w:type="spellEnd"/>
      <w:r w:rsidRPr="00193049">
        <w:rPr>
          <w:rFonts w:cs="Times New Roman"/>
          <w:rPrChange w:id="1904" w:author="zhouyou" w:date="2025-04-18T16:48:00Z">
            <w:rPr/>
          </w:rPrChange>
        </w:rPr>
        <w:t xml:space="preserve"> </w:t>
      </w:r>
      <w:r w:rsidRPr="00193049">
        <w:rPr>
          <w:rFonts w:cs="Times New Roman" w:hint="eastAsia"/>
          <w:rPrChange w:id="1905" w:author="zhouyou" w:date="2025-04-18T16:48:00Z">
            <w:rPr>
              <w:rFonts w:hint="eastAsia"/>
            </w:rPr>
          </w:rPrChange>
        </w:rPr>
        <w:t>中的归并），单独划分出</w:t>
      </w:r>
      <w:r w:rsidRPr="00193049">
        <w:rPr>
          <w:rFonts w:cs="Times New Roman"/>
          <w:rPrChange w:id="1906" w:author="zhouyou" w:date="2025-04-18T16:48:00Z">
            <w:rPr/>
          </w:rPrChange>
        </w:rPr>
        <w:t>CPU</w:t>
      </w:r>
      <w:r w:rsidRPr="00193049">
        <w:rPr>
          <w:rFonts w:cs="Times New Roman" w:hint="eastAsia"/>
          <w:rPrChange w:id="1907" w:author="zhouyou" w:date="2025-04-18T16:48:00Z">
            <w:rPr>
              <w:rFonts w:hint="eastAsia"/>
            </w:rPr>
          </w:rPrChange>
        </w:rPr>
        <w:t>核心来支持。整体模型如</w:t>
      </w:r>
      <w:r w:rsidR="00BB5B44" w:rsidRPr="00885D23">
        <w:rPr>
          <w:rFonts w:cs="Times New Roman"/>
        </w:rPr>
        <w:fldChar w:fldCharType="begin"/>
      </w:r>
      <w:r w:rsidR="00BB5B44" w:rsidRPr="00193049">
        <w:rPr>
          <w:rFonts w:cs="Times New Roman"/>
          <w:rPrChange w:id="1908" w:author="zhouyou" w:date="2025-04-18T16:48:00Z">
            <w:rPr/>
          </w:rPrChange>
        </w:rPr>
        <w:instrText xml:space="preserve"> REF _Ref194235003 \h </w:instrText>
      </w:r>
      <w:r w:rsidR="0076627D" w:rsidRPr="00193049">
        <w:rPr>
          <w:rFonts w:cs="Times New Roman"/>
          <w:rPrChange w:id="1909" w:author="zhouyou" w:date="2025-04-18T16:48:00Z">
            <w:rPr/>
          </w:rPrChange>
        </w:rPr>
        <w:instrText xml:space="preserve"> \* MERGEFORMAT </w:instrText>
      </w:r>
      <w:r w:rsidR="00BB5B44" w:rsidRPr="00193049">
        <w:rPr>
          <w:rFonts w:cs="Times New Roman"/>
          <w:rPrChange w:id="1910" w:author="zhouyou" w:date="2025-04-18T16:48:00Z">
            <w:rPr>
              <w:rFonts w:cs="Times New Roman"/>
            </w:rPr>
          </w:rPrChange>
        </w:rPr>
      </w:r>
      <w:r w:rsidR="00BB5B44" w:rsidRPr="00193049">
        <w:rPr>
          <w:rFonts w:cs="Times New Roman"/>
          <w:rPrChange w:id="1911" w:author="zhouyou" w:date="2025-04-18T16:48:00Z">
            <w:rPr/>
          </w:rPrChange>
        </w:rPr>
        <w:fldChar w:fldCharType="separate"/>
      </w:r>
      <w:r w:rsidR="008857EC" w:rsidRPr="00885D23">
        <w:rPr>
          <w:rFonts w:cs="Times New Roman" w:hint="eastAsia"/>
        </w:rPr>
        <w:t>图</w:t>
      </w:r>
      <w:r w:rsidR="008857EC" w:rsidRPr="00885D23">
        <w:rPr>
          <w:rFonts w:cs="Times New Roman"/>
        </w:rPr>
        <w:t xml:space="preserve">3. </w:t>
      </w:r>
      <w:r w:rsidR="008857EC" w:rsidRPr="00885D23">
        <w:rPr>
          <w:rFonts w:cs="Times New Roman"/>
          <w:noProof/>
        </w:rPr>
        <w:t>9</w:t>
      </w:r>
      <w:r w:rsidR="00BB5B44" w:rsidRPr="00885D23">
        <w:rPr>
          <w:rFonts w:cs="Times New Roman"/>
        </w:rPr>
        <w:fldChar w:fldCharType="end"/>
      </w:r>
      <w:r w:rsidRPr="00885D23">
        <w:rPr>
          <w:rFonts w:cs="Times New Roman" w:hint="eastAsia"/>
        </w:rPr>
        <w:t>所示：</w:t>
      </w:r>
    </w:p>
    <w:p w14:paraId="273EB9BA" w14:textId="77777777" w:rsidR="00EA13AD" w:rsidRPr="00193049" w:rsidRDefault="003101FD">
      <w:pPr>
        <w:keepNext/>
        <w:ind w:firstLineChars="71" w:firstLine="199"/>
        <w:jc w:val="center"/>
        <w:rPr>
          <w:rFonts w:cs="Times New Roman"/>
          <w:rPrChange w:id="1912" w:author="zhouyou" w:date="2025-04-18T16:48:00Z">
            <w:rPr>
              <w:rFonts w:ascii="仿宋" w:hAnsi="仿宋"/>
            </w:rPr>
          </w:rPrChange>
        </w:rPr>
        <w:pPrChange w:id="1913" w:author="zhouyou" w:date="2025-04-18T16:48:00Z">
          <w:pPr>
            <w:keepNext/>
            <w:ind w:firstLineChars="71" w:firstLine="199"/>
          </w:pPr>
        </w:pPrChange>
      </w:pPr>
      <w:r w:rsidRPr="00193049">
        <w:rPr>
          <w:rFonts w:cs="Times New Roman"/>
          <w:noProof/>
          <w:rPrChange w:id="1914" w:author="zhouyou" w:date="2025-04-18T16:48:00Z">
            <w:rPr>
              <w:rFonts w:ascii="仿宋" w:hAnsi="仿宋"/>
              <w:noProof/>
            </w:rPr>
          </w:rPrChange>
        </w:rPr>
        <w:drawing>
          <wp:inline distT="0" distB="0" distL="0" distR="0" wp14:anchorId="1BA40A70" wp14:editId="7F311C49">
            <wp:extent cx="5274310" cy="284934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22"/>
                    <a:stretch/>
                  </pic:blipFill>
                  <pic:spPr>
                    <a:xfrm>
                      <a:off x="0" y="0"/>
                      <a:ext cx="5274310" cy="2849340"/>
                    </a:xfrm>
                    <a:prstGeom prst="rect">
                      <a:avLst/>
                    </a:prstGeom>
                  </pic:spPr>
                </pic:pic>
              </a:graphicData>
            </a:graphic>
          </wp:inline>
        </w:drawing>
      </w:r>
    </w:p>
    <w:p w14:paraId="0CF40391" w14:textId="1F663A8A" w:rsidR="00677DB3" w:rsidRPr="00193049" w:rsidRDefault="00EA13AD">
      <w:pPr>
        <w:pStyle w:val="af3"/>
        <w:ind w:firstLine="480"/>
        <w:rPr>
          <w:rFonts w:cs="Times New Roman"/>
          <w:rPrChange w:id="1915" w:author="zhouyou" w:date="2025-04-18T16:48:00Z">
            <w:rPr>
              <w:rFonts w:ascii="仿宋" w:hAnsi="仿宋"/>
            </w:rPr>
          </w:rPrChange>
        </w:rPr>
      </w:pPr>
      <w:bookmarkStart w:id="1916" w:name="_Ref194235003"/>
      <w:r w:rsidRPr="00193049">
        <w:rPr>
          <w:rFonts w:cs="Times New Roman" w:hint="eastAsia"/>
          <w:rPrChange w:id="1917" w:author="zhouyou" w:date="2025-04-18T16:48:00Z">
            <w:rPr>
              <w:rFonts w:ascii="仿宋" w:hAnsi="仿宋" w:hint="eastAsia"/>
            </w:rPr>
          </w:rPrChange>
        </w:rPr>
        <w:t>图</w:t>
      </w:r>
      <w:r w:rsidRPr="00193049">
        <w:rPr>
          <w:rFonts w:cs="Times New Roman"/>
          <w:rPrChange w:id="1918" w:author="zhouyou" w:date="2025-04-18T16:48:00Z">
            <w:rPr>
              <w:rFonts w:ascii="仿宋" w:hAnsi="仿宋"/>
            </w:rPr>
          </w:rPrChange>
        </w:rPr>
        <w:t xml:space="preserve">3. </w:t>
      </w:r>
      <w:r w:rsidRPr="00193049">
        <w:rPr>
          <w:rFonts w:cs="Times New Roman"/>
          <w:rPrChange w:id="1919" w:author="zhouyou" w:date="2025-04-18T16:48:00Z">
            <w:rPr>
              <w:rFonts w:ascii="仿宋" w:hAnsi="仿宋"/>
            </w:rPr>
          </w:rPrChange>
        </w:rPr>
        <w:fldChar w:fldCharType="begin"/>
      </w:r>
      <w:r w:rsidRPr="00193049">
        <w:rPr>
          <w:rFonts w:cs="Times New Roman"/>
          <w:rPrChange w:id="1920" w:author="zhouyou" w:date="2025-04-18T16:48:00Z">
            <w:rPr>
              <w:rFonts w:ascii="仿宋" w:hAnsi="仿宋"/>
            </w:rPr>
          </w:rPrChange>
        </w:rPr>
        <w:instrText xml:space="preserve"> SEQ </w:instrText>
      </w:r>
      <w:r w:rsidRPr="00193049">
        <w:rPr>
          <w:rFonts w:cs="Times New Roman" w:hint="eastAsia"/>
          <w:rPrChange w:id="1921" w:author="zhouyou" w:date="2025-04-18T16:48:00Z">
            <w:rPr>
              <w:rFonts w:ascii="仿宋" w:hAnsi="仿宋" w:hint="eastAsia"/>
            </w:rPr>
          </w:rPrChange>
        </w:rPr>
        <w:instrText>图</w:instrText>
      </w:r>
      <w:r w:rsidRPr="00193049">
        <w:rPr>
          <w:rFonts w:cs="Times New Roman"/>
          <w:rPrChange w:id="1922" w:author="zhouyou" w:date="2025-04-18T16:48:00Z">
            <w:rPr>
              <w:rFonts w:ascii="仿宋" w:hAnsi="仿宋"/>
            </w:rPr>
          </w:rPrChange>
        </w:rPr>
        <w:instrText xml:space="preserve">3. \* ARABIC </w:instrText>
      </w:r>
      <w:r w:rsidRPr="00193049">
        <w:rPr>
          <w:rFonts w:cs="Times New Roman"/>
          <w:rPrChange w:id="1923" w:author="zhouyou" w:date="2025-04-18T16:48:00Z">
            <w:rPr>
              <w:rFonts w:ascii="仿宋" w:hAnsi="仿宋"/>
            </w:rPr>
          </w:rPrChange>
        </w:rPr>
        <w:fldChar w:fldCharType="separate"/>
      </w:r>
      <w:r w:rsidR="00DE3371" w:rsidRPr="00193049">
        <w:rPr>
          <w:rFonts w:cs="Times New Roman"/>
          <w:noProof/>
          <w:rPrChange w:id="1924" w:author="zhouyou" w:date="2025-04-18T16:48:00Z">
            <w:rPr>
              <w:rFonts w:ascii="仿宋" w:hAnsi="仿宋"/>
              <w:noProof/>
            </w:rPr>
          </w:rPrChange>
        </w:rPr>
        <w:t>9</w:t>
      </w:r>
      <w:r w:rsidRPr="00193049">
        <w:rPr>
          <w:rFonts w:cs="Times New Roman"/>
          <w:rPrChange w:id="1925" w:author="zhouyou" w:date="2025-04-18T16:48:00Z">
            <w:rPr>
              <w:rFonts w:ascii="仿宋" w:hAnsi="仿宋"/>
            </w:rPr>
          </w:rPrChange>
        </w:rPr>
        <w:fldChar w:fldCharType="end"/>
      </w:r>
      <w:bookmarkEnd w:id="1916"/>
      <w:r w:rsidRPr="00193049">
        <w:rPr>
          <w:rFonts w:cs="Times New Roman"/>
          <w:rPrChange w:id="1926" w:author="zhouyou" w:date="2025-04-18T16:48:00Z">
            <w:rPr>
              <w:rFonts w:ascii="仿宋" w:hAnsi="仿宋"/>
            </w:rPr>
          </w:rPrChange>
        </w:rPr>
        <w:t xml:space="preserve"> </w:t>
      </w:r>
      <w:r w:rsidRPr="00193049">
        <w:rPr>
          <w:rFonts w:cs="Times New Roman"/>
          <w:rPrChange w:id="1927" w:author="zhouyou" w:date="2025-04-18T16:48:00Z">
            <w:rPr>
              <w:rFonts w:ascii="仿宋" w:hAnsi="仿宋"/>
            </w:rPr>
          </w:rPrChange>
        </w:rPr>
        <w:t>整体模型示意图</w:t>
      </w:r>
    </w:p>
    <w:p w14:paraId="21B5FAD8" w14:textId="0621379D" w:rsidR="00677DB3" w:rsidRPr="00193049" w:rsidRDefault="003101FD">
      <w:pPr>
        <w:ind w:firstLine="560"/>
        <w:jc w:val="both"/>
        <w:rPr>
          <w:rFonts w:cs="Times New Roman"/>
          <w:rPrChange w:id="1928" w:author="zhouyou" w:date="2025-04-18T16:48:00Z">
            <w:rPr/>
          </w:rPrChange>
        </w:rPr>
        <w:pPrChange w:id="1929" w:author="zhouyou" w:date="2025-04-18T16:45:00Z">
          <w:pPr>
            <w:ind w:firstLine="560"/>
          </w:pPr>
        </w:pPrChange>
      </w:pPr>
      <w:r w:rsidRPr="00885D23">
        <w:rPr>
          <w:rFonts w:cs="Times New Roman" w:hint="eastAsia"/>
        </w:rPr>
        <w:t>同时，还应需要研究灵活的流量控制和流量调度，以发挥出系统的全部能力。</w:t>
      </w:r>
      <w:r w:rsidR="009F210B" w:rsidRPr="00885D23">
        <w:rPr>
          <w:rFonts w:cs="Times New Roman"/>
        </w:rPr>
        <w:fldChar w:fldCharType="begin"/>
      </w:r>
      <w:r w:rsidR="009F210B" w:rsidRPr="00193049">
        <w:rPr>
          <w:rFonts w:cs="Times New Roman"/>
          <w:rPrChange w:id="1930" w:author="zhouyou" w:date="2025-04-18T16:48:00Z">
            <w:rPr/>
          </w:rPrChange>
        </w:rPr>
        <w:instrText xml:space="preserve"> REF _Ref194235031 \h </w:instrText>
      </w:r>
      <w:r w:rsidR="0076627D" w:rsidRPr="00193049">
        <w:rPr>
          <w:rFonts w:cs="Times New Roman"/>
          <w:rPrChange w:id="1931" w:author="zhouyou" w:date="2025-04-18T16:48:00Z">
            <w:rPr/>
          </w:rPrChange>
        </w:rPr>
        <w:instrText xml:space="preserve"> \* MERGEFORMAT </w:instrText>
      </w:r>
      <w:r w:rsidR="009F210B" w:rsidRPr="00193049">
        <w:rPr>
          <w:rFonts w:cs="Times New Roman"/>
          <w:rPrChange w:id="1932" w:author="zhouyou" w:date="2025-04-18T16:48:00Z">
            <w:rPr>
              <w:rFonts w:cs="Times New Roman"/>
            </w:rPr>
          </w:rPrChange>
        </w:rPr>
      </w:r>
      <w:r w:rsidR="009F210B" w:rsidRPr="00193049">
        <w:rPr>
          <w:rFonts w:cs="Times New Roman"/>
          <w:rPrChange w:id="1933" w:author="zhouyou" w:date="2025-04-18T16:48:00Z">
            <w:rPr/>
          </w:rPrChange>
        </w:rPr>
        <w:fldChar w:fldCharType="separate"/>
      </w:r>
      <w:r w:rsidR="008857EC" w:rsidRPr="00885D23">
        <w:rPr>
          <w:rFonts w:cs="Times New Roman" w:hint="eastAsia"/>
        </w:rPr>
        <w:t>图</w:t>
      </w:r>
      <w:r w:rsidR="008857EC" w:rsidRPr="00885D23">
        <w:rPr>
          <w:rFonts w:cs="Times New Roman"/>
        </w:rPr>
        <w:t>3. 10</w:t>
      </w:r>
      <w:r w:rsidR="009F210B" w:rsidRPr="00885D23">
        <w:rPr>
          <w:rFonts w:cs="Times New Roman"/>
        </w:rPr>
        <w:fldChar w:fldCharType="end"/>
      </w:r>
      <w:r w:rsidRPr="00885D23">
        <w:rPr>
          <w:rFonts w:cs="Times New Roman" w:hint="eastAsia"/>
        </w:rPr>
        <w:t>展示一个标准延迟与压力的情况：</w:t>
      </w:r>
      <w:r w:rsidRPr="00885D23">
        <w:rPr>
          <w:rFonts w:cs="Times New Roman"/>
        </w:rPr>
        <w:t>1M</w:t>
      </w:r>
      <w:r w:rsidRPr="00885D23">
        <w:rPr>
          <w:rFonts w:cs="Times New Roman" w:hint="eastAsia"/>
        </w:rPr>
        <w:t>写，不断</w:t>
      </w:r>
      <w:r w:rsidRPr="00885D23">
        <w:rPr>
          <w:rFonts w:cs="Times New Roman" w:hint="eastAsia"/>
        </w:rPr>
        <w:lastRenderedPageBreak/>
        <w:t>加大压力，</w:t>
      </w:r>
      <w:proofErr w:type="spellStart"/>
      <w:r w:rsidRPr="00193049">
        <w:rPr>
          <w:rFonts w:cs="Times New Roman"/>
          <w:rPrChange w:id="1934" w:author="zhouyou" w:date="2025-04-18T16:48:00Z">
            <w:rPr/>
          </w:rPrChange>
        </w:rPr>
        <w:t>spdk</w:t>
      </w:r>
      <w:proofErr w:type="spellEnd"/>
      <w:r w:rsidRPr="00193049">
        <w:rPr>
          <w:rFonts w:cs="Times New Roman"/>
          <w:rPrChange w:id="1935" w:author="zhouyou" w:date="2025-04-18T16:48:00Z">
            <w:rPr/>
          </w:rPrChange>
        </w:rPr>
        <w:t xml:space="preserve"> blob write</w:t>
      </w:r>
      <w:r w:rsidRPr="00193049">
        <w:rPr>
          <w:rFonts w:cs="Times New Roman" w:hint="eastAsia"/>
          <w:rPrChange w:id="1936" w:author="zhouyou" w:date="2025-04-18T16:48:00Z">
            <w:rPr>
              <w:rFonts w:hint="eastAsia"/>
            </w:rPr>
          </w:rPrChange>
        </w:rPr>
        <w:t>的延迟表现，最终呈现</w:t>
      </w:r>
      <w:proofErr w:type="gramStart"/>
      <w:r w:rsidRPr="00193049">
        <w:rPr>
          <w:rFonts w:cs="Times New Roman" w:hint="eastAsia"/>
          <w:rPrChange w:id="1937" w:author="zhouyou" w:date="2025-04-18T16:48:00Z">
            <w:rPr>
              <w:rFonts w:hint="eastAsia"/>
            </w:rPr>
          </w:rPrChange>
        </w:rPr>
        <w:t>指数级</w:t>
      </w:r>
      <w:proofErr w:type="gramEnd"/>
      <w:r w:rsidRPr="00193049">
        <w:rPr>
          <w:rFonts w:cs="Times New Roman" w:hint="eastAsia"/>
          <w:rPrChange w:id="1938" w:author="zhouyou" w:date="2025-04-18T16:48:00Z">
            <w:rPr>
              <w:rFonts w:hint="eastAsia"/>
            </w:rPr>
          </w:rPrChange>
        </w:rPr>
        <w:t>上涨，符合排队论模型，这个结论具有普适性。</w:t>
      </w:r>
    </w:p>
    <w:p w14:paraId="7643857D" w14:textId="77777777" w:rsidR="005E2A8D" w:rsidRPr="00193049" w:rsidRDefault="003101FD">
      <w:pPr>
        <w:keepNext/>
        <w:ind w:firstLineChars="71" w:firstLine="199"/>
        <w:jc w:val="center"/>
        <w:rPr>
          <w:rFonts w:cs="Times New Roman"/>
          <w:rPrChange w:id="1939" w:author="zhouyou" w:date="2025-04-18T16:48:00Z">
            <w:rPr>
              <w:rFonts w:ascii="仿宋" w:hAnsi="仿宋"/>
            </w:rPr>
          </w:rPrChange>
        </w:rPr>
        <w:pPrChange w:id="1940" w:author="zhouyou" w:date="2025-04-18T16:52:00Z">
          <w:pPr>
            <w:keepNext/>
            <w:ind w:firstLineChars="71" w:firstLine="199"/>
          </w:pPr>
        </w:pPrChange>
      </w:pPr>
      <w:r w:rsidRPr="00193049">
        <w:rPr>
          <w:rFonts w:cs="Times New Roman"/>
          <w:noProof/>
          <w:rPrChange w:id="1941" w:author="zhouyou" w:date="2025-04-18T16:48:00Z">
            <w:rPr>
              <w:rFonts w:ascii="仿宋" w:hAnsi="仿宋"/>
              <w:noProof/>
            </w:rPr>
          </w:rPrChange>
        </w:rPr>
        <w:drawing>
          <wp:inline distT="0" distB="0" distL="0" distR="0" wp14:anchorId="1A17262A" wp14:editId="051FE6AA">
            <wp:extent cx="5274310" cy="3239447"/>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23"/>
                    <a:stretch/>
                  </pic:blipFill>
                  <pic:spPr>
                    <a:xfrm>
                      <a:off x="0" y="0"/>
                      <a:ext cx="5274310" cy="3239447"/>
                    </a:xfrm>
                    <a:prstGeom prst="rect">
                      <a:avLst/>
                    </a:prstGeom>
                  </pic:spPr>
                </pic:pic>
              </a:graphicData>
            </a:graphic>
          </wp:inline>
        </w:drawing>
      </w:r>
    </w:p>
    <w:p w14:paraId="5D64E37E" w14:textId="6B27A6D2" w:rsidR="00677DB3" w:rsidRPr="00193049" w:rsidRDefault="005E2A8D">
      <w:pPr>
        <w:pStyle w:val="af3"/>
        <w:ind w:firstLine="480"/>
        <w:rPr>
          <w:rFonts w:cs="Times New Roman"/>
          <w:rPrChange w:id="1942" w:author="zhouyou" w:date="2025-04-18T16:48:00Z">
            <w:rPr>
              <w:rFonts w:ascii="仿宋" w:hAnsi="仿宋"/>
            </w:rPr>
          </w:rPrChange>
        </w:rPr>
      </w:pPr>
      <w:bookmarkStart w:id="1943" w:name="_Ref194235031"/>
      <w:r w:rsidRPr="00193049">
        <w:rPr>
          <w:rFonts w:cs="Times New Roman" w:hint="eastAsia"/>
          <w:rPrChange w:id="1944" w:author="zhouyou" w:date="2025-04-18T16:48:00Z">
            <w:rPr>
              <w:rFonts w:ascii="仿宋" w:hAnsi="仿宋" w:hint="eastAsia"/>
            </w:rPr>
          </w:rPrChange>
        </w:rPr>
        <w:t>图</w:t>
      </w:r>
      <w:r w:rsidRPr="00193049">
        <w:rPr>
          <w:rFonts w:cs="Times New Roman"/>
          <w:rPrChange w:id="1945" w:author="zhouyou" w:date="2025-04-18T16:48:00Z">
            <w:rPr>
              <w:rFonts w:ascii="仿宋" w:hAnsi="仿宋"/>
            </w:rPr>
          </w:rPrChange>
        </w:rPr>
        <w:t xml:space="preserve">3. </w:t>
      </w:r>
      <w:r w:rsidRPr="00193049">
        <w:rPr>
          <w:rFonts w:cs="Times New Roman"/>
          <w:rPrChange w:id="1946" w:author="zhouyou" w:date="2025-04-18T16:48:00Z">
            <w:rPr>
              <w:rFonts w:ascii="仿宋" w:hAnsi="仿宋"/>
            </w:rPr>
          </w:rPrChange>
        </w:rPr>
        <w:fldChar w:fldCharType="begin"/>
      </w:r>
      <w:r w:rsidRPr="00193049">
        <w:rPr>
          <w:rFonts w:cs="Times New Roman"/>
          <w:rPrChange w:id="1947" w:author="zhouyou" w:date="2025-04-18T16:48:00Z">
            <w:rPr>
              <w:rFonts w:ascii="仿宋" w:hAnsi="仿宋"/>
            </w:rPr>
          </w:rPrChange>
        </w:rPr>
        <w:instrText xml:space="preserve"> SEQ </w:instrText>
      </w:r>
      <w:r w:rsidRPr="00193049">
        <w:rPr>
          <w:rFonts w:cs="Times New Roman" w:hint="eastAsia"/>
          <w:rPrChange w:id="1948" w:author="zhouyou" w:date="2025-04-18T16:48:00Z">
            <w:rPr>
              <w:rFonts w:ascii="仿宋" w:hAnsi="仿宋" w:hint="eastAsia"/>
            </w:rPr>
          </w:rPrChange>
        </w:rPr>
        <w:instrText>图</w:instrText>
      </w:r>
      <w:r w:rsidRPr="00193049">
        <w:rPr>
          <w:rFonts w:cs="Times New Roman"/>
          <w:rPrChange w:id="1949" w:author="zhouyou" w:date="2025-04-18T16:48:00Z">
            <w:rPr>
              <w:rFonts w:ascii="仿宋" w:hAnsi="仿宋"/>
            </w:rPr>
          </w:rPrChange>
        </w:rPr>
        <w:instrText xml:space="preserve">3. \* ARABIC </w:instrText>
      </w:r>
      <w:r w:rsidRPr="00193049">
        <w:rPr>
          <w:rFonts w:cs="Times New Roman"/>
          <w:rPrChange w:id="1950" w:author="zhouyou" w:date="2025-04-18T16:48:00Z">
            <w:rPr>
              <w:rFonts w:ascii="仿宋" w:hAnsi="仿宋"/>
            </w:rPr>
          </w:rPrChange>
        </w:rPr>
        <w:fldChar w:fldCharType="separate"/>
      </w:r>
      <w:r w:rsidR="00DE3371" w:rsidRPr="00193049">
        <w:rPr>
          <w:rFonts w:cs="Times New Roman"/>
          <w:noProof/>
          <w:rPrChange w:id="1951" w:author="zhouyou" w:date="2025-04-18T16:48:00Z">
            <w:rPr>
              <w:rFonts w:ascii="仿宋" w:hAnsi="仿宋"/>
              <w:noProof/>
            </w:rPr>
          </w:rPrChange>
        </w:rPr>
        <w:t>10</w:t>
      </w:r>
      <w:r w:rsidRPr="00193049">
        <w:rPr>
          <w:rFonts w:cs="Times New Roman"/>
          <w:rPrChange w:id="1952" w:author="zhouyou" w:date="2025-04-18T16:48:00Z">
            <w:rPr>
              <w:rFonts w:ascii="仿宋" w:hAnsi="仿宋"/>
            </w:rPr>
          </w:rPrChange>
        </w:rPr>
        <w:fldChar w:fldCharType="end"/>
      </w:r>
      <w:bookmarkEnd w:id="1943"/>
      <w:r w:rsidRPr="00193049">
        <w:rPr>
          <w:rFonts w:cs="Times New Roman"/>
          <w:rPrChange w:id="1953" w:author="zhouyou" w:date="2025-04-18T16:48:00Z">
            <w:rPr>
              <w:rFonts w:ascii="仿宋" w:hAnsi="仿宋"/>
            </w:rPr>
          </w:rPrChange>
        </w:rPr>
        <w:t xml:space="preserve"> </w:t>
      </w:r>
      <w:r w:rsidRPr="00193049">
        <w:rPr>
          <w:rFonts w:cs="Times New Roman"/>
          <w:rPrChange w:id="1954" w:author="zhouyou" w:date="2025-04-18T16:48:00Z">
            <w:rPr>
              <w:rFonts w:ascii="仿宋" w:hAnsi="仿宋"/>
            </w:rPr>
          </w:rPrChange>
        </w:rPr>
        <w:t>标准延迟与压力关系图</w:t>
      </w:r>
    </w:p>
    <w:p w14:paraId="5C3CB489" w14:textId="77777777" w:rsidR="00677DB3" w:rsidRPr="00885D23" w:rsidRDefault="003101FD">
      <w:pPr>
        <w:ind w:firstLine="560"/>
        <w:jc w:val="both"/>
        <w:rPr>
          <w:rFonts w:cs="Times New Roman"/>
        </w:rPr>
        <w:pPrChange w:id="1955" w:author="zhouyou" w:date="2025-04-18T16:45:00Z">
          <w:pPr>
            <w:ind w:firstLine="560"/>
          </w:pPr>
        </w:pPrChange>
      </w:pPr>
      <w:r w:rsidRPr="00885D23">
        <w:rPr>
          <w:rFonts w:cs="Times New Roman" w:hint="eastAsia"/>
        </w:rPr>
        <w:t>在一个多阶段（</w:t>
      </w:r>
      <w:r w:rsidRPr="00193049">
        <w:rPr>
          <w:rFonts w:cs="Times New Roman"/>
        </w:rPr>
        <w:t>DAG)</w:t>
      </w:r>
      <w:r w:rsidRPr="00885D23">
        <w:rPr>
          <w:rFonts w:cs="Times New Roman" w:hint="eastAsia"/>
        </w:rPr>
        <w:t>的业务系统中，各阶段的组成者（内存子系统、</w:t>
      </w:r>
      <w:r w:rsidRPr="00193049">
        <w:rPr>
          <w:rFonts w:cs="Times New Roman"/>
        </w:rPr>
        <w:t>NVME</w:t>
      </w:r>
      <w:r w:rsidRPr="00885D23">
        <w:rPr>
          <w:rFonts w:cs="Times New Roman" w:hint="eastAsia"/>
        </w:rPr>
        <w:t>盘，或者大规模服务中的某一个微服务）有其服务能力上限，可以表达为</w:t>
      </w:r>
      <w:r w:rsidRPr="00193049">
        <w:rPr>
          <w:rFonts w:cs="Times New Roman"/>
        </w:rPr>
        <w:t>capacity (</w:t>
      </w:r>
      <w:r w:rsidRPr="00885D23">
        <w:rPr>
          <w:rFonts w:cs="Times New Roman" w:hint="eastAsia"/>
        </w:rPr>
        <w:t>容量）。在延迟固定时，会有一个稳定对应的</w:t>
      </w:r>
      <w:proofErr w:type="spellStart"/>
      <w:r w:rsidRPr="00193049">
        <w:rPr>
          <w:rFonts w:cs="Times New Roman"/>
        </w:rPr>
        <w:t>iops</w:t>
      </w:r>
      <w:proofErr w:type="spellEnd"/>
      <w:r w:rsidRPr="00885D23">
        <w:rPr>
          <w:rFonts w:cs="Times New Roman" w:hint="eastAsia"/>
        </w:rPr>
        <w:t>，一般</w:t>
      </w:r>
      <w:r w:rsidRPr="00193049">
        <w:rPr>
          <w:rFonts w:cs="Times New Roman"/>
        </w:rPr>
        <w:t xml:space="preserve">, </w:t>
      </w:r>
      <w:proofErr w:type="spellStart"/>
      <w:r w:rsidRPr="00193049">
        <w:rPr>
          <w:rFonts w:cs="Times New Roman"/>
        </w:rPr>
        <w:t>iops</w:t>
      </w:r>
      <w:proofErr w:type="spellEnd"/>
      <w:r w:rsidRPr="00193049">
        <w:rPr>
          <w:rFonts w:cs="Times New Roman"/>
        </w:rPr>
        <w:t xml:space="preserve"> * </w:t>
      </w:r>
      <w:proofErr w:type="spellStart"/>
      <w:r w:rsidRPr="00193049">
        <w:rPr>
          <w:rFonts w:cs="Times New Roman"/>
        </w:rPr>
        <w:t>lat</w:t>
      </w:r>
      <w:proofErr w:type="spellEnd"/>
      <w:r w:rsidRPr="00193049">
        <w:rPr>
          <w:rFonts w:cs="Times New Roman"/>
        </w:rPr>
        <w:t xml:space="preserve"> = capacity</w:t>
      </w:r>
      <w:r w:rsidRPr="00885D23">
        <w:rPr>
          <w:rFonts w:cs="Times New Roman" w:hint="eastAsia"/>
        </w:rPr>
        <w:t>（小数定律）。</w:t>
      </w:r>
    </w:p>
    <w:p w14:paraId="1FE6DE1D" w14:textId="77777777" w:rsidR="00677DB3" w:rsidRPr="00193049" w:rsidRDefault="003101FD">
      <w:pPr>
        <w:ind w:firstLine="560"/>
        <w:jc w:val="both"/>
        <w:rPr>
          <w:rFonts w:cs="Times New Roman"/>
          <w:rPrChange w:id="1956" w:author="zhouyou" w:date="2025-04-18T16:48:00Z">
            <w:rPr/>
          </w:rPrChange>
        </w:rPr>
        <w:pPrChange w:id="1957" w:author="zhouyou" w:date="2025-04-18T16:45:00Z">
          <w:pPr>
            <w:ind w:firstLine="560"/>
          </w:pPr>
        </w:pPrChange>
      </w:pPr>
      <w:r w:rsidRPr="00193049">
        <w:rPr>
          <w:rFonts w:cs="Times New Roman" w:hint="eastAsia"/>
          <w:rPrChange w:id="1958" w:author="zhouyou" w:date="2025-04-18T16:48:00Z">
            <w:rPr>
              <w:rFonts w:hint="eastAsia"/>
            </w:rPr>
          </w:rPrChange>
        </w:rPr>
        <w:t>在各子系统能力确定的情况下，到达子系统的压力，必须极限接近于期望的容量（在期望的延迟下对应的</w:t>
      </w:r>
      <w:r w:rsidRPr="00193049">
        <w:rPr>
          <w:rFonts w:cs="Times New Roman"/>
        </w:rPr>
        <w:t>IOPS</w:t>
      </w:r>
      <w:r w:rsidRPr="00885D23">
        <w:rPr>
          <w:rFonts w:cs="Times New Roman" w:hint="eastAsia"/>
        </w:rPr>
        <w:t>）。所以，要想发挥出系统的全部能力，不能超限，也就需要研究灵活的流量控制（流量调度）。这也是本</w:t>
      </w:r>
      <w:proofErr w:type="gramStart"/>
      <w:r w:rsidRPr="00885D23">
        <w:rPr>
          <w:rFonts w:cs="Times New Roman" w:hint="eastAsia"/>
        </w:rPr>
        <w:t>研究全协程化</w:t>
      </w:r>
      <w:proofErr w:type="gramEnd"/>
      <w:r w:rsidRPr="00885D23">
        <w:rPr>
          <w:rFonts w:cs="Times New Roman" w:hint="eastAsia"/>
        </w:rPr>
        <w:t>后，</w:t>
      </w:r>
      <w:proofErr w:type="gramStart"/>
      <w:r w:rsidRPr="00885D23">
        <w:rPr>
          <w:rFonts w:cs="Times New Roman" w:hint="eastAsia"/>
        </w:rPr>
        <w:t>协程对</w:t>
      </w:r>
      <w:proofErr w:type="gramEnd"/>
      <w:r w:rsidRPr="00885D23">
        <w:rPr>
          <w:rFonts w:cs="Times New Roman" w:hint="eastAsia"/>
        </w:rPr>
        <w:t>不同任务（</w:t>
      </w:r>
      <w:r w:rsidRPr="00193049">
        <w:rPr>
          <w:rFonts w:cs="Times New Roman"/>
        </w:rPr>
        <w:t>IO</w:t>
      </w:r>
      <w:r w:rsidRPr="00885D23">
        <w:rPr>
          <w:rFonts w:cs="Times New Roman" w:hint="eastAsia"/>
        </w:rPr>
        <w:t>任务、网络任务、引擎任务）调度的关键技术点。</w:t>
      </w:r>
    </w:p>
    <w:p w14:paraId="76E3D00E" w14:textId="77777777" w:rsidR="00677DB3" w:rsidRPr="00885D23" w:rsidRDefault="003101FD">
      <w:pPr>
        <w:ind w:firstLine="560"/>
        <w:jc w:val="both"/>
        <w:rPr>
          <w:rFonts w:cs="Times New Roman"/>
        </w:rPr>
        <w:pPrChange w:id="1959" w:author="zhouyou" w:date="2025-04-18T16:45:00Z">
          <w:pPr>
            <w:ind w:firstLine="560"/>
          </w:pPr>
        </w:pPrChange>
      </w:pPr>
      <w:r w:rsidRPr="00193049">
        <w:rPr>
          <w:rFonts w:cs="Times New Roman" w:hint="eastAsia"/>
          <w:rPrChange w:id="1960" w:author="zhouyou" w:date="2025-04-18T16:48:00Z">
            <w:rPr>
              <w:rFonts w:hint="eastAsia"/>
            </w:rPr>
          </w:rPrChange>
        </w:rPr>
        <w:lastRenderedPageBreak/>
        <w:t>在同步请求模型下，当请求迅速到达时超限引发大延迟，请求者基本全处于等待；最终系统请求到达呈现潮汐状态，平均到达率低，导致下游资源平均利用率低，最终性能表现（</w:t>
      </w:r>
      <w:r w:rsidRPr="00193049">
        <w:rPr>
          <w:rFonts w:cs="Times New Roman"/>
        </w:rPr>
        <w:t>IOPS)</w:t>
      </w:r>
      <w:r w:rsidRPr="00885D23">
        <w:rPr>
          <w:rFonts w:cs="Times New Roman" w:hint="eastAsia"/>
        </w:rPr>
        <w:t>下降。</w:t>
      </w:r>
    </w:p>
    <w:p w14:paraId="1CB19AE8" w14:textId="77777777" w:rsidR="00677DB3" w:rsidRPr="00193049" w:rsidRDefault="003101FD">
      <w:pPr>
        <w:ind w:firstLine="560"/>
        <w:jc w:val="both"/>
        <w:rPr>
          <w:rFonts w:cs="Times New Roman"/>
          <w:rPrChange w:id="1961" w:author="zhouyou" w:date="2025-04-18T16:48:00Z">
            <w:rPr/>
          </w:rPrChange>
        </w:rPr>
        <w:pPrChange w:id="1962" w:author="zhouyou" w:date="2025-04-18T16:45:00Z">
          <w:pPr>
            <w:ind w:firstLine="560"/>
          </w:pPr>
        </w:pPrChange>
      </w:pPr>
      <w:r w:rsidRPr="00885D23">
        <w:rPr>
          <w:rFonts w:cs="Times New Roman" w:hint="eastAsia"/>
        </w:rPr>
        <w:t>在异步请求模型下，请求到达率持续维持在高位，</w:t>
      </w:r>
      <w:r w:rsidRPr="00193049">
        <w:rPr>
          <w:rFonts w:cs="Times New Roman"/>
        </w:rPr>
        <w:t>IOPS</w:t>
      </w:r>
      <w:r w:rsidRPr="00885D23">
        <w:rPr>
          <w:rFonts w:cs="Times New Roman" w:hint="eastAsia"/>
        </w:rPr>
        <w:t>不下降，终端延迟会上涨。</w:t>
      </w:r>
    </w:p>
    <w:p w14:paraId="64906675" w14:textId="77777777" w:rsidR="00677DB3" w:rsidRPr="00193049" w:rsidRDefault="003101FD">
      <w:pPr>
        <w:ind w:firstLine="560"/>
        <w:jc w:val="both"/>
        <w:rPr>
          <w:rFonts w:cs="Times New Roman"/>
          <w:rPrChange w:id="1963" w:author="zhouyou" w:date="2025-04-18T16:48:00Z">
            <w:rPr/>
          </w:rPrChange>
        </w:rPr>
        <w:pPrChange w:id="1964" w:author="zhouyou" w:date="2025-04-18T16:45:00Z">
          <w:pPr>
            <w:ind w:firstLine="560"/>
          </w:pPr>
        </w:pPrChange>
      </w:pPr>
      <w:r w:rsidRPr="00193049">
        <w:rPr>
          <w:rFonts w:cs="Times New Roman" w:hint="eastAsia"/>
          <w:rPrChange w:id="1965" w:author="zhouyou" w:date="2025-04-18T16:48:00Z">
            <w:rPr>
              <w:rFonts w:hint="eastAsia"/>
            </w:rPr>
          </w:rPrChange>
        </w:rPr>
        <w:t>本项目需要对一个子系统，找到一个符合期望的延迟，得到在当前延迟下的</w:t>
      </w:r>
      <w:r w:rsidRPr="00193049">
        <w:rPr>
          <w:rFonts w:cs="Times New Roman"/>
        </w:rPr>
        <w:t>IOPS</w:t>
      </w:r>
      <w:r w:rsidRPr="00885D23">
        <w:rPr>
          <w:rFonts w:cs="Times New Roman" w:hint="eastAsia"/>
        </w:rPr>
        <w:t>，并且保证上游的压力</w:t>
      </w:r>
      <w:r w:rsidRPr="00193049">
        <w:rPr>
          <w:rFonts w:cs="Times New Roman"/>
        </w:rPr>
        <w:t>IOPS</w:t>
      </w:r>
      <w:r w:rsidRPr="00885D23">
        <w:rPr>
          <w:rFonts w:cs="Times New Roman" w:hint="eastAsia"/>
        </w:rPr>
        <w:t>约束下到达到该延迟，以此来实现同等性能情况下，资源利用最少。</w:t>
      </w:r>
    </w:p>
    <w:p w14:paraId="12B78ED8" w14:textId="77777777" w:rsidR="00677DB3" w:rsidRPr="00193049" w:rsidRDefault="003101FD">
      <w:pPr>
        <w:ind w:firstLine="560"/>
        <w:jc w:val="both"/>
        <w:rPr>
          <w:rFonts w:cs="Times New Roman"/>
          <w:rPrChange w:id="1966" w:author="zhouyou" w:date="2025-04-18T16:48:00Z">
            <w:rPr/>
          </w:rPrChange>
        </w:rPr>
        <w:pPrChange w:id="1967" w:author="zhouyou" w:date="2025-04-18T16:45:00Z">
          <w:pPr>
            <w:ind w:firstLine="560"/>
          </w:pPr>
        </w:pPrChange>
      </w:pPr>
      <w:r w:rsidRPr="00193049">
        <w:rPr>
          <w:rFonts w:cs="Times New Roman" w:hint="eastAsia"/>
          <w:rPrChange w:id="1968" w:author="zhouyou" w:date="2025-04-18T16:48:00Z">
            <w:rPr>
              <w:rFonts w:hint="eastAsia"/>
            </w:rPr>
          </w:rPrChange>
        </w:rPr>
        <w:t>节点内单个服务进程内在多个引擎中共享数据结构，导致多线程访问</w:t>
      </w:r>
      <w:proofErr w:type="gramStart"/>
      <w:r w:rsidRPr="00193049">
        <w:rPr>
          <w:rFonts w:cs="Times New Roman" w:hint="eastAsia"/>
          <w:rPrChange w:id="1969" w:author="zhouyou" w:date="2025-04-18T16:48:00Z">
            <w:rPr>
              <w:rFonts w:hint="eastAsia"/>
            </w:rPr>
          </w:rPrChange>
        </w:rPr>
        <w:t>时竞争</w:t>
      </w:r>
      <w:proofErr w:type="gramEnd"/>
      <w:r w:rsidRPr="00193049">
        <w:rPr>
          <w:rFonts w:cs="Times New Roman" w:hint="eastAsia"/>
          <w:rPrChange w:id="1970" w:author="zhouyou" w:date="2025-04-18T16:48:00Z">
            <w:rPr>
              <w:rFonts w:hint="eastAsia"/>
            </w:rPr>
          </w:rPrChange>
        </w:rPr>
        <w:t>同一把锁，从而使得多个并发请求排队消耗明显。多节点在热点分区出现时，由于节点间压力不均衡，无法线性扩展。</w:t>
      </w:r>
    </w:p>
    <w:p w14:paraId="26EF9D02" w14:textId="77777777" w:rsidR="00677DB3" w:rsidRPr="00193049" w:rsidRDefault="003101FD">
      <w:pPr>
        <w:ind w:firstLine="560"/>
        <w:jc w:val="both"/>
        <w:rPr>
          <w:rFonts w:cs="Times New Roman"/>
          <w:rPrChange w:id="1971" w:author="zhouyou" w:date="2025-04-18T16:48:00Z">
            <w:rPr/>
          </w:rPrChange>
        </w:rPr>
        <w:pPrChange w:id="1972" w:author="zhouyou" w:date="2025-04-18T16:45:00Z">
          <w:pPr>
            <w:ind w:firstLine="560"/>
          </w:pPr>
        </w:pPrChange>
      </w:pPr>
      <w:r w:rsidRPr="00193049">
        <w:rPr>
          <w:rFonts w:cs="Times New Roman" w:hint="eastAsia"/>
          <w:rPrChange w:id="1973" w:author="zhouyou" w:date="2025-04-18T16:48:00Z">
            <w:rPr>
              <w:rFonts w:hint="eastAsia"/>
            </w:rPr>
          </w:rPrChange>
        </w:rPr>
        <w:t>本项目研究线程访问的数据集无锁隔离的方法，并通过数据集划分、数据结构及查询等的优化减少单</w:t>
      </w:r>
      <w:proofErr w:type="gramStart"/>
      <w:r w:rsidRPr="00193049">
        <w:rPr>
          <w:rFonts w:cs="Times New Roman" w:hint="eastAsia"/>
          <w:rPrChange w:id="1974" w:author="zhouyou" w:date="2025-04-18T16:48:00Z">
            <w:rPr>
              <w:rFonts w:hint="eastAsia"/>
            </w:rPr>
          </w:rPrChange>
        </w:rPr>
        <w:t>次操作</w:t>
      </w:r>
      <w:proofErr w:type="gramEnd"/>
      <w:r w:rsidRPr="00193049">
        <w:rPr>
          <w:rFonts w:cs="Times New Roman" w:hint="eastAsia"/>
          <w:rPrChange w:id="1975" w:author="zhouyou" w:date="2025-04-18T16:48:00Z">
            <w:rPr>
              <w:rFonts w:hint="eastAsia"/>
            </w:rPr>
          </w:rPrChange>
        </w:rPr>
        <w:t>时延，减少相同数据集的时延。研究由全局调度方法，周期性收集各节点上的分区信息及各分区的访问压力信息，定制数据分布策略来达到全局负载均衡；为压力大的数据分区分配更多的处理资源，例如将分区切分并迁移至其它节点共同承载；将热点分区所在节点，其它较空闲的分区调度至其它节点。</w:t>
      </w:r>
    </w:p>
    <w:p w14:paraId="51671377" w14:textId="638D6F37" w:rsidR="00677DB3" w:rsidRPr="00885D23" w:rsidRDefault="003101FD">
      <w:pPr>
        <w:ind w:firstLine="560"/>
        <w:jc w:val="both"/>
        <w:rPr>
          <w:rFonts w:cs="Times New Roman"/>
        </w:rPr>
        <w:pPrChange w:id="1976" w:author="zhouyou" w:date="2025-04-18T16:45:00Z">
          <w:pPr>
            <w:ind w:firstLine="560"/>
          </w:pPr>
        </w:pPrChange>
      </w:pPr>
      <w:r w:rsidRPr="00193049">
        <w:rPr>
          <w:rFonts w:cs="Times New Roman" w:hint="eastAsia"/>
          <w:rPrChange w:id="1977" w:author="zhouyou" w:date="2025-04-18T16:48:00Z">
            <w:rPr>
              <w:rFonts w:hint="eastAsia"/>
            </w:rPr>
          </w:rPrChange>
        </w:rPr>
        <w:t>除此之外，为了支持千万级元数据，还需研究使用多个</w:t>
      </w:r>
      <w:r w:rsidRPr="00193049">
        <w:rPr>
          <w:rFonts w:cs="Times New Roman"/>
          <w:rPrChange w:id="1978" w:author="zhouyou" w:date="2025-04-18T16:48:00Z">
            <w:rPr/>
          </w:rPrChange>
        </w:rPr>
        <w:t>Raft</w:t>
      </w:r>
      <w:r w:rsidRPr="00193049">
        <w:rPr>
          <w:rFonts w:cs="Times New Roman" w:hint="eastAsia"/>
          <w:rPrChange w:id="1979" w:author="zhouyou" w:date="2025-04-18T16:48:00Z">
            <w:rPr>
              <w:rFonts w:hint="eastAsia"/>
            </w:rPr>
          </w:rPrChange>
        </w:rPr>
        <w:t>集群的分布式</w:t>
      </w:r>
      <w:proofErr w:type="gramStart"/>
      <w:r w:rsidRPr="00193049">
        <w:rPr>
          <w:rFonts w:cs="Times New Roman" w:hint="eastAsia"/>
          <w:rPrChange w:id="1980" w:author="zhouyou" w:date="2025-04-18T16:48:00Z">
            <w:rPr>
              <w:rFonts w:hint="eastAsia"/>
            </w:rPr>
          </w:rPrChange>
        </w:rPr>
        <w:t>用户态键值</w:t>
      </w:r>
      <w:proofErr w:type="gramEnd"/>
      <w:r w:rsidRPr="00193049">
        <w:rPr>
          <w:rFonts w:cs="Times New Roman" w:hint="eastAsia"/>
          <w:rPrChange w:id="1981" w:author="zhouyou" w:date="2025-04-18T16:48:00Z">
            <w:rPr>
              <w:rFonts w:hint="eastAsia"/>
            </w:rPr>
          </w:rPrChange>
        </w:rPr>
        <w:t>存储系统。单个</w:t>
      </w:r>
      <w:r w:rsidRPr="00193049">
        <w:rPr>
          <w:rFonts w:cs="Times New Roman"/>
        </w:rPr>
        <w:t xml:space="preserve"> Raft</w:t>
      </w:r>
      <w:r w:rsidRPr="00885D23">
        <w:rPr>
          <w:rFonts w:cs="Times New Roman" w:hint="eastAsia"/>
        </w:rPr>
        <w:t>组在</w:t>
      </w:r>
      <w:r w:rsidRPr="00193049">
        <w:rPr>
          <w:rFonts w:cs="Times New Roman"/>
        </w:rPr>
        <w:t xml:space="preserve"> </w:t>
      </w:r>
      <w:r w:rsidR="00A36039" w:rsidRPr="00193049">
        <w:rPr>
          <w:rFonts w:cs="Times New Roman"/>
        </w:rPr>
        <w:t>KV</w:t>
      </w:r>
      <w:r w:rsidRPr="00193049">
        <w:rPr>
          <w:rFonts w:cs="Times New Roman"/>
        </w:rPr>
        <w:t xml:space="preserve"> </w:t>
      </w:r>
      <w:r w:rsidRPr="00885D23">
        <w:rPr>
          <w:rFonts w:cs="Times New Roman" w:hint="eastAsia"/>
        </w:rPr>
        <w:t>的场景下存在一些弊端，系统的存储容量受制于单机的存储容量（使用分布式存储除外）。系统的性能受制于单机的性能（读写请求都由</w:t>
      </w:r>
      <w:r w:rsidRPr="00193049">
        <w:rPr>
          <w:rFonts w:cs="Times New Roman"/>
        </w:rPr>
        <w:t>Leader</w:t>
      </w:r>
      <w:r w:rsidRPr="00885D23">
        <w:rPr>
          <w:rFonts w:cs="Times New Roman" w:hint="eastAsia"/>
        </w:rPr>
        <w:t>节点处理）。</w:t>
      </w:r>
      <w:r w:rsidRPr="00885D23">
        <w:rPr>
          <w:rFonts w:cs="Times New Roman" w:hint="eastAsia"/>
        </w:rPr>
        <w:lastRenderedPageBreak/>
        <w:t>项目目标是支持千万级元数据，元数容量超过几百</w:t>
      </w:r>
      <w:r w:rsidRPr="00193049">
        <w:rPr>
          <w:rFonts w:cs="Times New Roman"/>
        </w:rPr>
        <w:t>TB</w:t>
      </w:r>
      <w:r w:rsidRPr="00885D23">
        <w:rPr>
          <w:rFonts w:cs="Times New Roman" w:hint="eastAsia"/>
        </w:rPr>
        <w:t>，单个</w:t>
      </w:r>
      <w:r w:rsidRPr="00193049">
        <w:rPr>
          <w:rFonts w:cs="Times New Roman"/>
        </w:rPr>
        <w:t xml:space="preserve"> Raft </w:t>
      </w:r>
      <w:r w:rsidRPr="00885D23">
        <w:rPr>
          <w:rFonts w:cs="Times New Roman" w:hint="eastAsia"/>
        </w:rPr>
        <w:t>集群无法支持该量级的数据，所以需要使用多个</w:t>
      </w:r>
      <w:r w:rsidRPr="00193049">
        <w:rPr>
          <w:rFonts w:cs="Times New Roman"/>
        </w:rPr>
        <w:t>Raft</w:t>
      </w:r>
      <w:r w:rsidRPr="00885D23">
        <w:rPr>
          <w:rFonts w:cs="Times New Roman" w:hint="eastAsia"/>
        </w:rPr>
        <w:t>集群，即</w:t>
      </w:r>
      <w:r w:rsidRPr="00193049">
        <w:rPr>
          <w:rFonts w:cs="Times New Roman"/>
        </w:rPr>
        <w:t>Multi Raft</w:t>
      </w:r>
      <w:r w:rsidRPr="00885D23">
        <w:rPr>
          <w:rFonts w:cs="Times New Roman" w:hint="eastAsia"/>
        </w:rPr>
        <w:t>。因此需要将数据进行分片处理，让每个</w:t>
      </w:r>
      <w:r w:rsidRPr="00193049">
        <w:rPr>
          <w:rFonts w:cs="Times New Roman"/>
        </w:rPr>
        <w:t>Raft</w:t>
      </w:r>
      <w:r w:rsidRPr="00885D23">
        <w:rPr>
          <w:rFonts w:cs="Times New Roman" w:hint="eastAsia"/>
        </w:rPr>
        <w:t>单独负责一部分数据。然而</w:t>
      </w:r>
      <w:proofErr w:type="spellStart"/>
      <w:r w:rsidRPr="00193049">
        <w:rPr>
          <w:rFonts w:cs="Times New Roman"/>
        </w:rPr>
        <w:t>MultiRaft</w:t>
      </w:r>
      <w:proofErr w:type="spellEnd"/>
      <w:r w:rsidRPr="00193049">
        <w:rPr>
          <w:rFonts w:cs="Times New Roman"/>
        </w:rPr>
        <w:t xml:space="preserve"> </w:t>
      </w:r>
      <w:r w:rsidRPr="00885D23">
        <w:rPr>
          <w:rFonts w:cs="Times New Roman" w:hint="eastAsia"/>
        </w:rPr>
        <w:t>需要解决一些核心问题，包括：</w:t>
      </w:r>
    </w:p>
    <w:p w14:paraId="7A62AFD7" w14:textId="77777777" w:rsidR="00677DB3" w:rsidRPr="00885D23" w:rsidRDefault="003101FD">
      <w:pPr>
        <w:pStyle w:val="a4"/>
        <w:numPr>
          <w:ilvl w:val="0"/>
          <w:numId w:val="8"/>
        </w:numPr>
        <w:ind w:firstLineChars="0"/>
        <w:jc w:val="both"/>
        <w:rPr>
          <w:rFonts w:cs="Times New Roman"/>
        </w:rPr>
        <w:pPrChange w:id="1982" w:author="zhouyou" w:date="2025-04-18T16:52:00Z">
          <w:pPr>
            <w:ind w:firstLine="560"/>
          </w:pPr>
        </w:pPrChange>
      </w:pPr>
      <w:del w:id="1983" w:author="zhouyou" w:date="2025-04-18T16:52:00Z">
        <w:r w:rsidRPr="00885D23" w:rsidDel="00B76A5F">
          <w:rPr>
            <w:rFonts w:cs="Times New Roman"/>
          </w:rPr>
          <w:delText>·</w:delText>
        </w:r>
      </w:del>
      <w:r w:rsidRPr="00885D23">
        <w:rPr>
          <w:rFonts w:cs="Times New Roman" w:hint="eastAsia"/>
        </w:rPr>
        <w:t>数据分片策略。</w:t>
      </w:r>
    </w:p>
    <w:p w14:paraId="3700D5B9" w14:textId="77777777" w:rsidR="00677DB3" w:rsidRPr="00B76A5F" w:rsidRDefault="003101FD">
      <w:pPr>
        <w:pStyle w:val="a4"/>
        <w:numPr>
          <w:ilvl w:val="0"/>
          <w:numId w:val="8"/>
        </w:numPr>
        <w:ind w:firstLineChars="0"/>
        <w:jc w:val="both"/>
        <w:rPr>
          <w:rFonts w:cs="Times New Roman"/>
          <w:rPrChange w:id="1984" w:author="zhouyou" w:date="2025-04-18T16:52:00Z">
            <w:rPr/>
          </w:rPrChange>
        </w:rPr>
        <w:pPrChange w:id="1985" w:author="zhouyou" w:date="2025-04-18T16:52:00Z">
          <w:pPr>
            <w:ind w:firstLine="560"/>
          </w:pPr>
        </w:pPrChange>
      </w:pPr>
      <w:del w:id="1986" w:author="zhouyou" w:date="2025-04-18T16:52:00Z">
        <w:r w:rsidRPr="00B76A5F" w:rsidDel="00B76A5F">
          <w:rPr>
            <w:rFonts w:cs="Times New Roman"/>
            <w:rPrChange w:id="1987" w:author="zhouyou" w:date="2025-04-18T16:52:00Z">
              <w:rPr/>
            </w:rPrChange>
          </w:rPr>
          <w:delText>·</w:delText>
        </w:r>
      </w:del>
      <w:r w:rsidRPr="00B76A5F">
        <w:rPr>
          <w:rFonts w:cs="Times New Roman" w:hint="eastAsia"/>
          <w:rPrChange w:id="1988" w:author="zhouyou" w:date="2025-04-18T16:52:00Z">
            <w:rPr>
              <w:rFonts w:hint="eastAsia"/>
            </w:rPr>
          </w:rPrChange>
        </w:rPr>
        <w:t>分片中数据量增大时，分片的分裂策略。</w:t>
      </w:r>
    </w:p>
    <w:p w14:paraId="3613F58C" w14:textId="77777777" w:rsidR="00677DB3" w:rsidRPr="00B76A5F" w:rsidRDefault="003101FD">
      <w:pPr>
        <w:pStyle w:val="a4"/>
        <w:numPr>
          <w:ilvl w:val="0"/>
          <w:numId w:val="8"/>
        </w:numPr>
        <w:ind w:firstLineChars="0"/>
        <w:jc w:val="both"/>
        <w:rPr>
          <w:rFonts w:cs="Times New Roman"/>
          <w:rPrChange w:id="1989" w:author="zhouyou" w:date="2025-04-18T16:52:00Z">
            <w:rPr/>
          </w:rPrChange>
        </w:rPr>
        <w:pPrChange w:id="1990" w:author="zhouyou" w:date="2025-04-18T16:52:00Z">
          <w:pPr>
            <w:ind w:firstLine="560"/>
          </w:pPr>
        </w:pPrChange>
      </w:pPr>
      <w:del w:id="1991" w:author="zhouyou" w:date="2025-04-18T16:52:00Z">
        <w:r w:rsidRPr="00B76A5F" w:rsidDel="00B76A5F">
          <w:rPr>
            <w:rFonts w:cs="Times New Roman"/>
            <w:rPrChange w:id="1992" w:author="zhouyou" w:date="2025-04-18T16:52:00Z">
              <w:rPr/>
            </w:rPrChange>
          </w:rPr>
          <w:delText>·</w:delText>
        </w:r>
      </w:del>
      <w:r w:rsidRPr="00B76A5F">
        <w:rPr>
          <w:rFonts w:cs="Times New Roman" w:hint="eastAsia"/>
          <w:rPrChange w:id="1993" w:author="zhouyou" w:date="2025-04-18T16:52:00Z">
            <w:rPr>
              <w:rFonts w:hint="eastAsia"/>
            </w:rPr>
          </w:rPrChange>
        </w:rPr>
        <w:t>分片的调度策略，以使负载在系统中更平均（分片副本的迁移，补全，</w:t>
      </w:r>
      <w:r w:rsidRPr="00B76A5F">
        <w:rPr>
          <w:rFonts w:cs="Times New Roman"/>
          <w:rPrChange w:id="1994" w:author="zhouyou" w:date="2025-04-18T16:52:00Z">
            <w:rPr>
              <w:rFonts w:cs="Times New Roman"/>
            </w:rPr>
          </w:rPrChange>
        </w:rPr>
        <w:t xml:space="preserve">Leader </w:t>
      </w:r>
      <w:r w:rsidRPr="00B76A5F">
        <w:rPr>
          <w:rFonts w:cs="Times New Roman" w:hint="eastAsia"/>
          <w:rPrChange w:id="1995" w:author="zhouyou" w:date="2025-04-18T16:52:00Z">
            <w:rPr>
              <w:rFonts w:hint="eastAsia"/>
            </w:rPr>
          </w:rPrChange>
        </w:rPr>
        <w:t>切换等等）。</w:t>
      </w:r>
    </w:p>
    <w:p w14:paraId="36BFBF72" w14:textId="0DDCD4B6" w:rsidR="00677DB3" w:rsidDel="00B76A5F" w:rsidRDefault="003101FD" w:rsidP="00B76A5F">
      <w:pPr>
        <w:pStyle w:val="a4"/>
        <w:numPr>
          <w:ilvl w:val="0"/>
          <w:numId w:val="8"/>
        </w:numPr>
        <w:ind w:firstLineChars="0"/>
        <w:jc w:val="both"/>
        <w:rPr>
          <w:del w:id="1996" w:author="zhouyou" w:date="2025-04-18T16:52:00Z"/>
          <w:rFonts w:cs="Times New Roman"/>
        </w:rPr>
      </w:pPr>
      <w:del w:id="1997" w:author="zhouyou" w:date="2025-04-18T16:52:00Z">
        <w:r w:rsidRPr="00B76A5F" w:rsidDel="00B76A5F">
          <w:rPr>
            <w:rFonts w:cs="Times New Roman"/>
            <w:rPrChange w:id="1998" w:author="zhouyou" w:date="2025-04-18T16:52:00Z">
              <w:rPr/>
            </w:rPrChange>
          </w:rPr>
          <w:delText>·</w:delText>
        </w:r>
      </w:del>
      <w:r w:rsidRPr="00B76A5F">
        <w:rPr>
          <w:rFonts w:cs="Times New Roman"/>
          <w:rPrChange w:id="1999" w:author="zhouyou" w:date="2025-04-18T16:52:00Z">
            <w:rPr/>
          </w:rPrChange>
        </w:rPr>
        <w:t>一个节点上，所有的</w:t>
      </w:r>
      <w:r w:rsidRPr="00B76A5F">
        <w:rPr>
          <w:rFonts w:cs="Times New Roman"/>
        </w:rPr>
        <w:t xml:space="preserve"> Raft-Group 如何</w:t>
      </w:r>
      <w:r w:rsidRPr="00885D23">
        <w:rPr>
          <w:rFonts w:cs="Times New Roman"/>
        </w:rPr>
        <w:t>复用链接。</w:t>
      </w:r>
    </w:p>
    <w:p w14:paraId="6BD8F8CC" w14:textId="77777777" w:rsidR="00B76A5F" w:rsidRPr="00885D23" w:rsidRDefault="00B76A5F">
      <w:pPr>
        <w:pStyle w:val="a4"/>
        <w:numPr>
          <w:ilvl w:val="0"/>
          <w:numId w:val="8"/>
        </w:numPr>
        <w:ind w:firstLineChars="0"/>
        <w:jc w:val="both"/>
        <w:rPr>
          <w:ins w:id="2000" w:author="zhouyou" w:date="2025-04-18T16:52:00Z"/>
          <w:rFonts w:cs="Times New Roman"/>
        </w:rPr>
        <w:pPrChange w:id="2001" w:author="zhouyou" w:date="2025-04-18T16:52:00Z">
          <w:pPr>
            <w:ind w:firstLine="560"/>
          </w:pPr>
        </w:pPrChange>
      </w:pPr>
    </w:p>
    <w:p w14:paraId="75204C1B" w14:textId="4D7856A9" w:rsidR="00677DB3" w:rsidRPr="00B76A5F" w:rsidRDefault="003101FD">
      <w:pPr>
        <w:pStyle w:val="a4"/>
        <w:numPr>
          <w:ilvl w:val="0"/>
          <w:numId w:val="8"/>
        </w:numPr>
        <w:ind w:firstLineChars="0"/>
        <w:jc w:val="both"/>
        <w:rPr>
          <w:rFonts w:cs="Times New Roman"/>
          <w:rPrChange w:id="2002" w:author="zhouyou" w:date="2025-04-18T16:52:00Z">
            <w:rPr/>
          </w:rPrChange>
        </w:rPr>
        <w:pPrChange w:id="2003" w:author="zhouyou" w:date="2025-04-18T16:52:00Z">
          <w:pPr>
            <w:ind w:firstLine="560"/>
          </w:pPr>
        </w:pPrChange>
      </w:pPr>
      <w:del w:id="2004" w:author="zhouyou" w:date="2025-04-18T16:52:00Z">
        <w:r w:rsidRPr="00B76A5F" w:rsidDel="00B76A5F">
          <w:rPr>
            <w:rFonts w:cs="Times New Roman"/>
            <w:rPrChange w:id="2005" w:author="zhouyou" w:date="2025-04-18T16:52:00Z">
              <w:rPr/>
            </w:rPrChange>
          </w:rPr>
          <w:delText>·</w:delText>
        </w:r>
        <w:r w:rsidRPr="00B76A5F" w:rsidDel="00B76A5F">
          <w:rPr>
            <w:rFonts w:cs="Times New Roman"/>
            <w:rPrChange w:id="2006" w:author="zhouyou" w:date="2025-04-18T16:52:00Z">
              <w:rPr>
                <w:rFonts w:cs="Times New Roman"/>
              </w:rPr>
            </w:rPrChange>
          </w:rPr>
          <w:delText xml:space="preserve"> </w:delText>
        </w:r>
      </w:del>
      <w:r w:rsidRPr="00B76A5F">
        <w:rPr>
          <w:rFonts w:cs="Times New Roman"/>
          <w:rPrChange w:id="2007" w:author="zhouyou" w:date="2025-04-18T16:52:00Z">
            <w:rPr>
              <w:rFonts w:cs="Times New Roman"/>
            </w:rPr>
          </w:rPrChange>
        </w:rPr>
        <w:t xml:space="preserve">stale </w:t>
      </w:r>
      <w:r w:rsidRPr="00B76A5F">
        <w:rPr>
          <w:rFonts w:cs="Times New Roman" w:hint="eastAsia"/>
          <w:rPrChange w:id="2008" w:author="zhouyou" w:date="2025-04-18T16:52:00Z">
            <w:rPr>
              <w:rFonts w:hint="eastAsia"/>
            </w:rPr>
          </w:rPrChange>
        </w:rPr>
        <w:t>的请求处理策略（如</w:t>
      </w:r>
      <w:r w:rsidRPr="00B76A5F">
        <w:rPr>
          <w:rFonts w:cs="Times New Roman"/>
          <w:rPrChange w:id="2009" w:author="zhouyou" w:date="2025-04-18T16:52:00Z">
            <w:rPr>
              <w:rFonts w:cs="Times New Roman"/>
            </w:rPr>
          </w:rPrChange>
        </w:rPr>
        <w:t xml:space="preserve"> Proposal </w:t>
      </w:r>
      <w:r w:rsidRPr="00B76A5F">
        <w:rPr>
          <w:rFonts w:cs="Times New Roman" w:hint="eastAsia"/>
          <w:rPrChange w:id="2010" w:author="zhouyou" w:date="2025-04-18T16:52:00Z">
            <w:rPr>
              <w:rFonts w:hint="eastAsia"/>
            </w:rPr>
          </w:rPrChange>
        </w:rPr>
        <w:t>和</w:t>
      </w:r>
      <w:r w:rsidRPr="00B76A5F">
        <w:rPr>
          <w:rFonts w:cs="Times New Roman"/>
          <w:rPrChange w:id="2011" w:author="zhouyou" w:date="2025-04-18T16:52:00Z">
            <w:rPr>
              <w:rFonts w:cs="Times New Roman"/>
            </w:rPr>
          </w:rPrChange>
        </w:rPr>
        <w:t xml:space="preserve"> Apply </w:t>
      </w:r>
      <w:r w:rsidRPr="00B76A5F">
        <w:rPr>
          <w:rFonts w:cs="Times New Roman" w:hint="eastAsia"/>
          <w:rPrChange w:id="2012" w:author="zhouyou" w:date="2025-04-18T16:52:00Z">
            <w:rPr>
              <w:rFonts w:hint="eastAsia"/>
            </w:rPr>
          </w:rPrChange>
        </w:rPr>
        <w:t>时，当前副本不是</w:t>
      </w:r>
      <w:r w:rsidRPr="00B76A5F">
        <w:rPr>
          <w:rFonts w:cs="Times New Roman"/>
          <w:rPrChange w:id="2013" w:author="zhouyou" w:date="2025-04-18T16:52:00Z">
            <w:rPr>
              <w:rFonts w:cs="Times New Roman"/>
            </w:rPr>
          </w:rPrChange>
        </w:rPr>
        <w:t xml:space="preserve"> Leader</w:t>
      </w:r>
      <w:r w:rsidRPr="00B76A5F">
        <w:rPr>
          <w:rFonts w:cs="Times New Roman" w:hint="eastAsia"/>
          <w:rPrChange w:id="2014" w:author="zhouyou" w:date="2025-04-18T16:52:00Z">
            <w:rPr>
              <w:rFonts w:hint="eastAsia"/>
            </w:rPr>
          </w:rPrChange>
        </w:rPr>
        <w:t>、或已分裂、或已被销毁）。</w:t>
      </w:r>
    </w:p>
    <w:p w14:paraId="7314A3E3" w14:textId="77777777" w:rsidR="00677DB3" w:rsidRPr="00B76A5F" w:rsidRDefault="003101FD">
      <w:pPr>
        <w:pStyle w:val="a4"/>
        <w:numPr>
          <w:ilvl w:val="0"/>
          <w:numId w:val="8"/>
        </w:numPr>
        <w:ind w:firstLineChars="0"/>
        <w:jc w:val="both"/>
        <w:rPr>
          <w:rFonts w:cs="Times New Roman"/>
          <w:rPrChange w:id="2015" w:author="zhouyou" w:date="2025-04-18T16:52:00Z">
            <w:rPr/>
          </w:rPrChange>
        </w:rPr>
        <w:pPrChange w:id="2016" w:author="zhouyou" w:date="2025-04-18T16:52:00Z">
          <w:pPr>
            <w:ind w:firstLine="560"/>
          </w:pPr>
        </w:pPrChange>
      </w:pPr>
      <w:del w:id="2017" w:author="zhouyou" w:date="2025-04-18T16:52:00Z">
        <w:r w:rsidRPr="00B76A5F" w:rsidDel="00B76A5F">
          <w:rPr>
            <w:rFonts w:cs="Times New Roman"/>
            <w:rPrChange w:id="2018" w:author="zhouyou" w:date="2025-04-18T16:52:00Z">
              <w:rPr/>
            </w:rPrChange>
          </w:rPr>
          <w:delText>·</w:delText>
        </w:r>
      </w:del>
      <w:r w:rsidRPr="00B76A5F">
        <w:rPr>
          <w:rFonts w:cs="Times New Roman"/>
          <w:rPrChange w:id="2019" w:author="zhouyou" w:date="2025-04-18T16:52:00Z">
            <w:rPr>
              <w:rFonts w:cs="Times New Roman"/>
            </w:rPr>
          </w:rPrChange>
        </w:rPr>
        <w:t xml:space="preserve">Snapshot </w:t>
      </w:r>
      <w:r w:rsidRPr="00B76A5F">
        <w:rPr>
          <w:rFonts w:cs="Times New Roman" w:hint="eastAsia"/>
          <w:rPrChange w:id="2020" w:author="zhouyou" w:date="2025-04-18T16:52:00Z">
            <w:rPr>
              <w:rFonts w:hint="eastAsia"/>
            </w:rPr>
          </w:rPrChange>
        </w:rPr>
        <w:t>管理策略（限制</w:t>
      </w:r>
      <w:r w:rsidRPr="00B76A5F">
        <w:rPr>
          <w:rFonts w:cs="Times New Roman"/>
          <w:rPrChange w:id="2021" w:author="zhouyou" w:date="2025-04-18T16:52:00Z">
            <w:rPr>
              <w:rFonts w:cs="Times New Roman"/>
            </w:rPr>
          </w:rPrChange>
        </w:rPr>
        <w:t>Snapshot</w:t>
      </w:r>
      <w:r w:rsidRPr="00B76A5F">
        <w:rPr>
          <w:rFonts w:cs="Times New Roman" w:hint="eastAsia"/>
          <w:rPrChange w:id="2022" w:author="zhouyou" w:date="2025-04-18T16:52:00Z">
            <w:rPr>
              <w:rFonts w:hint="eastAsia"/>
            </w:rPr>
          </w:rPrChange>
        </w:rPr>
        <w:t>，避免带宽、</w:t>
      </w:r>
      <w:r w:rsidRPr="00B76A5F">
        <w:rPr>
          <w:rFonts w:cs="Times New Roman"/>
          <w:rPrChange w:id="2023" w:author="zhouyou" w:date="2025-04-18T16:52:00Z">
            <w:rPr>
              <w:rFonts w:cs="Times New Roman"/>
            </w:rPr>
          </w:rPrChange>
        </w:rPr>
        <w:t>CPU</w:t>
      </w:r>
      <w:r w:rsidRPr="00B76A5F">
        <w:rPr>
          <w:rFonts w:cs="Times New Roman" w:hint="eastAsia"/>
          <w:rPrChange w:id="2024" w:author="zhouyou" w:date="2025-04-18T16:52:00Z">
            <w:rPr>
              <w:rFonts w:hint="eastAsia"/>
            </w:rPr>
          </w:rPrChange>
        </w:rPr>
        <w:t>、</w:t>
      </w:r>
      <w:r w:rsidRPr="00B76A5F">
        <w:rPr>
          <w:rFonts w:cs="Times New Roman"/>
          <w:rPrChange w:id="2025" w:author="zhouyou" w:date="2025-04-18T16:52:00Z">
            <w:rPr>
              <w:rFonts w:cs="Times New Roman"/>
            </w:rPr>
          </w:rPrChange>
        </w:rPr>
        <w:t>IO</w:t>
      </w:r>
      <w:r w:rsidRPr="00B76A5F">
        <w:rPr>
          <w:rFonts w:cs="Times New Roman" w:hint="eastAsia"/>
          <w:rPrChange w:id="2026" w:author="zhouyou" w:date="2025-04-18T16:52:00Z">
            <w:rPr>
              <w:rFonts w:hint="eastAsia"/>
            </w:rPr>
          </w:rPrChange>
        </w:rPr>
        <w:t>资源被过度占用）。</w:t>
      </w:r>
    </w:p>
    <w:p w14:paraId="79E033DF" w14:textId="7C4CA8C8" w:rsidR="00677DB3" w:rsidRPr="00193049" w:rsidRDefault="003101FD">
      <w:pPr>
        <w:ind w:firstLine="560"/>
        <w:jc w:val="both"/>
        <w:rPr>
          <w:rFonts w:cs="Times New Roman"/>
          <w:rPrChange w:id="2027" w:author="zhouyou" w:date="2025-04-18T16:48:00Z">
            <w:rPr/>
          </w:rPrChange>
        </w:rPr>
        <w:pPrChange w:id="2028" w:author="zhouyou" w:date="2025-04-18T16:45:00Z">
          <w:pPr>
            <w:ind w:firstLine="560"/>
          </w:pPr>
        </w:pPrChange>
      </w:pPr>
      <w:r w:rsidRPr="00193049">
        <w:rPr>
          <w:rFonts w:cs="Times New Roman" w:hint="eastAsia"/>
          <w:rPrChange w:id="2029" w:author="zhouyou" w:date="2025-04-18T16:48:00Z">
            <w:rPr>
              <w:rFonts w:hint="eastAsia"/>
            </w:rPr>
          </w:rPrChange>
        </w:rPr>
        <w:t>分布式</w:t>
      </w:r>
      <w:r w:rsidR="00A36039" w:rsidRPr="00193049">
        <w:rPr>
          <w:rFonts w:cs="Times New Roman"/>
        </w:rPr>
        <w:t>KV</w:t>
      </w:r>
      <w:r w:rsidRPr="00885D23">
        <w:rPr>
          <w:rFonts w:cs="Times New Roman" w:hint="eastAsia"/>
        </w:rPr>
        <w:t>还需要解决高并发的分布式事务问题。</w:t>
      </w:r>
      <w:r w:rsidRPr="00193049">
        <w:rPr>
          <w:rFonts w:cs="Times New Roman"/>
        </w:rPr>
        <w:t>MVCC</w:t>
      </w:r>
      <w:r w:rsidRPr="00885D23">
        <w:rPr>
          <w:rFonts w:cs="Times New Roman" w:hint="eastAsia"/>
        </w:rPr>
        <w:t>是一种多版本并发控制机制。</w:t>
      </w:r>
      <w:r w:rsidRPr="00193049">
        <w:rPr>
          <w:rFonts w:cs="Times New Roman"/>
        </w:rPr>
        <w:t>MVCC</w:t>
      </w:r>
      <w:r w:rsidRPr="00885D23">
        <w:rPr>
          <w:rFonts w:cs="Times New Roman" w:hint="eastAsia"/>
        </w:rPr>
        <w:t>可以在大多数情况下代替行级锁，降低系统开销。</w:t>
      </w:r>
      <w:r w:rsidRPr="00193049">
        <w:rPr>
          <w:rFonts w:cs="Times New Roman"/>
        </w:rPr>
        <w:t>MVCC</w:t>
      </w:r>
      <w:r w:rsidRPr="00885D23">
        <w:rPr>
          <w:rFonts w:cs="Times New Roman" w:hint="eastAsia"/>
        </w:rPr>
        <w:t>的本质就是</w:t>
      </w:r>
      <w:r w:rsidRPr="00193049">
        <w:rPr>
          <w:rFonts w:cs="Times New Roman"/>
        </w:rPr>
        <w:t>copy on write</w:t>
      </w:r>
      <w:r w:rsidRPr="00885D23">
        <w:rPr>
          <w:rFonts w:cs="Times New Roman" w:hint="eastAsia"/>
        </w:rPr>
        <w:t>，能够做到写不阻塞读</w:t>
      </w:r>
      <w:r w:rsidRPr="00193049">
        <w:rPr>
          <w:rFonts w:cs="Times New Roman"/>
        </w:rPr>
        <w:t>MVCC</w:t>
      </w:r>
      <w:r w:rsidRPr="00885D23">
        <w:rPr>
          <w:rFonts w:cs="Times New Roman" w:hint="eastAsia"/>
        </w:rPr>
        <w:t>能够做到写读不冲突，读读不冲突，读写也不冲突，唯一冲突的就是写和写，这样系统并发读就可以非常高。</w:t>
      </w:r>
      <w:r w:rsidRPr="00193049">
        <w:rPr>
          <w:rFonts w:cs="Times New Roman"/>
        </w:rPr>
        <w:t>MVCC</w:t>
      </w:r>
      <w:r w:rsidRPr="00885D23">
        <w:rPr>
          <w:rFonts w:cs="Times New Roman" w:hint="eastAsia"/>
        </w:rPr>
        <w:t>提供了时点（</w:t>
      </w:r>
      <w:r w:rsidRPr="00193049">
        <w:rPr>
          <w:rFonts w:cs="Times New Roman"/>
        </w:rPr>
        <w:t>point in time</w:t>
      </w:r>
      <w:r w:rsidRPr="00885D23">
        <w:rPr>
          <w:rFonts w:cs="Times New Roman" w:hint="eastAsia"/>
        </w:rPr>
        <w:t>）一致性视图。</w:t>
      </w:r>
      <w:r w:rsidRPr="00193049">
        <w:rPr>
          <w:rFonts w:cs="Times New Roman"/>
        </w:rPr>
        <w:t>MVCC</w:t>
      </w:r>
      <w:r w:rsidRPr="00885D23">
        <w:rPr>
          <w:rFonts w:cs="Times New Roman" w:hint="eastAsia"/>
        </w:rPr>
        <w:t>并发控制下的读事务一般使用时间</w:t>
      </w:r>
      <w:proofErr w:type="gramStart"/>
      <w:r w:rsidRPr="00885D23">
        <w:rPr>
          <w:rFonts w:cs="Times New Roman" w:hint="eastAsia"/>
        </w:rPr>
        <w:t>戳或者</w:t>
      </w:r>
      <w:proofErr w:type="gramEnd"/>
      <w:r w:rsidRPr="00885D23">
        <w:rPr>
          <w:rFonts w:cs="Times New Roman" w:hint="eastAsia"/>
        </w:rPr>
        <w:t>事务</w:t>
      </w:r>
      <w:r w:rsidRPr="00193049">
        <w:rPr>
          <w:rFonts w:cs="Times New Roman"/>
        </w:rPr>
        <w:t>ID</w:t>
      </w:r>
      <w:r w:rsidRPr="00885D23">
        <w:rPr>
          <w:rFonts w:cs="Times New Roman" w:hint="eastAsia"/>
        </w:rPr>
        <w:t>去标记当前读的数据库的状态（版本），读取这个</w:t>
      </w:r>
      <w:r w:rsidRPr="00885D23">
        <w:rPr>
          <w:rFonts w:cs="Times New Roman" w:hint="eastAsia"/>
        </w:rPr>
        <w:lastRenderedPageBreak/>
        <w:t>版本的数据。读、写事务相互隔离，不需要加锁。读写并存的时候，写操作会根据目前数据库的状态，创建一个新版本，并发的读则依旧访问旧版本的数据。</w:t>
      </w:r>
    </w:p>
    <w:p w14:paraId="21ED8074" w14:textId="77481EB2" w:rsidR="00677DB3" w:rsidRPr="00193049" w:rsidRDefault="003101FD">
      <w:pPr>
        <w:ind w:firstLine="560"/>
        <w:jc w:val="both"/>
        <w:rPr>
          <w:rFonts w:cs="Times New Roman"/>
          <w:rPrChange w:id="2030" w:author="zhouyou" w:date="2025-04-18T16:48:00Z">
            <w:rPr/>
          </w:rPrChange>
        </w:rPr>
        <w:pPrChange w:id="2031" w:author="zhouyou" w:date="2025-04-18T16:45:00Z">
          <w:pPr>
            <w:ind w:firstLine="560"/>
          </w:pPr>
        </w:pPrChange>
      </w:pPr>
      <w:r w:rsidRPr="00193049">
        <w:rPr>
          <w:rFonts w:cs="Times New Roman" w:hint="eastAsia"/>
          <w:rPrChange w:id="2032" w:author="zhouyou" w:date="2025-04-18T16:48:00Z">
            <w:rPr>
              <w:rFonts w:hint="eastAsia"/>
            </w:rPr>
          </w:rPrChange>
        </w:rPr>
        <w:t>将</w:t>
      </w:r>
      <w:r w:rsidRPr="00193049">
        <w:rPr>
          <w:rFonts w:cs="Times New Roman"/>
        </w:rPr>
        <w:t>MVCC</w:t>
      </w:r>
      <w:r w:rsidRPr="00885D23">
        <w:rPr>
          <w:rFonts w:cs="Times New Roman" w:hint="eastAsia"/>
        </w:rPr>
        <w:t>用到本研究的</w:t>
      </w:r>
      <w:r w:rsidR="00A36039" w:rsidRPr="00193049">
        <w:rPr>
          <w:rFonts w:cs="Times New Roman"/>
        </w:rPr>
        <w:t>KV</w:t>
      </w:r>
      <w:r w:rsidRPr="00885D23">
        <w:rPr>
          <w:rFonts w:cs="Times New Roman" w:hint="eastAsia"/>
        </w:rPr>
        <w:t>数据库中，实现分布式事务。基于</w:t>
      </w:r>
      <w:r w:rsidRPr="00193049">
        <w:rPr>
          <w:rFonts w:cs="Times New Roman"/>
        </w:rPr>
        <w:t xml:space="preserve"> MVCC </w:t>
      </w:r>
      <w:r w:rsidRPr="00885D23">
        <w:rPr>
          <w:rFonts w:cs="Times New Roman" w:hint="eastAsia"/>
        </w:rPr>
        <w:t>的分布式事务的方法为：为每个事务分配一个递增的事务编号，该编号也代表了数据的版本号。当事务在各个节点上执行时，各个节点只需记录更新操作及事务编号，当事务在各个节点都完成后，在</w:t>
      </w:r>
      <w:proofErr w:type="gramStart"/>
      <w:r w:rsidRPr="00885D23">
        <w:rPr>
          <w:rFonts w:cs="Times New Roman" w:hint="eastAsia"/>
        </w:rPr>
        <w:t>全局元信息</w:t>
      </w:r>
      <w:proofErr w:type="gramEnd"/>
      <w:r w:rsidRPr="00885D23">
        <w:rPr>
          <w:rFonts w:cs="Times New Roman" w:hint="eastAsia"/>
        </w:rPr>
        <w:t>中记录本次事务的编号。在读取数据时，先读取</w:t>
      </w:r>
      <w:proofErr w:type="gramStart"/>
      <w:r w:rsidRPr="00885D23">
        <w:rPr>
          <w:rFonts w:cs="Times New Roman" w:hint="eastAsia"/>
        </w:rPr>
        <w:t>元信息</w:t>
      </w:r>
      <w:proofErr w:type="gramEnd"/>
      <w:r w:rsidRPr="00885D23">
        <w:rPr>
          <w:rFonts w:cs="Times New Roman" w:hint="eastAsia"/>
        </w:rPr>
        <w:t>中已成功的最大事务编号，再于各个节点上读取数据，只读取更新操作编号小于等于最后最大已成功提交事务编号的操作，并将这些操作应用到基础数据形成读取结果。</w:t>
      </w:r>
    </w:p>
    <w:p w14:paraId="2F65B29D" w14:textId="77777777" w:rsidR="00677DB3" w:rsidRPr="00193049" w:rsidRDefault="003101FD">
      <w:pPr>
        <w:ind w:firstLineChars="0" w:firstLine="0"/>
        <w:jc w:val="both"/>
        <w:outlineLvl w:val="3"/>
        <w:rPr>
          <w:rFonts w:cs="Times New Roman"/>
          <w:b/>
          <w:bCs/>
          <w:color w:val="000000" w:themeColor="text1"/>
          <w:rPrChange w:id="2033" w:author="zhouyou" w:date="2025-04-18T16:48:00Z">
            <w:rPr>
              <w:rFonts w:ascii="仿宋" w:hAnsi="仿宋"/>
              <w:b/>
              <w:bCs/>
              <w:color w:val="000000" w:themeColor="text1"/>
            </w:rPr>
          </w:rPrChange>
        </w:rPr>
        <w:pPrChange w:id="2034" w:author="zhouyou" w:date="2025-04-18T16:45:00Z">
          <w:pPr>
            <w:ind w:firstLineChars="0" w:firstLine="0"/>
            <w:outlineLvl w:val="3"/>
          </w:pPr>
        </w:pPrChange>
      </w:pPr>
      <w:r w:rsidRPr="00193049">
        <w:rPr>
          <w:rFonts w:cs="Times New Roman" w:hint="eastAsia"/>
          <w:b/>
          <w:bCs/>
          <w:color w:val="000000" w:themeColor="text1"/>
          <w:rPrChange w:id="2035" w:author="zhouyou" w:date="2025-04-18T16:48:00Z">
            <w:rPr>
              <w:rFonts w:ascii="仿宋" w:hAnsi="仿宋" w:hint="eastAsia"/>
              <w:b/>
              <w:bCs/>
              <w:color w:val="000000" w:themeColor="text1"/>
            </w:rPr>
          </w:rPrChange>
        </w:rPr>
        <w:t>（</w:t>
      </w:r>
      <w:r w:rsidRPr="00193049">
        <w:rPr>
          <w:rFonts w:cs="Times New Roman"/>
          <w:b/>
          <w:bCs/>
          <w:color w:val="000000" w:themeColor="text1"/>
          <w:rPrChange w:id="2036" w:author="zhouyou" w:date="2025-04-18T16:48:00Z">
            <w:rPr>
              <w:rFonts w:ascii="仿宋" w:hAnsi="仿宋"/>
              <w:b/>
              <w:bCs/>
              <w:color w:val="000000" w:themeColor="text1"/>
            </w:rPr>
          </w:rPrChange>
        </w:rPr>
        <w:t>3</w:t>
      </w:r>
      <w:r w:rsidRPr="00193049">
        <w:rPr>
          <w:rFonts w:cs="Times New Roman" w:hint="eastAsia"/>
          <w:b/>
          <w:bCs/>
          <w:color w:val="000000" w:themeColor="text1"/>
          <w:rPrChange w:id="2037" w:author="zhouyou" w:date="2025-04-18T16:48:00Z">
            <w:rPr>
              <w:rFonts w:ascii="仿宋" w:hAnsi="仿宋" w:hint="eastAsia"/>
              <w:b/>
              <w:bCs/>
              <w:color w:val="000000" w:themeColor="text1"/>
            </w:rPr>
          </w:rPrChange>
        </w:rPr>
        <w:t>）研究万亿文件元数据秒级检索技术</w:t>
      </w:r>
    </w:p>
    <w:p w14:paraId="6B820E05" w14:textId="212FA725" w:rsidR="00677DB3" w:rsidRPr="00193049" w:rsidRDefault="003101FD">
      <w:pPr>
        <w:ind w:firstLine="560"/>
        <w:jc w:val="both"/>
        <w:rPr>
          <w:rFonts w:cs="Times New Roman"/>
          <w:rPrChange w:id="2038" w:author="zhouyou" w:date="2025-04-18T16:48:00Z">
            <w:rPr/>
          </w:rPrChange>
        </w:rPr>
        <w:pPrChange w:id="2039" w:author="zhouyou" w:date="2025-04-18T16:45:00Z">
          <w:pPr>
            <w:ind w:firstLine="560"/>
          </w:pPr>
        </w:pPrChange>
      </w:pPr>
      <w:r w:rsidRPr="00885D23">
        <w:rPr>
          <w:rFonts w:cs="Times New Roman" w:hint="eastAsia"/>
        </w:rPr>
        <w:t>研究构建基于</w:t>
      </w:r>
      <w:proofErr w:type="gramStart"/>
      <w:r w:rsidRPr="00885D23">
        <w:rPr>
          <w:rFonts w:cs="Times New Roman" w:hint="eastAsia"/>
        </w:rPr>
        <w:t>短键哈</w:t>
      </w:r>
      <w:proofErr w:type="gramEnd"/>
      <w:r w:rsidRPr="00885D23">
        <w:rPr>
          <w:rFonts w:cs="Times New Roman" w:hint="eastAsia"/>
        </w:rPr>
        <w:t>希索引的全局统一文件命名空间</w:t>
      </w:r>
      <w:ins w:id="2040" w:author="zhouyou" w:date="2025-04-18T16:52:00Z">
        <w:r w:rsidR="00B76A5F" w:rsidRPr="00B76A5F">
          <w:rPr>
            <w:rFonts w:cs="Times New Roman" w:hint="eastAsia"/>
            <w:highlight w:val="yellow"/>
            <w:rPrChange w:id="2041" w:author="zhouyou" w:date="2025-04-18T16:53:00Z">
              <w:rPr>
                <w:rFonts w:cs="Times New Roman" w:hint="eastAsia"/>
              </w:rPr>
            </w:rPrChange>
          </w:rPr>
          <w:t>，技术路线如图</w:t>
        </w:r>
        <w:r w:rsidR="00B76A5F" w:rsidRPr="00B76A5F">
          <w:rPr>
            <w:rFonts w:cs="Times New Roman"/>
            <w:highlight w:val="yellow"/>
            <w:rPrChange w:id="2042" w:author="zhouyou" w:date="2025-04-18T16:53:00Z">
              <w:rPr>
                <w:rFonts w:cs="Times New Roman"/>
              </w:rPr>
            </w:rPrChange>
          </w:rPr>
          <w:t>3.11</w:t>
        </w:r>
        <w:r w:rsidR="00B76A5F" w:rsidRPr="00B76A5F">
          <w:rPr>
            <w:rFonts w:cs="Times New Roman" w:hint="eastAsia"/>
            <w:highlight w:val="yellow"/>
            <w:rPrChange w:id="2043" w:author="zhouyou" w:date="2025-04-18T16:53:00Z">
              <w:rPr>
                <w:rFonts w:cs="Times New Roman" w:hint="eastAsia"/>
              </w:rPr>
            </w:rPrChange>
          </w:rPr>
          <w:t>所示</w:t>
        </w:r>
      </w:ins>
      <w:r w:rsidRPr="00885D23">
        <w:rPr>
          <w:rFonts w:cs="Times New Roman" w:hint="eastAsia"/>
        </w:rPr>
        <w:t>。将数据对象和路径名进行</w:t>
      </w:r>
      <w:proofErr w:type="gramStart"/>
      <w:r w:rsidRPr="00885D23">
        <w:rPr>
          <w:rFonts w:cs="Times New Roman" w:hint="eastAsia"/>
        </w:rPr>
        <w:t>键值化处理</w:t>
      </w:r>
      <w:proofErr w:type="gramEnd"/>
      <w:r w:rsidRPr="00885D23">
        <w:rPr>
          <w:rFonts w:cs="Times New Roman" w:hint="eastAsia"/>
        </w:rPr>
        <w:t>，键结构包含用户</w:t>
      </w:r>
      <w:r w:rsidRPr="00193049">
        <w:rPr>
          <w:rFonts w:cs="Times New Roman"/>
          <w:rPrChange w:id="2044" w:author="zhouyou" w:date="2025-04-18T16:48:00Z">
            <w:rPr/>
          </w:rPrChange>
        </w:rPr>
        <w:t>ID</w:t>
      </w:r>
      <w:r w:rsidRPr="00193049">
        <w:rPr>
          <w:rFonts w:cs="Times New Roman" w:hint="eastAsia"/>
          <w:rPrChange w:id="2045" w:author="zhouyou" w:date="2025-04-18T16:48:00Z">
            <w:rPr>
              <w:rFonts w:hint="eastAsia"/>
            </w:rPr>
          </w:rPrChange>
        </w:rPr>
        <w:t>、父目录路径的哈希值和文件名的哈希值，能够通过一次路径解析即可完成文件检索；采用哈希生成的</w:t>
      </w:r>
      <w:r w:rsidRPr="00193049">
        <w:rPr>
          <w:rFonts w:cs="Times New Roman"/>
          <w:rPrChange w:id="2046" w:author="zhouyou" w:date="2025-04-18T16:48:00Z">
            <w:rPr/>
          </w:rPrChange>
        </w:rPr>
        <w:t>24</w:t>
      </w:r>
      <w:r w:rsidRPr="00193049">
        <w:rPr>
          <w:rFonts w:cs="Times New Roman" w:hint="eastAsia"/>
          <w:rPrChange w:id="2047" w:author="zhouyou" w:date="2025-04-18T16:48:00Z">
            <w:rPr>
              <w:rFonts w:hint="eastAsia"/>
            </w:rPr>
          </w:rPrChange>
        </w:rPr>
        <w:t>字节短键，并通过减少冗余的父子目录链接信息，减少元数据服务器内存消耗。研究内外存混合优化键值索引结构，设计内存</w:t>
      </w:r>
      <w:r w:rsidRPr="00193049">
        <w:rPr>
          <w:rFonts w:cs="Times New Roman"/>
          <w:rPrChange w:id="2048" w:author="zhouyou" w:date="2025-04-18T16:48:00Z">
            <w:rPr/>
          </w:rPrChange>
        </w:rPr>
        <w:t>-</w:t>
      </w:r>
      <w:r w:rsidRPr="00193049">
        <w:rPr>
          <w:rFonts w:cs="Times New Roman" w:hint="eastAsia"/>
          <w:rPrChange w:id="2049" w:author="zhouyou" w:date="2025-04-18T16:48:00Z">
            <w:rPr>
              <w:rFonts w:hint="eastAsia"/>
            </w:rPr>
          </w:rPrChange>
        </w:rPr>
        <w:t>固态盘混合优化的文件元数据键值对高效索引结构，分为文件</w:t>
      </w:r>
      <w:r w:rsidRPr="00193049">
        <w:rPr>
          <w:rFonts w:cs="Times New Roman"/>
          <w:rPrChange w:id="2050" w:author="zhouyou" w:date="2025-04-18T16:48:00Z">
            <w:rPr/>
          </w:rPrChange>
        </w:rPr>
        <w:t>/</w:t>
      </w:r>
      <w:r w:rsidRPr="00193049">
        <w:rPr>
          <w:rFonts w:cs="Times New Roman" w:hint="eastAsia"/>
          <w:rPrChange w:id="2051" w:author="zhouyou" w:date="2025-04-18T16:48:00Z">
            <w:rPr>
              <w:rFonts w:hint="eastAsia"/>
            </w:rPr>
          </w:rPrChange>
        </w:rPr>
        <w:t>目录层次关系上层索引和扁平哈希下层索引，前者保存于内存而将后者放置于外部固态硬盘，方便扩展，从而大幅降低服务器内存需求和节点数。</w:t>
      </w:r>
    </w:p>
    <w:p w14:paraId="7760BF9D" w14:textId="77777777" w:rsidR="00677DB3" w:rsidRPr="00193049" w:rsidRDefault="003101FD">
      <w:pPr>
        <w:keepNext/>
        <w:ind w:firstLineChars="71" w:firstLine="199"/>
        <w:jc w:val="center"/>
        <w:rPr>
          <w:rFonts w:cs="Times New Roman"/>
          <w:rPrChange w:id="2052" w:author="zhouyou" w:date="2025-04-18T16:48:00Z">
            <w:rPr>
              <w:rFonts w:ascii="仿宋" w:hAnsi="仿宋"/>
            </w:rPr>
          </w:rPrChange>
        </w:rPr>
        <w:pPrChange w:id="2053" w:author="zhouyou" w:date="2025-04-18T16:52:00Z">
          <w:pPr>
            <w:keepNext/>
            <w:ind w:firstLineChars="71" w:firstLine="199"/>
          </w:pPr>
        </w:pPrChange>
      </w:pPr>
      <w:r w:rsidRPr="00193049">
        <w:rPr>
          <w:rFonts w:cs="Times New Roman"/>
          <w:noProof/>
          <w:rPrChange w:id="2054" w:author="zhouyou" w:date="2025-04-18T16:48:00Z">
            <w:rPr>
              <w:rFonts w:ascii="仿宋" w:hAnsi="仿宋"/>
              <w:noProof/>
            </w:rPr>
          </w:rPrChange>
        </w:rPr>
        <w:lastRenderedPageBreak/>
        <w:drawing>
          <wp:inline distT="0" distB="0" distL="0" distR="0" wp14:anchorId="33E0AD39" wp14:editId="4D6236A7">
            <wp:extent cx="5274310" cy="179959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8"/>
                    <pic:cNvPicPr>
                      <a:picLocks noChangeAspect="1"/>
                    </pic:cNvPicPr>
                  </pic:nvPicPr>
                  <pic:blipFill>
                    <a:blip r:embed="rId24"/>
                    <a:srcRect/>
                    <a:stretch>
                      <a:fillRect/>
                    </a:stretch>
                  </pic:blipFill>
                  <pic:spPr>
                    <a:xfrm>
                      <a:off x="0" y="0"/>
                      <a:ext cx="5274310" cy="1799590"/>
                    </a:xfrm>
                    <a:prstGeom prst="rect">
                      <a:avLst/>
                    </a:prstGeom>
                    <a:noFill/>
                    <a:ln>
                      <a:noFill/>
                    </a:ln>
                  </pic:spPr>
                </pic:pic>
              </a:graphicData>
            </a:graphic>
          </wp:inline>
        </w:drawing>
      </w:r>
    </w:p>
    <w:p w14:paraId="55A3D628" w14:textId="7B0BDF6F" w:rsidR="00677DB3" w:rsidRPr="00193049" w:rsidRDefault="003101FD">
      <w:pPr>
        <w:pStyle w:val="af3"/>
        <w:ind w:firstLine="480"/>
        <w:rPr>
          <w:rFonts w:cs="Times New Roman"/>
          <w:rPrChange w:id="2055" w:author="zhouyou" w:date="2025-04-18T16:48:00Z">
            <w:rPr>
              <w:rFonts w:ascii="仿宋" w:hAnsi="仿宋"/>
            </w:rPr>
          </w:rPrChange>
        </w:rPr>
      </w:pPr>
      <w:r w:rsidRPr="00193049">
        <w:rPr>
          <w:rFonts w:cs="Times New Roman" w:hint="eastAsia"/>
          <w:rPrChange w:id="2056" w:author="zhouyou" w:date="2025-04-18T16:48:00Z">
            <w:rPr>
              <w:rFonts w:ascii="仿宋" w:hAnsi="仿宋" w:hint="eastAsia"/>
            </w:rPr>
          </w:rPrChange>
        </w:rPr>
        <w:t>图</w:t>
      </w:r>
      <w:r w:rsidRPr="00193049">
        <w:rPr>
          <w:rFonts w:cs="Times New Roman"/>
          <w:rPrChange w:id="2057" w:author="zhouyou" w:date="2025-04-18T16:48:00Z">
            <w:rPr>
              <w:rFonts w:ascii="仿宋" w:hAnsi="仿宋"/>
            </w:rPr>
          </w:rPrChange>
        </w:rPr>
        <w:t>3.</w:t>
      </w:r>
      <w:r w:rsidRPr="00193049">
        <w:rPr>
          <w:rFonts w:cs="Times New Roman" w:hint="eastAsia"/>
          <w:rPrChange w:id="2058" w:author="zhouyou" w:date="2025-04-18T16:48:00Z">
            <w:rPr>
              <w:rFonts w:ascii="仿宋" w:hAnsi="仿宋" w:hint="eastAsia"/>
            </w:rPr>
          </w:rPrChange>
        </w:rPr>
        <w:fldChar w:fldCharType="begin"/>
      </w:r>
      <w:r w:rsidRPr="00193049">
        <w:rPr>
          <w:rFonts w:cs="Times New Roman"/>
          <w:rPrChange w:id="2059" w:author="zhouyou" w:date="2025-04-18T16:48:00Z">
            <w:rPr>
              <w:rFonts w:ascii="仿宋" w:hAnsi="仿宋"/>
            </w:rPr>
          </w:rPrChange>
        </w:rPr>
        <w:instrText xml:space="preserve"> SEQ </w:instrText>
      </w:r>
      <w:r w:rsidRPr="00193049">
        <w:rPr>
          <w:rFonts w:cs="Times New Roman" w:hint="eastAsia"/>
          <w:rPrChange w:id="2060" w:author="zhouyou" w:date="2025-04-18T16:48:00Z">
            <w:rPr>
              <w:rFonts w:ascii="仿宋" w:hAnsi="仿宋" w:hint="eastAsia"/>
            </w:rPr>
          </w:rPrChange>
        </w:rPr>
        <w:instrText>图</w:instrText>
      </w:r>
      <w:r w:rsidRPr="00193049">
        <w:rPr>
          <w:rFonts w:cs="Times New Roman"/>
          <w:rPrChange w:id="2061" w:author="zhouyou" w:date="2025-04-18T16:48:00Z">
            <w:rPr>
              <w:rFonts w:ascii="仿宋" w:hAnsi="仿宋"/>
            </w:rPr>
          </w:rPrChange>
        </w:rPr>
        <w:instrText xml:space="preserve">3. \* ARABIC </w:instrText>
      </w:r>
      <w:r w:rsidRPr="00193049">
        <w:rPr>
          <w:rFonts w:cs="Times New Roman" w:hint="eastAsia"/>
          <w:rPrChange w:id="2062" w:author="zhouyou" w:date="2025-04-18T16:48:00Z">
            <w:rPr>
              <w:rFonts w:ascii="仿宋" w:hAnsi="仿宋" w:hint="eastAsia"/>
            </w:rPr>
          </w:rPrChange>
        </w:rPr>
        <w:fldChar w:fldCharType="separate"/>
      </w:r>
      <w:r w:rsidR="00DE3371" w:rsidRPr="00193049">
        <w:rPr>
          <w:rFonts w:cs="Times New Roman"/>
          <w:noProof/>
          <w:rPrChange w:id="2063" w:author="zhouyou" w:date="2025-04-18T16:48:00Z">
            <w:rPr>
              <w:rFonts w:ascii="仿宋" w:hAnsi="仿宋"/>
              <w:noProof/>
            </w:rPr>
          </w:rPrChange>
        </w:rPr>
        <w:t>11</w:t>
      </w:r>
      <w:r w:rsidRPr="00193049">
        <w:rPr>
          <w:rFonts w:cs="Times New Roman" w:hint="eastAsia"/>
          <w:rPrChange w:id="2064" w:author="zhouyou" w:date="2025-04-18T16:48:00Z">
            <w:rPr>
              <w:rFonts w:ascii="仿宋" w:hAnsi="仿宋" w:hint="eastAsia"/>
            </w:rPr>
          </w:rPrChange>
        </w:rPr>
        <w:fldChar w:fldCharType="end"/>
      </w:r>
      <w:r w:rsidRPr="00193049">
        <w:rPr>
          <w:rFonts w:cs="Times New Roman"/>
          <w:rPrChange w:id="2065" w:author="zhouyou" w:date="2025-04-18T16:48:00Z">
            <w:rPr>
              <w:rFonts w:ascii="仿宋" w:hAnsi="仿宋"/>
            </w:rPr>
          </w:rPrChange>
        </w:rPr>
        <w:t xml:space="preserve"> </w:t>
      </w:r>
      <w:r w:rsidRPr="00193049">
        <w:rPr>
          <w:rFonts w:cs="Times New Roman"/>
          <w:rPrChange w:id="2066" w:author="zhouyou" w:date="2025-04-18T16:48:00Z">
            <w:rPr>
              <w:rFonts w:ascii="仿宋" w:hAnsi="仿宋"/>
            </w:rPr>
          </w:rPrChange>
        </w:rPr>
        <w:t>万亿文件元数据秒级检索技术研究路线图</w:t>
      </w:r>
    </w:p>
    <w:p w14:paraId="095B9A92" w14:textId="77777777" w:rsidR="00677DB3" w:rsidRPr="00193049" w:rsidRDefault="003101FD">
      <w:pPr>
        <w:ind w:firstLine="560"/>
        <w:jc w:val="both"/>
        <w:rPr>
          <w:rFonts w:cs="Times New Roman"/>
          <w:rPrChange w:id="2067" w:author="zhouyou" w:date="2025-04-18T16:48:00Z">
            <w:rPr/>
          </w:rPrChange>
        </w:rPr>
        <w:pPrChange w:id="2068" w:author="zhouyou" w:date="2025-04-18T16:45:00Z">
          <w:pPr>
            <w:ind w:firstLine="560"/>
          </w:pPr>
        </w:pPrChange>
      </w:pPr>
      <w:r w:rsidRPr="00885D23">
        <w:rPr>
          <w:rFonts w:cs="Times New Roman" w:hint="eastAsia"/>
        </w:rPr>
        <w:t>在当前存储业务场景中，需要管理万亿条文件及其元数据，这些数据涉及文本、时间、整数、浮点数和布尔值等多种类型的</w:t>
      </w:r>
      <w:r w:rsidRPr="00193049">
        <w:rPr>
          <w:rFonts w:cs="Times New Roman"/>
          <w:rPrChange w:id="2069" w:author="zhouyou" w:date="2025-04-18T16:48:00Z">
            <w:rPr/>
          </w:rPrChange>
        </w:rPr>
        <w:t>30</w:t>
      </w:r>
      <w:r w:rsidRPr="00193049">
        <w:rPr>
          <w:rFonts w:cs="Times New Roman" w:hint="eastAsia"/>
          <w:rPrChange w:id="2070" w:author="zhouyou" w:date="2025-04-18T16:48:00Z">
            <w:rPr>
              <w:rFonts w:hint="eastAsia"/>
            </w:rPr>
          </w:rPrChange>
        </w:rPr>
        <w:t>多个字段。其中最主要的文件路径和元数据内容。传统的元数据检索技术依赖大量资源和多节点部署，针对万亿文件元数据通常需要数千个节点，每个节点需要配置数百</w:t>
      </w:r>
      <w:r w:rsidRPr="00193049">
        <w:rPr>
          <w:rFonts w:cs="Times New Roman"/>
          <w:rPrChange w:id="2071" w:author="zhouyou" w:date="2025-04-18T16:48:00Z">
            <w:rPr/>
          </w:rPrChange>
        </w:rPr>
        <w:t>GB</w:t>
      </w:r>
      <w:r w:rsidRPr="00193049">
        <w:rPr>
          <w:rFonts w:cs="Times New Roman" w:hint="eastAsia"/>
          <w:rPrChange w:id="2072" w:author="zhouyou" w:date="2025-04-18T16:48:00Z">
            <w:rPr>
              <w:rFonts w:hint="eastAsia"/>
            </w:rPr>
          </w:rPrChange>
        </w:rPr>
        <w:t>内存</w:t>
      </w:r>
      <w:proofErr w:type="gramStart"/>
      <w:r w:rsidRPr="00193049">
        <w:rPr>
          <w:rFonts w:cs="Times New Roman" w:hint="eastAsia"/>
          <w:rPrChange w:id="2073" w:author="zhouyou" w:date="2025-04-18T16:48:00Z">
            <w:rPr>
              <w:rFonts w:hint="eastAsia"/>
            </w:rPr>
          </w:rPrChange>
        </w:rPr>
        <w:t>和数十核</w:t>
      </w:r>
      <w:proofErr w:type="gramEnd"/>
      <w:r w:rsidRPr="00193049">
        <w:rPr>
          <w:rFonts w:cs="Times New Roman"/>
          <w:rPrChange w:id="2074" w:author="zhouyou" w:date="2025-04-18T16:48:00Z">
            <w:rPr/>
          </w:rPrChange>
        </w:rPr>
        <w:t>CPU</w:t>
      </w:r>
      <w:r w:rsidRPr="00193049">
        <w:rPr>
          <w:rFonts w:cs="Times New Roman" w:hint="eastAsia"/>
          <w:rPrChange w:id="2075" w:author="zhouyou" w:date="2025-04-18T16:48:00Z">
            <w:rPr>
              <w:rFonts w:hint="eastAsia"/>
            </w:rPr>
          </w:rPrChange>
        </w:rPr>
        <w:t>。这种方法虽然能满足需求，但成本极高，系统复杂性显著增加，并且分布式集群处理会引入目录分区和并发控制等问题，且硬件成本和能源消耗也大幅提升。另一方面，随着内存容量减少，检索性能将大幅下降，因此传统方法难以同时实现高速检索和低内存消耗。为降低成本和复杂性，当前面临的挑战是在内存资源有限（如</w:t>
      </w:r>
      <w:r w:rsidRPr="00193049">
        <w:rPr>
          <w:rFonts w:cs="Times New Roman"/>
          <w:rPrChange w:id="2076" w:author="zhouyou" w:date="2025-04-18T16:48:00Z">
            <w:rPr/>
          </w:rPrChange>
        </w:rPr>
        <w:t>200GB</w:t>
      </w:r>
      <w:r w:rsidRPr="00193049">
        <w:rPr>
          <w:rFonts w:cs="Times New Roman" w:hint="eastAsia"/>
          <w:rPrChange w:id="2077" w:author="zhouyou" w:date="2025-04-18T16:48:00Z">
            <w:rPr>
              <w:rFonts w:hint="eastAsia"/>
            </w:rPr>
          </w:rPrChange>
        </w:rPr>
        <w:t>内存）的情况下，实现单机对万亿级元数据的秒级检索。</w:t>
      </w:r>
    </w:p>
    <w:p w14:paraId="1A4584F2" w14:textId="77777777" w:rsidR="00677DB3" w:rsidRPr="00193049" w:rsidRDefault="003101FD">
      <w:pPr>
        <w:ind w:firstLine="560"/>
        <w:jc w:val="both"/>
        <w:rPr>
          <w:rFonts w:cs="Times New Roman"/>
          <w:rPrChange w:id="2078" w:author="zhouyou" w:date="2025-04-18T16:48:00Z">
            <w:rPr/>
          </w:rPrChange>
        </w:rPr>
        <w:pPrChange w:id="2079" w:author="zhouyou" w:date="2025-04-18T16:45:00Z">
          <w:pPr>
            <w:ind w:firstLine="560"/>
          </w:pPr>
        </w:pPrChange>
      </w:pPr>
      <w:r w:rsidRPr="00193049">
        <w:rPr>
          <w:rFonts w:cs="Times New Roman" w:hint="eastAsia"/>
          <w:rPrChange w:id="2080" w:author="zhouyou" w:date="2025-04-18T16:48:00Z">
            <w:rPr>
              <w:rFonts w:hint="eastAsia"/>
            </w:rPr>
          </w:rPrChange>
        </w:rPr>
        <w:t>考虑采用单机有限内存（</w:t>
      </w:r>
      <w:r w:rsidRPr="00193049">
        <w:rPr>
          <w:rFonts w:cs="Times New Roman"/>
          <w:rPrChange w:id="2081" w:author="zhouyou" w:date="2025-04-18T16:48:00Z">
            <w:rPr/>
          </w:rPrChange>
        </w:rPr>
        <w:t>256GB</w:t>
      </w:r>
      <w:r w:rsidRPr="00193049">
        <w:rPr>
          <w:rFonts w:cs="Times New Roman" w:hint="eastAsia"/>
          <w:rPrChange w:id="2082" w:author="zhouyou" w:date="2025-04-18T16:48:00Z">
            <w:rPr>
              <w:rFonts w:hint="eastAsia"/>
            </w:rPr>
          </w:rPrChange>
        </w:rPr>
        <w:t>以内）配置多固态盘硬件方案，设计高效内存</w:t>
      </w:r>
      <w:r w:rsidRPr="00193049">
        <w:rPr>
          <w:rFonts w:cs="Times New Roman"/>
          <w:rPrChange w:id="2083" w:author="zhouyou" w:date="2025-04-18T16:48:00Z">
            <w:rPr/>
          </w:rPrChange>
        </w:rPr>
        <w:t>-</w:t>
      </w:r>
      <w:r w:rsidRPr="00193049">
        <w:rPr>
          <w:rFonts w:cs="Times New Roman" w:hint="eastAsia"/>
          <w:rPrChange w:id="2084" w:author="zhouyou" w:date="2025-04-18T16:48:00Z">
            <w:rPr>
              <w:rFonts w:hint="eastAsia"/>
            </w:rPr>
          </w:rPrChange>
        </w:rPr>
        <w:t>固态盘混合元数据索引机制，充分利用固态盘去解决万亿级元数据的秒级检索问题，核心在于最小化索引的内存开销和外存</w:t>
      </w:r>
      <w:r w:rsidRPr="00193049">
        <w:rPr>
          <w:rFonts w:cs="Times New Roman"/>
          <w:rPrChange w:id="2085" w:author="zhouyou" w:date="2025-04-18T16:48:00Z">
            <w:rPr/>
          </w:rPrChange>
        </w:rPr>
        <w:t>IO</w:t>
      </w:r>
      <w:r w:rsidRPr="00193049">
        <w:rPr>
          <w:rFonts w:cs="Times New Roman" w:hint="eastAsia"/>
          <w:rPrChange w:id="2086" w:author="zhouyou" w:date="2025-04-18T16:48:00Z">
            <w:rPr>
              <w:rFonts w:hint="eastAsia"/>
            </w:rPr>
          </w:rPrChange>
        </w:rPr>
        <w:t>。首先，通过优化元数据键的设计，能够显著减少键在内存中的占用，从而降低整体的内存消耗。在此基础上，设计了一种内存</w:t>
      </w:r>
      <w:r w:rsidRPr="00193049">
        <w:rPr>
          <w:rFonts w:cs="Times New Roman"/>
          <w:rPrChange w:id="2087" w:author="zhouyou" w:date="2025-04-18T16:48:00Z">
            <w:rPr/>
          </w:rPrChange>
        </w:rPr>
        <w:t>-</w:t>
      </w:r>
      <w:r w:rsidRPr="00193049">
        <w:rPr>
          <w:rFonts w:cs="Times New Roman" w:hint="eastAsia"/>
          <w:rPrChange w:id="2088" w:author="zhouyou" w:date="2025-04-18T16:48:00Z">
            <w:rPr>
              <w:rFonts w:hint="eastAsia"/>
            </w:rPr>
          </w:rPrChange>
        </w:rPr>
        <w:t>固态</w:t>
      </w:r>
      <w:r w:rsidRPr="00193049">
        <w:rPr>
          <w:rFonts w:cs="Times New Roman" w:hint="eastAsia"/>
          <w:rPrChange w:id="2089" w:author="zhouyou" w:date="2025-04-18T16:48:00Z">
            <w:rPr>
              <w:rFonts w:hint="eastAsia"/>
            </w:rPr>
          </w:rPrChange>
        </w:rPr>
        <w:lastRenderedPageBreak/>
        <w:t>盘混合优化的文件元数据键值对高效索引结构，分为文件</w:t>
      </w:r>
      <w:r w:rsidRPr="00193049">
        <w:rPr>
          <w:rFonts w:cs="Times New Roman"/>
          <w:rPrChange w:id="2090" w:author="zhouyou" w:date="2025-04-18T16:48:00Z">
            <w:rPr/>
          </w:rPrChange>
        </w:rPr>
        <w:t>/</w:t>
      </w:r>
      <w:r w:rsidRPr="00193049">
        <w:rPr>
          <w:rFonts w:cs="Times New Roman" w:hint="eastAsia"/>
          <w:rPrChange w:id="2091" w:author="zhouyou" w:date="2025-04-18T16:48:00Z">
            <w:rPr>
              <w:rFonts w:hint="eastAsia"/>
            </w:rPr>
          </w:rPrChange>
        </w:rPr>
        <w:t>目录关系索引部分和外存扁平元数据存储部分，尽量压缩命名空间关系索引部分的容量，将之全部保存在内存中，避免频繁的被动换页操作，从而确保系统在高效运行的同时不受到内存限制的影响；固态盘存储部分实现文件元数据到块的直接映射，保证查元数据仅需一次</w:t>
      </w:r>
      <w:r w:rsidRPr="00193049">
        <w:rPr>
          <w:rFonts w:cs="Times New Roman"/>
          <w:rPrChange w:id="2092" w:author="zhouyou" w:date="2025-04-18T16:48:00Z">
            <w:rPr/>
          </w:rPrChange>
        </w:rPr>
        <w:t>IO</w:t>
      </w:r>
      <w:r w:rsidRPr="00193049">
        <w:rPr>
          <w:rFonts w:cs="Times New Roman" w:hint="eastAsia"/>
          <w:rPrChange w:id="2093" w:author="zhouyou" w:date="2025-04-18T16:48:00Z">
            <w:rPr>
              <w:rFonts w:hint="eastAsia"/>
            </w:rPr>
          </w:rPrChange>
        </w:rPr>
        <w:t>。充分利用固态盘高</w:t>
      </w:r>
      <w:r w:rsidRPr="00193049">
        <w:rPr>
          <w:rFonts w:cs="Times New Roman"/>
          <w:rPrChange w:id="2094" w:author="zhouyou" w:date="2025-04-18T16:48:00Z">
            <w:rPr/>
          </w:rPrChange>
        </w:rPr>
        <w:t>IOPS</w:t>
      </w:r>
      <w:r w:rsidRPr="00193049">
        <w:rPr>
          <w:rFonts w:cs="Times New Roman" w:hint="eastAsia"/>
          <w:rPrChange w:id="2095" w:author="zhouyou" w:date="2025-04-18T16:48:00Z">
            <w:rPr>
              <w:rFonts w:hint="eastAsia"/>
            </w:rPr>
          </w:rPrChange>
        </w:rPr>
        <w:t>和块存取等特性，在有限的内存资源下实现了低内存消耗与高速检索的双重目标。此外，通过采用延迟更新的重命名机制，大幅度减少了大型目录重命名操作的资源开销，进一步提升了系统的整体性能。本方案主要聚焦于万亿文件命名空间的元数据索引，该索引作为其他元数据属性辅助索引的基础，也可以参考优化其他索引结构，在此基础之上可以进一步通过学习索引优化相对固定的索引部分。本思路暂不考虑针对元数据组合查询分解及优化问题。</w:t>
      </w:r>
    </w:p>
    <w:p w14:paraId="7EEF2725" w14:textId="2CB674AE" w:rsidR="00BD78E2" w:rsidRPr="00193049" w:rsidRDefault="003101FD">
      <w:pPr>
        <w:ind w:firstLine="560"/>
        <w:jc w:val="both"/>
        <w:rPr>
          <w:rFonts w:cs="Times New Roman"/>
          <w:rPrChange w:id="2096" w:author="zhouyou" w:date="2025-04-18T16:48:00Z">
            <w:rPr/>
          </w:rPrChange>
        </w:rPr>
        <w:pPrChange w:id="2097" w:author="zhouyou" w:date="2025-04-18T16:45:00Z">
          <w:pPr>
            <w:ind w:firstLine="560"/>
          </w:pPr>
        </w:pPrChange>
      </w:pPr>
      <w:r w:rsidRPr="00193049">
        <w:rPr>
          <w:rFonts w:cs="Times New Roman" w:hint="eastAsia"/>
          <w:rPrChange w:id="2098" w:author="zhouyou" w:date="2025-04-18T16:48:00Z">
            <w:rPr>
              <w:rFonts w:hint="eastAsia"/>
            </w:rPr>
          </w:rPrChange>
        </w:rPr>
        <w:t>拟设计面向百亿规模海量长期数据的单机元数据服务。</w:t>
      </w:r>
      <w:r w:rsidR="00301E77" w:rsidRPr="00885D23">
        <w:rPr>
          <w:rFonts w:cs="Times New Roman"/>
        </w:rPr>
        <w:fldChar w:fldCharType="begin"/>
      </w:r>
      <w:r w:rsidR="00301E77" w:rsidRPr="00193049">
        <w:rPr>
          <w:rFonts w:cs="Times New Roman"/>
          <w:rPrChange w:id="2099" w:author="zhouyou" w:date="2025-04-18T16:48:00Z">
            <w:rPr/>
          </w:rPrChange>
        </w:rPr>
        <w:instrText xml:space="preserve"> REF _Ref194235199 \h  \* MERGEFORMAT </w:instrText>
      </w:r>
      <w:r w:rsidR="00301E77" w:rsidRPr="00193049">
        <w:rPr>
          <w:rFonts w:cs="Times New Roman"/>
          <w:rPrChange w:id="2100" w:author="zhouyou" w:date="2025-04-18T16:48:00Z">
            <w:rPr>
              <w:rFonts w:cs="Times New Roman"/>
            </w:rPr>
          </w:rPrChange>
        </w:rPr>
      </w:r>
      <w:r w:rsidR="00301E77" w:rsidRPr="00193049">
        <w:rPr>
          <w:rFonts w:cs="Times New Roman"/>
          <w:rPrChange w:id="2101" w:author="zhouyou" w:date="2025-04-18T16:48:00Z">
            <w:rPr/>
          </w:rPrChange>
        </w:rPr>
        <w:fldChar w:fldCharType="separate"/>
      </w:r>
      <w:r w:rsidR="008857EC" w:rsidRPr="00885D23">
        <w:rPr>
          <w:rFonts w:cs="Times New Roman" w:hint="eastAsia"/>
        </w:rPr>
        <w:t>图</w:t>
      </w:r>
      <w:r w:rsidR="008857EC" w:rsidRPr="00885D23">
        <w:rPr>
          <w:rFonts w:cs="Times New Roman"/>
        </w:rPr>
        <w:t>3.</w:t>
      </w:r>
      <w:del w:id="2102" w:author="zhouyou" w:date="2025-04-18T16:53:00Z">
        <w:r w:rsidR="008857EC" w:rsidRPr="00193049" w:rsidDel="00081A8B">
          <w:rPr>
            <w:rFonts w:cs="Times New Roman"/>
            <w:rPrChange w:id="2103" w:author="zhouyou" w:date="2025-04-18T16:48:00Z">
              <w:rPr/>
            </w:rPrChange>
          </w:rPr>
          <w:delText xml:space="preserve"> </w:delText>
        </w:r>
      </w:del>
      <w:r w:rsidR="008857EC" w:rsidRPr="00193049">
        <w:rPr>
          <w:rFonts w:cs="Times New Roman"/>
          <w:rPrChange w:id="2104" w:author="zhouyou" w:date="2025-04-18T16:48:00Z">
            <w:rPr/>
          </w:rPrChange>
        </w:rPr>
        <w:t>12</w:t>
      </w:r>
      <w:r w:rsidR="00301E77" w:rsidRPr="00885D23">
        <w:rPr>
          <w:rFonts w:cs="Times New Roman"/>
        </w:rPr>
        <w:fldChar w:fldCharType="end"/>
      </w:r>
      <w:r w:rsidRPr="00885D23">
        <w:rPr>
          <w:rFonts w:cs="Times New Roman" w:hint="eastAsia"/>
        </w:rPr>
        <w:t>介绍了检索系统的体系结构，它包含两种组件，客户端和单个元数据服务器。元数据服务器在内存和</w:t>
      </w:r>
      <w:r w:rsidRPr="00193049">
        <w:rPr>
          <w:rFonts w:cs="Times New Roman"/>
          <w:rPrChange w:id="2105" w:author="zhouyou" w:date="2025-04-18T16:48:00Z">
            <w:rPr/>
          </w:rPrChange>
        </w:rPr>
        <w:t>SSD</w:t>
      </w:r>
      <w:r w:rsidRPr="00193049">
        <w:rPr>
          <w:rFonts w:cs="Times New Roman" w:hint="eastAsia"/>
          <w:rPrChange w:id="2106" w:author="zhouyou" w:date="2025-04-18T16:48:00Z">
            <w:rPr>
              <w:rFonts w:hint="eastAsia"/>
            </w:rPr>
          </w:rPrChange>
        </w:rPr>
        <w:t>中维护一个全局文件系统命名空间，在内存维护一个重命名缓冲区。此外，元数据服务器内还配置了一个路径预处理器，其功能是将客户端发送的路径信息转换为相应的键，并在元数据存储引擎中进行查询。客户端的用户及应用程序通过用户空间</w:t>
      </w:r>
      <w:proofErr w:type="gramStart"/>
      <w:r w:rsidRPr="00193049">
        <w:rPr>
          <w:rFonts w:cs="Times New Roman" w:hint="eastAsia"/>
          <w:rPrChange w:id="2107" w:author="zhouyou" w:date="2025-04-18T16:48:00Z">
            <w:rPr>
              <w:rFonts w:hint="eastAsia"/>
            </w:rPr>
          </w:rPrChange>
        </w:rPr>
        <w:t>库提供</w:t>
      </w:r>
      <w:proofErr w:type="gramEnd"/>
      <w:r w:rsidRPr="00193049">
        <w:rPr>
          <w:rFonts w:cs="Times New Roman" w:hint="eastAsia"/>
          <w:rPrChange w:id="2108" w:author="zhouyou" w:date="2025-04-18T16:48:00Z">
            <w:rPr>
              <w:rFonts w:hint="eastAsia"/>
            </w:rPr>
          </w:rPrChange>
        </w:rPr>
        <w:t>的类似于</w:t>
      </w:r>
      <w:r w:rsidRPr="00193049">
        <w:rPr>
          <w:rFonts w:cs="Times New Roman"/>
          <w:rPrChange w:id="2109" w:author="zhouyou" w:date="2025-04-18T16:48:00Z">
            <w:rPr/>
          </w:rPrChange>
        </w:rPr>
        <w:t>POSIX</w:t>
      </w:r>
      <w:r w:rsidRPr="00193049">
        <w:rPr>
          <w:rFonts w:cs="Times New Roman" w:hint="eastAsia"/>
          <w:rPrChange w:id="2110" w:author="zhouyou" w:date="2025-04-18T16:48:00Z">
            <w:rPr>
              <w:rFonts w:hint="eastAsia"/>
            </w:rPr>
          </w:rPrChange>
        </w:rPr>
        <w:t>的接口来执行文件系统操作。</w:t>
      </w:r>
      <w:bookmarkStart w:id="2111" w:name="_Ref194235074"/>
    </w:p>
    <w:bookmarkStart w:id="2112" w:name="_Ref194235152"/>
    <w:p w14:paraId="5E04FE74" w14:textId="072B66FE" w:rsidR="00301E77" w:rsidRPr="00193049" w:rsidRDefault="003101FD">
      <w:pPr>
        <w:keepNext/>
        <w:ind w:firstLineChars="71" w:firstLine="199"/>
        <w:jc w:val="center"/>
        <w:rPr>
          <w:rFonts w:cs="Times New Roman"/>
          <w:rPrChange w:id="2113" w:author="zhouyou" w:date="2025-04-18T16:48:00Z">
            <w:rPr>
              <w:rFonts w:ascii="仿宋" w:hAnsi="仿宋"/>
            </w:rPr>
          </w:rPrChange>
        </w:rPr>
        <w:pPrChange w:id="2114" w:author="zhouyou" w:date="2025-04-18T16:53:00Z">
          <w:pPr>
            <w:keepNext/>
            <w:ind w:firstLineChars="71" w:firstLine="199"/>
          </w:pPr>
        </w:pPrChange>
      </w:pPr>
      <w:r w:rsidRPr="00885D23">
        <w:rPr>
          <w:rFonts w:cs="Times New Roman"/>
          <w:noProof/>
          <w:szCs w:val="21"/>
        </w:rPr>
        <w:object w:dxaOrig="18495" w:dyaOrig="9255" w14:anchorId="4BD781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3.65pt;height:206.5pt;mso-width-percent:0;mso-height-percent:0;mso-width-percent:0;mso-height-percent:0" o:ole="">
            <v:imagedata r:id="rId25" o:title=""/>
          </v:shape>
          <o:OLEObject Type="Embed" ProgID="Visio.Drawing.15" ShapeID="_x0000_i1025" DrawAspect="Content" ObjectID="_1806501684" r:id="rId26"/>
        </w:object>
      </w:r>
      <w:bookmarkEnd w:id="2111"/>
      <w:bookmarkEnd w:id="2112"/>
    </w:p>
    <w:p w14:paraId="2F6FEED0" w14:textId="6EA5F4A0" w:rsidR="00677DB3" w:rsidRPr="00193049" w:rsidRDefault="00301E77">
      <w:pPr>
        <w:pStyle w:val="af3"/>
        <w:ind w:firstLine="480"/>
        <w:rPr>
          <w:rFonts w:cs="Times New Roman"/>
          <w:rPrChange w:id="2115" w:author="zhouyou" w:date="2025-04-18T16:48:00Z">
            <w:rPr>
              <w:rFonts w:ascii="仿宋" w:hAnsi="仿宋"/>
            </w:rPr>
          </w:rPrChange>
        </w:rPr>
      </w:pPr>
      <w:bookmarkStart w:id="2116" w:name="_Ref194235199"/>
      <w:r w:rsidRPr="00193049">
        <w:rPr>
          <w:rFonts w:cs="Times New Roman" w:hint="eastAsia"/>
          <w:rPrChange w:id="2117" w:author="zhouyou" w:date="2025-04-18T16:48:00Z">
            <w:rPr>
              <w:rFonts w:ascii="仿宋" w:hAnsi="仿宋" w:hint="eastAsia"/>
            </w:rPr>
          </w:rPrChange>
        </w:rPr>
        <w:t>图</w:t>
      </w:r>
      <w:r w:rsidRPr="00193049">
        <w:rPr>
          <w:rFonts w:cs="Times New Roman"/>
          <w:rPrChange w:id="2118" w:author="zhouyou" w:date="2025-04-18T16:48:00Z">
            <w:rPr>
              <w:rFonts w:ascii="仿宋" w:hAnsi="仿宋"/>
            </w:rPr>
          </w:rPrChange>
        </w:rPr>
        <w:t xml:space="preserve">3. </w:t>
      </w:r>
      <w:r w:rsidRPr="00193049">
        <w:rPr>
          <w:rFonts w:cs="Times New Roman"/>
          <w:rPrChange w:id="2119" w:author="zhouyou" w:date="2025-04-18T16:48:00Z">
            <w:rPr>
              <w:rFonts w:ascii="仿宋" w:hAnsi="仿宋"/>
            </w:rPr>
          </w:rPrChange>
        </w:rPr>
        <w:fldChar w:fldCharType="begin"/>
      </w:r>
      <w:r w:rsidRPr="00193049">
        <w:rPr>
          <w:rFonts w:cs="Times New Roman"/>
          <w:rPrChange w:id="2120" w:author="zhouyou" w:date="2025-04-18T16:48:00Z">
            <w:rPr>
              <w:rFonts w:ascii="仿宋" w:hAnsi="仿宋"/>
            </w:rPr>
          </w:rPrChange>
        </w:rPr>
        <w:instrText xml:space="preserve"> SEQ </w:instrText>
      </w:r>
      <w:r w:rsidRPr="00193049">
        <w:rPr>
          <w:rFonts w:cs="Times New Roman" w:hint="eastAsia"/>
          <w:rPrChange w:id="2121" w:author="zhouyou" w:date="2025-04-18T16:48:00Z">
            <w:rPr>
              <w:rFonts w:ascii="仿宋" w:hAnsi="仿宋" w:hint="eastAsia"/>
            </w:rPr>
          </w:rPrChange>
        </w:rPr>
        <w:instrText>图</w:instrText>
      </w:r>
      <w:r w:rsidRPr="00193049">
        <w:rPr>
          <w:rFonts w:cs="Times New Roman"/>
          <w:rPrChange w:id="2122" w:author="zhouyou" w:date="2025-04-18T16:48:00Z">
            <w:rPr>
              <w:rFonts w:ascii="仿宋" w:hAnsi="仿宋"/>
            </w:rPr>
          </w:rPrChange>
        </w:rPr>
        <w:instrText xml:space="preserve">3. \* ARABIC </w:instrText>
      </w:r>
      <w:r w:rsidRPr="00193049">
        <w:rPr>
          <w:rFonts w:cs="Times New Roman"/>
          <w:rPrChange w:id="2123" w:author="zhouyou" w:date="2025-04-18T16:48:00Z">
            <w:rPr>
              <w:rFonts w:ascii="仿宋" w:hAnsi="仿宋"/>
            </w:rPr>
          </w:rPrChange>
        </w:rPr>
        <w:fldChar w:fldCharType="separate"/>
      </w:r>
      <w:r w:rsidR="00DE3371" w:rsidRPr="00193049">
        <w:rPr>
          <w:rFonts w:cs="Times New Roman"/>
          <w:noProof/>
          <w:rPrChange w:id="2124" w:author="zhouyou" w:date="2025-04-18T16:48:00Z">
            <w:rPr>
              <w:rFonts w:ascii="仿宋" w:hAnsi="仿宋"/>
              <w:noProof/>
            </w:rPr>
          </w:rPrChange>
        </w:rPr>
        <w:t>12</w:t>
      </w:r>
      <w:r w:rsidRPr="00193049">
        <w:rPr>
          <w:rFonts w:cs="Times New Roman"/>
          <w:rPrChange w:id="2125" w:author="zhouyou" w:date="2025-04-18T16:48:00Z">
            <w:rPr>
              <w:rFonts w:ascii="仿宋" w:hAnsi="仿宋"/>
            </w:rPr>
          </w:rPrChange>
        </w:rPr>
        <w:fldChar w:fldCharType="end"/>
      </w:r>
      <w:bookmarkEnd w:id="2116"/>
      <w:r w:rsidRPr="00193049">
        <w:rPr>
          <w:rFonts w:cs="Times New Roman"/>
          <w:rPrChange w:id="2126" w:author="zhouyou" w:date="2025-04-18T16:48:00Z">
            <w:rPr>
              <w:rFonts w:ascii="仿宋" w:hAnsi="仿宋"/>
            </w:rPr>
          </w:rPrChange>
        </w:rPr>
        <w:t xml:space="preserve"> </w:t>
      </w:r>
      <w:ins w:id="2127" w:author="zhouyou" w:date="2025-04-18T16:53:00Z">
        <w:r w:rsidR="00081A8B" w:rsidRPr="00081A8B">
          <w:rPr>
            <w:rFonts w:cs="Times New Roman" w:hint="eastAsia"/>
            <w:highlight w:val="yellow"/>
            <w:rPrChange w:id="2128" w:author="zhouyou" w:date="2025-04-18T16:53:00Z">
              <w:rPr>
                <w:rFonts w:cs="Times New Roman" w:hint="eastAsia"/>
              </w:rPr>
            </w:rPrChange>
          </w:rPr>
          <w:t>检索系统</w:t>
        </w:r>
      </w:ins>
      <w:r w:rsidRPr="00193049">
        <w:rPr>
          <w:rFonts w:cs="Times New Roman" w:hint="eastAsia"/>
          <w:rPrChange w:id="2129" w:author="zhouyou" w:date="2025-04-18T16:48:00Z">
            <w:rPr>
              <w:rFonts w:ascii="仿宋" w:hAnsi="仿宋" w:hint="eastAsia"/>
            </w:rPr>
          </w:rPrChange>
        </w:rPr>
        <w:t>总体设计图</w:t>
      </w:r>
    </w:p>
    <w:p w14:paraId="742967EB" w14:textId="4E3A3A9F" w:rsidR="00677DB3" w:rsidRPr="00193049" w:rsidRDefault="00CC49B7">
      <w:pPr>
        <w:ind w:firstLine="562"/>
        <w:jc w:val="both"/>
        <w:rPr>
          <w:rFonts w:cs="Times New Roman"/>
          <w:b/>
          <w:bCs/>
          <w:color w:val="000000" w:themeColor="text1"/>
          <w:rPrChange w:id="2130" w:author="zhouyou" w:date="2025-04-18T16:48:00Z">
            <w:rPr>
              <w:rFonts w:ascii="仿宋" w:hAnsi="仿宋"/>
              <w:b/>
              <w:bCs/>
              <w:color w:val="000000" w:themeColor="text1"/>
            </w:rPr>
          </w:rPrChange>
        </w:rPr>
      </w:pPr>
      <w:r w:rsidRPr="00193049">
        <w:rPr>
          <w:rFonts w:cs="Times New Roman" w:hint="eastAsia"/>
          <w:b/>
          <w:bCs/>
          <w:color w:val="000000" w:themeColor="text1"/>
          <w:rPrChange w:id="2131" w:author="zhouyou" w:date="2025-04-18T16:48:00Z">
            <w:rPr>
              <w:rFonts w:ascii="仿宋" w:hAnsi="仿宋" w:hint="eastAsia"/>
              <w:b/>
              <w:bCs/>
              <w:color w:val="000000" w:themeColor="text1"/>
            </w:rPr>
          </w:rPrChange>
        </w:rPr>
        <w:t>（</w:t>
      </w:r>
      <w:r w:rsidRPr="00193049">
        <w:rPr>
          <w:rFonts w:cs="Times New Roman"/>
          <w:b/>
          <w:bCs/>
          <w:color w:val="000000" w:themeColor="text1"/>
          <w:rPrChange w:id="2132" w:author="zhouyou" w:date="2025-04-18T16:48:00Z">
            <w:rPr>
              <w:rFonts w:ascii="仿宋" w:hAnsi="仿宋"/>
              <w:b/>
              <w:bCs/>
              <w:color w:val="000000" w:themeColor="text1"/>
            </w:rPr>
          </w:rPrChange>
        </w:rPr>
        <w:t>a</w:t>
      </w:r>
      <w:r w:rsidR="00EB5F6E" w:rsidRPr="00193049">
        <w:rPr>
          <w:rFonts w:cs="Times New Roman" w:hint="eastAsia"/>
          <w:b/>
          <w:bCs/>
          <w:color w:val="000000" w:themeColor="text1"/>
          <w:rPrChange w:id="2133" w:author="zhouyou" w:date="2025-04-18T16:48:00Z">
            <w:rPr>
              <w:rFonts w:ascii="仿宋" w:hAnsi="仿宋" w:hint="eastAsia"/>
              <w:b/>
              <w:bCs/>
              <w:color w:val="000000" w:themeColor="text1"/>
            </w:rPr>
          </w:rPrChange>
        </w:rPr>
        <w:t>）</w:t>
      </w:r>
      <w:proofErr w:type="gramStart"/>
      <w:r w:rsidR="003101FD" w:rsidRPr="00193049">
        <w:rPr>
          <w:rFonts w:cs="Times New Roman" w:hint="eastAsia"/>
          <w:b/>
          <w:bCs/>
          <w:color w:val="000000" w:themeColor="text1"/>
          <w:rPrChange w:id="2134" w:author="zhouyou" w:date="2025-04-18T16:48:00Z">
            <w:rPr>
              <w:rFonts w:ascii="仿宋" w:hAnsi="仿宋" w:hint="eastAsia"/>
              <w:b/>
              <w:bCs/>
              <w:color w:val="000000" w:themeColor="text1"/>
            </w:rPr>
          </w:rPrChange>
        </w:rPr>
        <w:t>短键设计</w:t>
      </w:r>
      <w:proofErr w:type="gramEnd"/>
    </w:p>
    <w:p w14:paraId="738491B6" w14:textId="190A91DD" w:rsidR="00677DB3" w:rsidRPr="00193049" w:rsidRDefault="003101FD">
      <w:pPr>
        <w:ind w:firstLine="560"/>
        <w:jc w:val="both"/>
        <w:rPr>
          <w:rFonts w:cs="Times New Roman"/>
          <w:rPrChange w:id="2135" w:author="zhouyou" w:date="2025-04-18T16:48:00Z">
            <w:rPr/>
          </w:rPrChange>
        </w:rPr>
        <w:pPrChange w:id="2136" w:author="zhouyou" w:date="2025-04-18T16:45:00Z">
          <w:pPr>
            <w:ind w:firstLine="560"/>
          </w:pPr>
        </w:pPrChange>
      </w:pPr>
      <w:r w:rsidRPr="00885D23">
        <w:rPr>
          <w:rFonts w:cs="Times New Roman" w:hint="eastAsia"/>
        </w:rPr>
        <w:t>在当下使用</w:t>
      </w:r>
      <w:r w:rsidR="00A36039" w:rsidRPr="00885D23">
        <w:rPr>
          <w:rFonts w:cs="Times New Roman"/>
        </w:rPr>
        <w:t>KV</w:t>
      </w:r>
      <w:r w:rsidRPr="00885D23">
        <w:rPr>
          <w:rFonts w:cs="Times New Roman" w:hint="eastAsia"/>
        </w:rPr>
        <w:t>引擎进行元数据索引的前沿研究中，键值对的生成规则可以概括为：通过</w:t>
      </w:r>
      <w:proofErr w:type="gramStart"/>
      <w:r w:rsidRPr="00885D23">
        <w:rPr>
          <w:rFonts w:cs="Times New Roman" w:hint="eastAsia"/>
        </w:rPr>
        <w:t>键值化关联</w:t>
      </w:r>
      <w:proofErr w:type="gramEnd"/>
      <w:r w:rsidRPr="00885D23">
        <w:rPr>
          <w:rFonts w:cs="Times New Roman" w:hint="eastAsia"/>
        </w:rPr>
        <w:t>命名空间结构与元数据。键值对以元数据作为键值对的</w:t>
      </w:r>
      <w:r w:rsidRPr="00193049">
        <w:rPr>
          <w:rFonts w:cs="Times New Roman"/>
          <w:rPrChange w:id="2137" w:author="zhouyou" w:date="2025-04-18T16:48:00Z">
            <w:rPr/>
          </w:rPrChange>
        </w:rPr>
        <w:t>value</w:t>
      </w:r>
      <w:r w:rsidRPr="00193049">
        <w:rPr>
          <w:rFonts w:cs="Times New Roman" w:hint="eastAsia"/>
          <w:rPrChange w:id="2138" w:author="zhouyou" w:date="2025-04-18T16:48:00Z">
            <w:rPr>
              <w:rFonts w:hint="eastAsia"/>
            </w:rPr>
          </w:rPrChange>
        </w:rPr>
        <w:t>，根据</w:t>
      </w:r>
      <w:proofErr w:type="gramStart"/>
      <w:r w:rsidRPr="00193049">
        <w:rPr>
          <w:rFonts w:cs="Times New Roman" w:hint="eastAsia"/>
          <w:rPrChange w:id="2139" w:author="zhouyou" w:date="2025-04-18T16:48:00Z">
            <w:rPr>
              <w:rFonts w:hint="eastAsia"/>
            </w:rPr>
          </w:rPrChange>
        </w:rPr>
        <w:t>键值化</w:t>
      </w:r>
      <w:proofErr w:type="gramEnd"/>
      <w:r w:rsidRPr="00193049">
        <w:rPr>
          <w:rFonts w:cs="Times New Roman"/>
          <w:rPrChange w:id="2140" w:author="zhouyou" w:date="2025-04-18T16:48:00Z">
            <w:rPr/>
          </w:rPrChange>
        </w:rPr>
        <w:t>key</w:t>
      </w:r>
      <w:r w:rsidRPr="00193049">
        <w:rPr>
          <w:rFonts w:cs="Times New Roman" w:hint="eastAsia"/>
          <w:rPrChange w:id="2141" w:author="zhouyou" w:date="2025-04-18T16:48:00Z">
            <w:rPr>
              <w:rFonts w:hint="eastAsia"/>
            </w:rPr>
          </w:rPrChange>
        </w:rPr>
        <w:t>的设计规则分为两类</w:t>
      </w:r>
      <w:r w:rsidRPr="00193049">
        <w:rPr>
          <w:rFonts w:cs="Times New Roman"/>
          <w:rPrChange w:id="2142" w:author="zhouyou" w:date="2025-04-18T16:48:00Z">
            <w:rPr/>
          </w:rPrChange>
        </w:rPr>
        <w:t>——</w:t>
      </w:r>
      <w:r w:rsidRPr="00193049">
        <w:rPr>
          <w:rFonts w:cs="Times New Roman" w:hint="eastAsia"/>
          <w:rPrChange w:id="2143" w:author="zhouyou" w:date="2025-04-18T16:48:00Z">
            <w:rPr>
              <w:rFonts w:hint="eastAsia"/>
            </w:rPr>
          </w:rPrChange>
        </w:rPr>
        <w:t>全路径式和迭代式。</w:t>
      </w:r>
    </w:p>
    <w:p w14:paraId="3FD6F053" w14:textId="6CF831F3" w:rsidR="00677DB3" w:rsidRPr="00193049" w:rsidRDefault="003101FD">
      <w:pPr>
        <w:ind w:firstLine="562"/>
        <w:jc w:val="both"/>
        <w:rPr>
          <w:rFonts w:cs="Times New Roman"/>
          <w:rPrChange w:id="2144" w:author="zhouyou" w:date="2025-04-18T16:48:00Z">
            <w:rPr/>
          </w:rPrChange>
        </w:rPr>
        <w:pPrChange w:id="2145" w:author="zhouyou" w:date="2025-04-18T16:45:00Z">
          <w:pPr>
            <w:ind w:firstLine="562"/>
          </w:pPr>
        </w:pPrChange>
      </w:pPr>
      <w:r w:rsidRPr="00193049">
        <w:rPr>
          <w:rFonts w:cs="Times New Roman" w:hint="eastAsia"/>
          <w:b/>
          <w:rPrChange w:id="2146" w:author="zhouyou" w:date="2025-04-18T16:48:00Z">
            <w:rPr>
              <w:rFonts w:hint="eastAsia"/>
              <w:b/>
            </w:rPr>
          </w:rPrChange>
        </w:rPr>
        <w:t>基于全路径式的元数据键值存储。</w:t>
      </w:r>
      <w:r w:rsidRPr="00193049">
        <w:rPr>
          <w:rFonts w:cs="Times New Roman" w:hint="eastAsia"/>
          <w:rPrChange w:id="2147" w:author="zhouyou" w:date="2025-04-18T16:48:00Z">
            <w:rPr>
              <w:rFonts w:hint="eastAsia"/>
            </w:rPr>
          </w:rPrChange>
        </w:rPr>
        <w:t>全路径式将每个文件以及目录的完整路径作为键，对应的元数据作为值存储到键值存储系统中。如</w:t>
      </w:r>
      <w:r w:rsidR="008857EC" w:rsidRPr="00885D23">
        <w:rPr>
          <w:rFonts w:cs="Times New Roman"/>
        </w:rPr>
        <w:fldChar w:fldCharType="begin"/>
      </w:r>
      <w:r w:rsidR="008857EC" w:rsidRPr="00193049">
        <w:rPr>
          <w:rFonts w:cs="Times New Roman"/>
          <w:rPrChange w:id="2148" w:author="zhouyou" w:date="2025-04-18T16:48:00Z">
            <w:rPr/>
          </w:rPrChange>
        </w:rPr>
        <w:instrText xml:space="preserve"> REF _Ref194235585 \h </w:instrText>
      </w:r>
      <w:r w:rsidR="00EB5F6E" w:rsidRPr="00193049">
        <w:rPr>
          <w:rFonts w:cs="Times New Roman"/>
          <w:rPrChange w:id="2149" w:author="zhouyou" w:date="2025-04-18T16:48:00Z">
            <w:rPr/>
          </w:rPrChange>
        </w:rPr>
        <w:instrText xml:space="preserve"> \* MERGEFORMAT </w:instrText>
      </w:r>
      <w:r w:rsidR="008857EC" w:rsidRPr="00193049">
        <w:rPr>
          <w:rFonts w:cs="Times New Roman"/>
          <w:rPrChange w:id="2150" w:author="zhouyou" w:date="2025-04-18T16:48:00Z">
            <w:rPr>
              <w:rFonts w:cs="Times New Roman"/>
            </w:rPr>
          </w:rPrChange>
        </w:rPr>
      </w:r>
      <w:r w:rsidR="008857EC" w:rsidRPr="00193049">
        <w:rPr>
          <w:rFonts w:cs="Times New Roman"/>
          <w:rPrChange w:id="2151" w:author="zhouyou" w:date="2025-04-18T16:48:00Z">
            <w:rPr/>
          </w:rPrChange>
        </w:rPr>
        <w:fldChar w:fldCharType="separate"/>
      </w:r>
      <w:r w:rsidR="008857EC" w:rsidRPr="00885D23">
        <w:rPr>
          <w:rFonts w:cs="Times New Roman" w:hint="eastAsia"/>
        </w:rPr>
        <w:t>图</w:t>
      </w:r>
      <w:r w:rsidR="008857EC" w:rsidRPr="00885D23">
        <w:rPr>
          <w:rFonts w:cs="Times New Roman"/>
        </w:rPr>
        <w:t xml:space="preserve">3. </w:t>
      </w:r>
      <w:r w:rsidR="008857EC" w:rsidRPr="00885D23">
        <w:rPr>
          <w:rFonts w:cs="Times New Roman"/>
          <w:noProof/>
        </w:rPr>
        <w:t>13</w:t>
      </w:r>
      <w:r w:rsidR="008857EC" w:rsidRPr="00885D23">
        <w:rPr>
          <w:rFonts w:cs="Times New Roman"/>
        </w:rPr>
        <w:fldChar w:fldCharType="end"/>
      </w:r>
      <w:r w:rsidRPr="00885D23">
        <w:rPr>
          <w:rFonts w:cs="Times New Roman" w:hint="eastAsia"/>
        </w:rPr>
        <w:t>所示，对于一个路径为</w:t>
      </w:r>
      <w:r w:rsidRPr="00885D23">
        <w:rPr>
          <w:rFonts w:cs="Times New Roman"/>
        </w:rPr>
        <w:t>“/home/</w:t>
      </w:r>
      <w:proofErr w:type="spellStart"/>
      <w:r w:rsidRPr="00885D23">
        <w:rPr>
          <w:rFonts w:cs="Times New Roman"/>
        </w:rPr>
        <w:t>src</w:t>
      </w:r>
      <w:proofErr w:type="spellEnd"/>
      <w:r w:rsidRPr="00885D23">
        <w:rPr>
          <w:rFonts w:cs="Times New Roman"/>
        </w:rPr>
        <w:t>/</w:t>
      </w:r>
      <w:proofErr w:type="spellStart"/>
      <w:r w:rsidRPr="00885D23">
        <w:rPr>
          <w:rFonts w:cs="Times New Roman"/>
        </w:rPr>
        <w:t>main.c</w:t>
      </w:r>
      <w:proofErr w:type="spellEnd"/>
      <w:r w:rsidRPr="00885D23">
        <w:rPr>
          <w:rFonts w:cs="Times New Roman"/>
        </w:rPr>
        <w:t>”</w:t>
      </w:r>
      <w:r w:rsidRPr="00885D23">
        <w:rPr>
          <w:rFonts w:cs="Times New Roman" w:hint="eastAsia"/>
        </w:rPr>
        <w:t>的文件</w:t>
      </w:r>
      <w:r w:rsidRPr="00885D23">
        <w:rPr>
          <w:rFonts w:cs="Times New Roman"/>
        </w:rPr>
        <w:t xml:space="preserve"> </w:t>
      </w:r>
      <w:r w:rsidRPr="00885D23">
        <w:rPr>
          <w:rFonts w:cs="Times New Roman" w:hint="eastAsia"/>
        </w:rPr>
        <w:t>，其元数据在键值存储系统中的形式为</w:t>
      </w:r>
      <w:r w:rsidRPr="00193049">
        <w:rPr>
          <w:rFonts w:cs="Times New Roman"/>
          <w:rPrChange w:id="2152" w:author="zhouyou" w:date="2025-04-18T16:48:00Z">
            <w:rPr/>
          </w:rPrChange>
        </w:rPr>
        <w:t>(“/home/</w:t>
      </w:r>
      <w:proofErr w:type="spellStart"/>
      <w:r w:rsidRPr="00193049">
        <w:rPr>
          <w:rFonts w:cs="Times New Roman"/>
          <w:rPrChange w:id="2153" w:author="zhouyou" w:date="2025-04-18T16:48:00Z">
            <w:rPr/>
          </w:rPrChange>
        </w:rPr>
        <w:t>src</w:t>
      </w:r>
      <w:proofErr w:type="spellEnd"/>
      <w:r w:rsidRPr="00193049">
        <w:rPr>
          <w:rFonts w:cs="Times New Roman"/>
          <w:rPrChange w:id="2154" w:author="zhouyou" w:date="2025-04-18T16:48:00Z">
            <w:rPr/>
          </w:rPrChange>
        </w:rPr>
        <w:t>/</w:t>
      </w:r>
      <w:proofErr w:type="spellStart"/>
      <w:r w:rsidRPr="00193049">
        <w:rPr>
          <w:rFonts w:cs="Times New Roman"/>
          <w:rPrChange w:id="2155" w:author="zhouyou" w:date="2025-04-18T16:48:00Z">
            <w:rPr/>
          </w:rPrChange>
        </w:rPr>
        <w:t>main.c</w:t>
      </w:r>
      <w:proofErr w:type="spellEnd"/>
      <w:r w:rsidRPr="00193049">
        <w:rPr>
          <w:rFonts w:cs="Times New Roman"/>
          <w:rPrChange w:id="2156" w:author="zhouyou" w:date="2025-04-18T16:48:00Z">
            <w:rPr/>
          </w:rPrChange>
        </w:rPr>
        <w:t>”, “</w:t>
      </w:r>
      <w:proofErr w:type="spellStart"/>
      <w:r w:rsidRPr="00193049">
        <w:rPr>
          <w:rFonts w:cs="Times New Roman"/>
          <w:rPrChange w:id="2157" w:author="zhouyou" w:date="2025-04-18T16:48:00Z">
            <w:rPr/>
          </w:rPrChange>
        </w:rPr>
        <w:t>inode_stat</w:t>
      </w:r>
      <w:proofErr w:type="spellEnd"/>
      <w:r w:rsidRPr="00193049">
        <w:rPr>
          <w:rFonts w:cs="Times New Roman"/>
          <w:rPrChange w:id="2158" w:author="zhouyou" w:date="2025-04-18T16:48:00Z">
            <w:rPr/>
          </w:rPrChange>
        </w:rPr>
        <w:t>”)</w:t>
      </w:r>
      <w:r w:rsidRPr="00193049">
        <w:rPr>
          <w:rFonts w:cs="Times New Roman" w:hint="eastAsia"/>
          <w:rPrChange w:id="2159" w:author="zhouyou" w:date="2025-04-18T16:48:00Z">
            <w:rPr>
              <w:rFonts w:hint="eastAsia"/>
            </w:rPr>
          </w:rPrChange>
        </w:rPr>
        <w:t>。如</w:t>
      </w:r>
      <w:r w:rsidRPr="00193049">
        <w:rPr>
          <w:rFonts w:cs="Times New Roman"/>
          <w:rPrChange w:id="2160" w:author="zhouyou" w:date="2025-04-18T16:48:00Z">
            <w:rPr/>
          </w:rPrChange>
        </w:rPr>
        <w:t>2020</w:t>
      </w:r>
      <w:r w:rsidRPr="00193049">
        <w:rPr>
          <w:rFonts w:cs="Times New Roman" w:hint="eastAsia"/>
          <w:rPrChange w:id="2161" w:author="zhouyou" w:date="2025-04-18T16:48:00Z">
            <w:rPr>
              <w:rFonts w:hint="eastAsia"/>
            </w:rPr>
          </w:rPrChange>
        </w:rPr>
        <w:t>年提出的</w:t>
      </w:r>
      <w:proofErr w:type="spellStart"/>
      <w:r w:rsidRPr="00193049">
        <w:rPr>
          <w:rFonts w:cs="Times New Roman"/>
          <w:rPrChange w:id="2162" w:author="zhouyou" w:date="2025-04-18T16:48:00Z">
            <w:rPr/>
          </w:rPrChange>
        </w:rPr>
        <w:t>Pacon</w:t>
      </w:r>
      <w:proofErr w:type="spellEnd"/>
      <w:r w:rsidRPr="00193049">
        <w:rPr>
          <w:rFonts w:cs="Times New Roman" w:hint="eastAsia"/>
          <w:rPrChange w:id="2163" w:author="zhouyou" w:date="2025-04-18T16:48:00Z">
            <w:rPr>
              <w:rFonts w:hint="eastAsia"/>
            </w:rPr>
          </w:rPrChange>
        </w:rPr>
        <w:t>就采取了全路径式的设计。</w:t>
      </w:r>
    </w:p>
    <w:p w14:paraId="33CE67B6" w14:textId="08A12F18" w:rsidR="00677DB3" w:rsidRPr="00193049" w:rsidRDefault="003101FD">
      <w:pPr>
        <w:ind w:firstLine="562"/>
        <w:jc w:val="both"/>
        <w:rPr>
          <w:rFonts w:cs="Times New Roman"/>
          <w:rPrChange w:id="2164" w:author="zhouyou" w:date="2025-04-18T16:48:00Z">
            <w:rPr/>
          </w:rPrChange>
        </w:rPr>
        <w:pPrChange w:id="2165" w:author="zhouyou" w:date="2025-04-18T16:45:00Z">
          <w:pPr>
            <w:ind w:firstLine="562"/>
          </w:pPr>
        </w:pPrChange>
      </w:pPr>
      <w:r w:rsidRPr="00193049">
        <w:rPr>
          <w:rFonts w:cs="Times New Roman" w:hint="eastAsia"/>
          <w:b/>
          <w:rPrChange w:id="2166" w:author="zhouyou" w:date="2025-04-18T16:48:00Z">
            <w:rPr>
              <w:rFonts w:hint="eastAsia"/>
              <w:b/>
            </w:rPr>
          </w:rPrChange>
        </w:rPr>
        <w:t>基于迭代式的元数据键值存储</w:t>
      </w:r>
      <w:r w:rsidRPr="00193049">
        <w:rPr>
          <w:rFonts w:cs="Times New Roman" w:hint="eastAsia"/>
          <w:rPrChange w:id="2167" w:author="zhouyou" w:date="2025-04-18T16:48:00Z">
            <w:rPr>
              <w:rFonts w:hint="eastAsia"/>
            </w:rPr>
          </w:rPrChange>
        </w:rPr>
        <w:t>。迭代式是以文件父目录的</w:t>
      </w:r>
      <w:r w:rsidRPr="00193049">
        <w:rPr>
          <w:rFonts w:cs="Times New Roman"/>
          <w:rPrChange w:id="2168" w:author="zhouyou" w:date="2025-04-18T16:48:00Z">
            <w:rPr/>
          </w:rPrChange>
        </w:rPr>
        <w:t xml:space="preserve"> </w:t>
      </w:r>
      <w:proofErr w:type="spellStart"/>
      <w:r w:rsidRPr="00193049">
        <w:rPr>
          <w:rFonts w:cs="Times New Roman"/>
          <w:rPrChange w:id="2169" w:author="zhouyou" w:date="2025-04-18T16:48:00Z">
            <w:rPr/>
          </w:rPrChange>
        </w:rPr>
        <w:t>inode</w:t>
      </w:r>
      <w:proofErr w:type="spellEnd"/>
      <w:r w:rsidRPr="00193049">
        <w:rPr>
          <w:rFonts w:cs="Times New Roman"/>
          <w:rPrChange w:id="2170" w:author="zhouyou" w:date="2025-04-18T16:48:00Z">
            <w:rPr/>
          </w:rPrChange>
        </w:rPr>
        <w:t xml:space="preserve"> </w:t>
      </w:r>
      <w:r w:rsidRPr="00193049">
        <w:rPr>
          <w:rFonts w:cs="Times New Roman" w:hint="eastAsia"/>
          <w:rPrChange w:id="2171" w:author="zhouyou" w:date="2025-04-18T16:48:00Z">
            <w:rPr>
              <w:rFonts w:hint="eastAsia"/>
            </w:rPr>
          </w:rPrChange>
        </w:rPr>
        <w:t>的</w:t>
      </w:r>
      <w:r w:rsidRPr="00193049">
        <w:rPr>
          <w:rFonts w:cs="Times New Roman"/>
          <w:rPrChange w:id="2172" w:author="zhouyou" w:date="2025-04-18T16:48:00Z">
            <w:rPr/>
          </w:rPrChange>
        </w:rPr>
        <w:t xml:space="preserve"> ID </w:t>
      </w:r>
      <w:r w:rsidRPr="00193049">
        <w:rPr>
          <w:rFonts w:cs="Times New Roman" w:hint="eastAsia"/>
          <w:rPrChange w:id="2173" w:author="zhouyou" w:date="2025-04-18T16:48:00Z">
            <w:rPr>
              <w:rFonts w:hint="eastAsia"/>
            </w:rPr>
          </w:rPrChange>
        </w:rPr>
        <w:t>和当前文件名的组合作为键值对的键来索引对应的元数据进行存储，如</w:t>
      </w:r>
      <w:r w:rsidR="004C244E" w:rsidRPr="00885D23">
        <w:rPr>
          <w:rFonts w:cs="Times New Roman"/>
        </w:rPr>
        <w:fldChar w:fldCharType="begin"/>
      </w:r>
      <w:r w:rsidR="004C244E" w:rsidRPr="00193049">
        <w:rPr>
          <w:rFonts w:cs="Times New Roman"/>
          <w:rPrChange w:id="2174" w:author="zhouyou" w:date="2025-04-18T16:48:00Z">
            <w:rPr/>
          </w:rPrChange>
        </w:rPr>
        <w:instrText xml:space="preserve"> REF _Ref194235585 \h </w:instrText>
      </w:r>
      <w:r w:rsidR="00EB5F6E" w:rsidRPr="00193049">
        <w:rPr>
          <w:rFonts w:cs="Times New Roman"/>
          <w:rPrChange w:id="2175" w:author="zhouyou" w:date="2025-04-18T16:48:00Z">
            <w:rPr/>
          </w:rPrChange>
        </w:rPr>
        <w:instrText xml:space="preserve"> \* MERGEFORMAT </w:instrText>
      </w:r>
      <w:r w:rsidR="004C244E" w:rsidRPr="00193049">
        <w:rPr>
          <w:rFonts w:cs="Times New Roman"/>
          <w:rPrChange w:id="2176" w:author="zhouyou" w:date="2025-04-18T16:48:00Z">
            <w:rPr>
              <w:rFonts w:cs="Times New Roman"/>
            </w:rPr>
          </w:rPrChange>
        </w:rPr>
      </w:r>
      <w:r w:rsidR="004C244E" w:rsidRPr="00193049">
        <w:rPr>
          <w:rFonts w:cs="Times New Roman"/>
          <w:rPrChange w:id="2177" w:author="zhouyou" w:date="2025-04-18T16:48:00Z">
            <w:rPr/>
          </w:rPrChange>
        </w:rPr>
        <w:fldChar w:fldCharType="separate"/>
      </w:r>
      <w:r w:rsidR="004C244E" w:rsidRPr="00885D23">
        <w:rPr>
          <w:rFonts w:cs="Times New Roman" w:hint="eastAsia"/>
        </w:rPr>
        <w:t>图</w:t>
      </w:r>
      <w:r w:rsidR="004C244E" w:rsidRPr="00885D23">
        <w:rPr>
          <w:rFonts w:cs="Times New Roman"/>
        </w:rPr>
        <w:t>3.</w:t>
      </w:r>
      <w:del w:id="2178" w:author="zhouyou" w:date="2025-04-18T16:53:00Z">
        <w:r w:rsidR="004C244E" w:rsidRPr="00193049" w:rsidDel="00081A8B">
          <w:rPr>
            <w:rFonts w:cs="Times New Roman"/>
            <w:rPrChange w:id="2179" w:author="zhouyou" w:date="2025-04-18T16:48:00Z">
              <w:rPr/>
            </w:rPrChange>
          </w:rPr>
          <w:delText xml:space="preserve"> </w:delText>
        </w:r>
      </w:del>
      <w:r w:rsidR="004C244E" w:rsidRPr="00193049">
        <w:rPr>
          <w:rFonts w:cs="Times New Roman"/>
          <w:rPrChange w:id="2180" w:author="zhouyou" w:date="2025-04-18T16:48:00Z">
            <w:rPr/>
          </w:rPrChange>
        </w:rPr>
        <w:t>13</w:t>
      </w:r>
      <w:r w:rsidR="004C244E" w:rsidRPr="00885D23">
        <w:rPr>
          <w:rFonts w:cs="Times New Roman"/>
        </w:rPr>
        <w:fldChar w:fldCharType="end"/>
      </w:r>
      <w:r w:rsidRPr="00885D23">
        <w:rPr>
          <w:rFonts w:cs="Times New Roman" w:hint="eastAsia"/>
        </w:rPr>
        <w:t>所示，文件</w:t>
      </w:r>
      <w:r w:rsidRPr="00885D23">
        <w:rPr>
          <w:rFonts w:cs="Times New Roman"/>
        </w:rPr>
        <w:t>“/home/</w:t>
      </w:r>
      <w:proofErr w:type="spellStart"/>
      <w:r w:rsidRPr="00885D23">
        <w:rPr>
          <w:rFonts w:cs="Times New Roman"/>
        </w:rPr>
        <w:t>src</w:t>
      </w:r>
      <w:proofErr w:type="spellEnd"/>
      <w:r w:rsidRPr="00885D23">
        <w:rPr>
          <w:rFonts w:cs="Times New Roman"/>
        </w:rPr>
        <w:t>/</w:t>
      </w:r>
      <w:proofErr w:type="spellStart"/>
      <w:r w:rsidRPr="00885D23">
        <w:rPr>
          <w:rFonts w:cs="Times New Roman"/>
        </w:rPr>
        <w:t>main.c</w:t>
      </w:r>
      <w:proofErr w:type="spellEnd"/>
      <w:r w:rsidRPr="00885D23">
        <w:rPr>
          <w:rFonts w:cs="Times New Roman"/>
        </w:rPr>
        <w:t>”</w:t>
      </w:r>
      <w:r w:rsidRPr="00885D23">
        <w:rPr>
          <w:rFonts w:cs="Times New Roman" w:hint="eastAsia"/>
        </w:rPr>
        <w:t>在键值存储中的形式为</w:t>
      </w:r>
      <w:r w:rsidRPr="00193049">
        <w:rPr>
          <w:rFonts w:cs="Times New Roman"/>
          <w:rPrChange w:id="2181" w:author="zhouyou" w:date="2025-04-18T16:48:00Z">
            <w:rPr/>
          </w:rPrChange>
        </w:rPr>
        <w:t xml:space="preserve"> (“3_main.c”, “6_stat”)</w:t>
      </w:r>
      <w:r w:rsidRPr="00193049">
        <w:rPr>
          <w:rFonts w:cs="Times New Roman" w:hint="eastAsia"/>
          <w:rPrChange w:id="2182" w:author="zhouyou" w:date="2025-04-18T16:48:00Z">
            <w:rPr>
              <w:rFonts w:hint="eastAsia"/>
            </w:rPr>
          </w:rPrChange>
        </w:rPr>
        <w:t>，其中</w:t>
      </w:r>
      <w:r w:rsidRPr="00193049">
        <w:rPr>
          <w:rFonts w:cs="Times New Roman"/>
          <w:rPrChange w:id="2183" w:author="zhouyou" w:date="2025-04-18T16:48:00Z">
            <w:rPr/>
          </w:rPrChange>
        </w:rPr>
        <w:t xml:space="preserve"> 3 </w:t>
      </w:r>
      <w:r w:rsidRPr="00193049">
        <w:rPr>
          <w:rFonts w:cs="Times New Roman" w:hint="eastAsia"/>
          <w:rPrChange w:id="2184" w:author="zhouyou" w:date="2025-04-18T16:48:00Z">
            <w:rPr>
              <w:rFonts w:hint="eastAsia"/>
            </w:rPr>
          </w:rPrChange>
        </w:rPr>
        <w:t>是文件</w:t>
      </w:r>
      <w:r w:rsidRPr="00193049">
        <w:rPr>
          <w:rFonts w:cs="Times New Roman"/>
          <w:rPrChange w:id="2185" w:author="zhouyou" w:date="2025-04-18T16:48:00Z">
            <w:rPr/>
          </w:rPrChange>
        </w:rPr>
        <w:t>“</w:t>
      </w:r>
      <w:proofErr w:type="spellStart"/>
      <w:r w:rsidRPr="00193049">
        <w:rPr>
          <w:rFonts w:cs="Times New Roman"/>
          <w:rPrChange w:id="2186" w:author="zhouyou" w:date="2025-04-18T16:48:00Z">
            <w:rPr/>
          </w:rPrChange>
        </w:rPr>
        <w:t>main.c</w:t>
      </w:r>
      <w:proofErr w:type="spellEnd"/>
      <w:r w:rsidRPr="00193049">
        <w:rPr>
          <w:rFonts w:cs="Times New Roman"/>
          <w:rPrChange w:id="2187" w:author="zhouyou" w:date="2025-04-18T16:48:00Z">
            <w:rPr/>
          </w:rPrChange>
        </w:rPr>
        <w:t>”</w:t>
      </w:r>
      <w:r w:rsidRPr="00193049">
        <w:rPr>
          <w:rFonts w:cs="Times New Roman" w:hint="eastAsia"/>
          <w:rPrChange w:id="2188" w:author="zhouyou" w:date="2025-04-18T16:48:00Z">
            <w:rPr>
              <w:rFonts w:hint="eastAsia"/>
            </w:rPr>
          </w:rPrChange>
        </w:rPr>
        <w:t>的父目录</w:t>
      </w:r>
      <w:r w:rsidRPr="00193049">
        <w:rPr>
          <w:rFonts w:cs="Times New Roman"/>
          <w:rPrChange w:id="2189" w:author="zhouyou" w:date="2025-04-18T16:48:00Z">
            <w:rPr/>
          </w:rPrChange>
        </w:rPr>
        <w:t xml:space="preserve"> </w:t>
      </w:r>
      <w:proofErr w:type="spellStart"/>
      <w:r w:rsidRPr="00193049">
        <w:rPr>
          <w:rFonts w:cs="Times New Roman"/>
          <w:rPrChange w:id="2190" w:author="zhouyou" w:date="2025-04-18T16:48:00Z">
            <w:rPr/>
          </w:rPrChange>
        </w:rPr>
        <w:t>src</w:t>
      </w:r>
      <w:proofErr w:type="spellEnd"/>
      <w:r w:rsidRPr="00193049">
        <w:rPr>
          <w:rFonts w:cs="Times New Roman"/>
          <w:rPrChange w:id="2191" w:author="zhouyou" w:date="2025-04-18T16:48:00Z">
            <w:rPr/>
          </w:rPrChange>
        </w:rPr>
        <w:t xml:space="preserve"> </w:t>
      </w:r>
      <w:r w:rsidRPr="00193049">
        <w:rPr>
          <w:rFonts w:cs="Times New Roman" w:hint="eastAsia"/>
          <w:rPrChange w:id="2192" w:author="zhouyou" w:date="2025-04-18T16:48:00Z">
            <w:rPr>
              <w:rFonts w:hint="eastAsia"/>
            </w:rPr>
          </w:rPrChange>
        </w:rPr>
        <w:t>的</w:t>
      </w:r>
      <w:r w:rsidRPr="00193049">
        <w:rPr>
          <w:rFonts w:cs="Times New Roman"/>
          <w:rPrChange w:id="2193" w:author="zhouyou" w:date="2025-04-18T16:48:00Z">
            <w:rPr/>
          </w:rPrChange>
        </w:rPr>
        <w:t xml:space="preserve"> </w:t>
      </w:r>
      <w:proofErr w:type="spellStart"/>
      <w:r w:rsidRPr="00193049">
        <w:rPr>
          <w:rFonts w:cs="Times New Roman"/>
          <w:rPrChange w:id="2194" w:author="zhouyou" w:date="2025-04-18T16:48:00Z">
            <w:rPr/>
          </w:rPrChange>
        </w:rPr>
        <w:lastRenderedPageBreak/>
        <w:t>inode_ID</w:t>
      </w:r>
      <w:proofErr w:type="spellEnd"/>
      <w:r w:rsidRPr="00193049">
        <w:rPr>
          <w:rFonts w:cs="Times New Roman" w:hint="eastAsia"/>
          <w:rPrChange w:id="2195" w:author="zhouyou" w:date="2025-04-18T16:48:00Z">
            <w:rPr>
              <w:rFonts w:hint="eastAsia"/>
            </w:rPr>
          </w:rPrChange>
        </w:rPr>
        <w:t>。在这种存储方式下，访问一个文件需要迭代地解析文件路径并从根目录开始逐一进行键值对查找以获取路径上每个目录的</w:t>
      </w:r>
      <w:proofErr w:type="spellStart"/>
      <w:r w:rsidRPr="00193049">
        <w:rPr>
          <w:rFonts w:cs="Times New Roman"/>
          <w:rPrChange w:id="2196" w:author="zhouyou" w:date="2025-04-18T16:48:00Z">
            <w:rPr/>
          </w:rPrChange>
        </w:rPr>
        <w:t>inode_ID</w:t>
      </w:r>
      <w:proofErr w:type="spellEnd"/>
      <w:r w:rsidRPr="00193049">
        <w:rPr>
          <w:rFonts w:cs="Times New Roman" w:hint="eastAsia"/>
          <w:rPrChange w:id="2197" w:author="zhouyou" w:date="2025-04-18T16:48:00Z">
            <w:rPr>
              <w:rFonts w:hint="eastAsia"/>
            </w:rPr>
          </w:rPrChange>
        </w:rPr>
        <w:t>，直到获取目标文件的元数据。</w:t>
      </w:r>
    </w:p>
    <w:p w14:paraId="36950675" w14:textId="77777777" w:rsidR="00CC10CB" w:rsidRPr="00193049" w:rsidRDefault="00CC10CB">
      <w:pPr>
        <w:keepNext/>
        <w:ind w:firstLineChars="71" w:firstLine="199"/>
        <w:jc w:val="center"/>
        <w:rPr>
          <w:rFonts w:cs="Times New Roman"/>
          <w:rPrChange w:id="2198" w:author="zhouyou" w:date="2025-04-18T16:48:00Z">
            <w:rPr>
              <w:rFonts w:ascii="仿宋" w:hAnsi="仿宋"/>
            </w:rPr>
          </w:rPrChange>
        </w:rPr>
        <w:pPrChange w:id="2199" w:author="zhouyou" w:date="2025-04-18T16:53:00Z">
          <w:pPr>
            <w:keepNext/>
            <w:ind w:firstLineChars="71" w:firstLine="199"/>
          </w:pPr>
        </w:pPrChange>
      </w:pPr>
      <w:r w:rsidRPr="00885D23">
        <w:rPr>
          <w:rFonts w:cs="Times New Roman"/>
        </w:rPr>
        <w:object w:dxaOrig="16260" w:dyaOrig="11010" w14:anchorId="4D17097A">
          <v:shape id="_x0000_i1026" type="#_x0000_t75" style="width:391.25pt;height:264.9pt" o:ole="">
            <v:imagedata r:id="rId27" o:title=""/>
          </v:shape>
          <o:OLEObject Type="Embed" ProgID="Visio.Drawing.15" ShapeID="_x0000_i1026" DrawAspect="Content" ObjectID="_1806501685" r:id="rId28"/>
        </w:object>
      </w:r>
    </w:p>
    <w:p w14:paraId="0E2579F1" w14:textId="5F6BA29D" w:rsidR="00CC10CB" w:rsidRPr="00193049" w:rsidRDefault="00CC10CB">
      <w:pPr>
        <w:pStyle w:val="af3"/>
        <w:ind w:firstLine="480"/>
        <w:rPr>
          <w:rFonts w:cs="Times New Roman"/>
          <w:rPrChange w:id="2200" w:author="zhouyou" w:date="2025-04-18T16:48:00Z">
            <w:rPr>
              <w:rFonts w:ascii="仿宋" w:hAnsi="仿宋"/>
            </w:rPr>
          </w:rPrChange>
        </w:rPr>
      </w:pPr>
      <w:bookmarkStart w:id="2201" w:name="_Ref194235585"/>
      <w:r w:rsidRPr="00193049">
        <w:rPr>
          <w:rFonts w:cs="Times New Roman" w:hint="eastAsia"/>
          <w:rPrChange w:id="2202" w:author="zhouyou" w:date="2025-04-18T16:48:00Z">
            <w:rPr>
              <w:rFonts w:ascii="仿宋" w:hAnsi="仿宋" w:hint="eastAsia"/>
            </w:rPr>
          </w:rPrChange>
        </w:rPr>
        <w:t>图</w:t>
      </w:r>
      <w:r w:rsidRPr="00193049">
        <w:rPr>
          <w:rFonts w:cs="Times New Roman"/>
          <w:rPrChange w:id="2203" w:author="zhouyou" w:date="2025-04-18T16:48:00Z">
            <w:rPr>
              <w:rFonts w:ascii="仿宋" w:hAnsi="仿宋"/>
            </w:rPr>
          </w:rPrChange>
        </w:rPr>
        <w:t xml:space="preserve">3. </w:t>
      </w:r>
      <w:r w:rsidRPr="00193049">
        <w:rPr>
          <w:rFonts w:cs="Times New Roman"/>
          <w:rPrChange w:id="2204" w:author="zhouyou" w:date="2025-04-18T16:48:00Z">
            <w:rPr>
              <w:rFonts w:ascii="仿宋" w:hAnsi="仿宋"/>
            </w:rPr>
          </w:rPrChange>
        </w:rPr>
        <w:fldChar w:fldCharType="begin"/>
      </w:r>
      <w:r w:rsidRPr="00193049">
        <w:rPr>
          <w:rFonts w:cs="Times New Roman"/>
          <w:rPrChange w:id="2205" w:author="zhouyou" w:date="2025-04-18T16:48:00Z">
            <w:rPr>
              <w:rFonts w:ascii="仿宋" w:hAnsi="仿宋"/>
            </w:rPr>
          </w:rPrChange>
        </w:rPr>
        <w:instrText xml:space="preserve"> SEQ </w:instrText>
      </w:r>
      <w:r w:rsidRPr="00193049">
        <w:rPr>
          <w:rFonts w:cs="Times New Roman" w:hint="eastAsia"/>
          <w:rPrChange w:id="2206" w:author="zhouyou" w:date="2025-04-18T16:48:00Z">
            <w:rPr>
              <w:rFonts w:ascii="仿宋" w:hAnsi="仿宋" w:hint="eastAsia"/>
            </w:rPr>
          </w:rPrChange>
        </w:rPr>
        <w:instrText>图</w:instrText>
      </w:r>
      <w:r w:rsidRPr="00193049">
        <w:rPr>
          <w:rFonts w:cs="Times New Roman"/>
          <w:rPrChange w:id="2207" w:author="zhouyou" w:date="2025-04-18T16:48:00Z">
            <w:rPr>
              <w:rFonts w:ascii="仿宋" w:hAnsi="仿宋"/>
            </w:rPr>
          </w:rPrChange>
        </w:rPr>
        <w:instrText xml:space="preserve">3. \* ARABIC </w:instrText>
      </w:r>
      <w:r w:rsidRPr="00193049">
        <w:rPr>
          <w:rFonts w:cs="Times New Roman"/>
          <w:rPrChange w:id="2208" w:author="zhouyou" w:date="2025-04-18T16:48:00Z">
            <w:rPr>
              <w:rFonts w:ascii="仿宋" w:hAnsi="仿宋"/>
            </w:rPr>
          </w:rPrChange>
        </w:rPr>
        <w:fldChar w:fldCharType="separate"/>
      </w:r>
      <w:r w:rsidR="00DE3371" w:rsidRPr="00193049">
        <w:rPr>
          <w:rFonts w:cs="Times New Roman"/>
          <w:noProof/>
          <w:rPrChange w:id="2209" w:author="zhouyou" w:date="2025-04-18T16:48:00Z">
            <w:rPr>
              <w:rFonts w:ascii="仿宋" w:hAnsi="仿宋"/>
              <w:noProof/>
            </w:rPr>
          </w:rPrChange>
        </w:rPr>
        <w:t>13</w:t>
      </w:r>
      <w:r w:rsidRPr="00193049">
        <w:rPr>
          <w:rFonts w:cs="Times New Roman"/>
          <w:rPrChange w:id="2210" w:author="zhouyou" w:date="2025-04-18T16:48:00Z">
            <w:rPr>
              <w:rFonts w:ascii="仿宋" w:hAnsi="仿宋"/>
            </w:rPr>
          </w:rPrChange>
        </w:rPr>
        <w:fldChar w:fldCharType="end"/>
      </w:r>
      <w:bookmarkEnd w:id="2201"/>
      <w:r w:rsidRPr="00193049">
        <w:rPr>
          <w:rFonts w:cs="Times New Roman"/>
          <w:rPrChange w:id="2211" w:author="zhouyou" w:date="2025-04-18T16:48:00Z">
            <w:rPr>
              <w:rFonts w:ascii="仿宋" w:hAnsi="仿宋"/>
            </w:rPr>
          </w:rPrChange>
        </w:rPr>
        <w:t xml:space="preserve"> </w:t>
      </w:r>
      <w:r w:rsidRPr="00193049">
        <w:rPr>
          <w:rFonts w:cs="Times New Roman" w:hint="eastAsia"/>
          <w:rPrChange w:id="2212" w:author="zhouyou" w:date="2025-04-18T16:48:00Z">
            <w:rPr>
              <w:rFonts w:ascii="仿宋" w:hAnsi="仿宋" w:hint="eastAsia"/>
            </w:rPr>
          </w:rPrChange>
        </w:rPr>
        <w:t>文件系统元数据的两种代表性</w:t>
      </w:r>
      <w:r w:rsidR="00A36039" w:rsidRPr="00193049">
        <w:rPr>
          <w:rFonts w:cs="Times New Roman"/>
          <w:rPrChange w:id="2213" w:author="zhouyou" w:date="2025-04-18T16:48:00Z">
            <w:rPr>
              <w:rFonts w:ascii="仿宋" w:hAnsi="仿宋"/>
            </w:rPr>
          </w:rPrChange>
        </w:rPr>
        <w:t>KV</w:t>
      </w:r>
      <w:r w:rsidRPr="00193049">
        <w:rPr>
          <w:rFonts w:cs="Times New Roman" w:hint="eastAsia"/>
          <w:rPrChange w:id="2214" w:author="zhouyou" w:date="2025-04-18T16:48:00Z">
            <w:rPr>
              <w:rFonts w:ascii="仿宋" w:hAnsi="仿宋" w:hint="eastAsia"/>
            </w:rPr>
          </w:rPrChange>
        </w:rPr>
        <w:t>存储格式</w:t>
      </w:r>
    </w:p>
    <w:p w14:paraId="5267EDFB" w14:textId="3F9447D8" w:rsidR="00677DB3" w:rsidRPr="00193049" w:rsidRDefault="003101FD">
      <w:pPr>
        <w:ind w:firstLine="560"/>
        <w:jc w:val="both"/>
        <w:rPr>
          <w:rFonts w:cs="Times New Roman"/>
          <w:rPrChange w:id="2215" w:author="zhouyou" w:date="2025-04-18T16:48:00Z">
            <w:rPr/>
          </w:rPrChange>
        </w:rPr>
        <w:pPrChange w:id="2216" w:author="zhouyou" w:date="2025-04-18T16:45:00Z">
          <w:pPr>
            <w:ind w:firstLine="560"/>
          </w:pPr>
        </w:pPrChange>
      </w:pPr>
      <w:r w:rsidRPr="00885D23">
        <w:rPr>
          <w:rFonts w:cs="Times New Roman" w:hint="eastAsia"/>
        </w:rPr>
        <w:t>在基于全路径式的元数据存储中，由于每个文件的完整路径即为对应元数据在键值存储系统中的标识，在键值存储系统中仅需一次查找即可找到目标元数据，因此具备较高的元数据访问效率。然而全路径</w:t>
      </w:r>
      <w:proofErr w:type="gramStart"/>
      <w:r w:rsidRPr="00885D23">
        <w:rPr>
          <w:rFonts w:cs="Times New Roman" w:hint="eastAsia"/>
        </w:rPr>
        <w:t>式无法</w:t>
      </w:r>
      <w:proofErr w:type="gramEnd"/>
      <w:r w:rsidRPr="00885D23">
        <w:rPr>
          <w:rFonts w:cs="Times New Roman" w:hint="eastAsia"/>
        </w:rPr>
        <w:t>灵活应对目录结构的</w:t>
      </w:r>
      <w:r w:rsidRPr="00193049">
        <w:rPr>
          <w:rFonts w:cs="Times New Roman" w:hint="eastAsia"/>
          <w:rPrChange w:id="2217" w:author="zhouyou" w:date="2025-04-18T16:48:00Z">
            <w:rPr>
              <w:rFonts w:hint="eastAsia"/>
            </w:rPr>
          </w:rPrChange>
        </w:rPr>
        <w:t>变化，对于一个目录的重命名操作或者移动操作可能导致大量键值对的更新，这个过程可能伴随着前台操作的阻塞以及大量</w:t>
      </w:r>
      <w:r w:rsidRPr="00193049">
        <w:rPr>
          <w:rFonts w:cs="Times New Roman"/>
          <w:rPrChange w:id="2218" w:author="zhouyou" w:date="2025-04-18T16:48:00Z">
            <w:rPr/>
          </w:rPrChange>
        </w:rPr>
        <w:t xml:space="preserve">IO </w:t>
      </w:r>
      <w:r w:rsidRPr="00193049">
        <w:rPr>
          <w:rFonts w:cs="Times New Roman" w:hint="eastAsia"/>
          <w:rPrChange w:id="2219" w:author="zhouyou" w:date="2025-04-18T16:48:00Z">
            <w:rPr>
              <w:rFonts w:hint="eastAsia"/>
            </w:rPr>
          </w:rPrChange>
        </w:rPr>
        <w:t>从而降低元数据访问效率。例如，对于目录</w:t>
      </w:r>
      <w:r w:rsidRPr="00193049">
        <w:rPr>
          <w:rFonts w:cs="Times New Roman"/>
          <w:rPrChange w:id="2220" w:author="zhouyou" w:date="2025-04-18T16:48:00Z">
            <w:rPr/>
          </w:rPrChange>
        </w:rPr>
        <w:t xml:space="preserve">home </w:t>
      </w:r>
      <w:r w:rsidRPr="00193049">
        <w:rPr>
          <w:rFonts w:cs="Times New Roman" w:hint="eastAsia"/>
          <w:rPrChange w:id="2221" w:author="zhouyou" w:date="2025-04-18T16:48:00Z">
            <w:rPr>
              <w:rFonts w:hint="eastAsia"/>
            </w:rPr>
          </w:rPrChange>
        </w:rPr>
        <w:t>的重命名为</w:t>
      </w:r>
      <w:r w:rsidRPr="00193049">
        <w:rPr>
          <w:rFonts w:cs="Times New Roman"/>
          <w:rPrChange w:id="2222" w:author="zhouyou" w:date="2025-04-18T16:48:00Z">
            <w:rPr/>
          </w:rPrChange>
        </w:rPr>
        <w:t xml:space="preserve"> desk </w:t>
      </w:r>
      <w:r w:rsidRPr="00193049">
        <w:rPr>
          <w:rFonts w:cs="Times New Roman" w:hint="eastAsia"/>
          <w:rPrChange w:id="2223" w:author="zhouyou" w:date="2025-04-18T16:48:00Z">
            <w:rPr>
              <w:rFonts w:hint="eastAsia"/>
            </w:rPr>
          </w:rPrChange>
        </w:rPr>
        <w:t>的操作，会导致目录</w:t>
      </w:r>
      <w:r w:rsidRPr="00193049">
        <w:rPr>
          <w:rFonts w:cs="Times New Roman"/>
          <w:rPrChange w:id="2224" w:author="zhouyou" w:date="2025-04-18T16:48:00Z">
            <w:rPr/>
          </w:rPrChange>
        </w:rPr>
        <w:t xml:space="preserve"> home</w:t>
      </w:r>
      <w:r w:rsidRPr="00193049">
        <w:rPr>
          <w:rFonts w:cs="Times New Roman" w:hint="eastAsia"/>
          <w:rPrChange w:id="2225" w:author="zhouyou" w:date="2025-04-18T16:48:00Z">
            <w:rPr>
              <w:rFonts w:hint="eastAsia"/>
            </w:rPr>
          </w:rPrChange>
        </w:rPr>
        <w:t>下所有文件以及递归的所有子目录都</w:t>
      </w:r>
      <w:proofErr w:type="gramStart"/>
      <w:r w:rsidRPr="00193049">
        <w:rPr>
          <w:rFonts w:cs="Times New Roman" w:hint="eastAsia"/>
          <w:rPrChange w:id="2226" w:author="zhouyou" w:date="2025-04-18T16:48:00Z">
            <w:rPr>
              <w:rFonts w:hint="eastAsia"/>
            </w:rPr>
          </w:rPrChange>
        </w:rPr>
        <w:t>需要将键中</w:t>
      </w:r>
      <w:proofErr w:type="gramEnd"/>
      <w:r w:rsidRPr="00193049">
        <w:rPr>
          <w:rFonts w:cs="Times New Roman" w:hint="eastAsia"/>
          <w:rPrChange w:id="2227" w:author="zhouyou" w:date="2025-04-18T16:48:00Z">
            <w:rPr>
              <w:rFonts w:hint="eastAsia"/>
            </w:rPr>
          </w:rPrChange>
        </w:rPr>
        <w:t>的</w:t>
      </w:r>
      <w:r w:rsidRPr="00193049">
        <w:rPr>
          <w:rFonts w:cs="Times New Roman"/>
          <w:rPrChange w:id="2228" w:author="zhouyou" w:date="2025-04-18T16:48:00Z">
            <w:rPr/>
          </w:rPrChange>
        </w:rPr>
        <w:t>“home”</w:t>
      </w:r>
      <w:r w:rsidRPr="00193049">
        <w:rPr>
          <w:rFonts w:cs="Times New Roman" w:hint="eastAsia"/>
          <w:rPrChange w:id="2229" w:author="zhouyou" w:date="2025-04-18T16:48:00Z">
            <w:rPr>
              <w:rFonts w:hint="eastAsia"/>
            </w:rPr>
          </w:rPrChange>
        </w:rPr>
        <w:t>修改</w:t>
      </w:r>
      <w:r w:rsidRPr="00193049">
        <w:rPr>
          <w:rFonts w:cs="Times New Roman"/>
          <w:rPrChange w:id="2230" w:author="zhouyou" w:date="2025-04-18T16:48:00Z">
            <w:rPr/>
          </w:rPrChange>
        </w:rPr>
        <w:t>“desk”</w:t>
      </w:r>
      <w:r w:rsidRPr="00193049">
        <w:rPr>
          <w:rFonts w:cs="Times New Roman" w:hint="eastAsia"/>
          <w:rPrChange w:id="2231" w:author="zhouyou" w:date="2025-04-18T16:48:00Z">
            <w:rPr>
              <w:rFonts w:hint="eastAsia"/>
            </w:rPr>
          </w:rPrChange>
        </w:rPr>
        <w:t>。此外，全路径</w:t>
      </w:r>
      <w:proofErr w:type="gramStart"/>
      <w:r w:rsidRPr="00193049">
        <w:rPr>
          <w:rFonts w:cs="Times New Roman" w:hint="eastAsia"/>
          <w:rPrChange w:id="2232" w:author="zhouyou" w:date="2025-04-18T16:48:00Z">
            <w:rPr>
              <w:rFonts w:hint="eastAsia"/>
            </w:rPr>
          </w:rPrChange>
        </w:rPr>
        <w:t>式需要</w:t>
      </w:r>
      <w:proofErr w:type="gramEnd"/>
      <w:r w:rsidRPr="00193049">
        <w:rPr>
          <w:rFonts w:cs="Times New Roman" w:hint="eastAsia"/>
          <w:rPrChange w:id="2233" w:author="zhouyou" w:date="2025-04-18T16:48:00Z">
            <w:rPr>
              <w:rFonts w:hint="eastAsia"/>
            </w:rPr>
          </w:rPrChange>
        </w:rPr>
        <w:t>将每个文件的完整路径都存储在键值存储系统中，其中的重复部分会</w:t>
      </w:r>
      <w:r w:rsidRPr="00193049">
        <w:rPr>
          <w:rFonts w:cs="Times New Roman" w:hint="eastAsia"/>
          <w:rPrChange w:id="2234" w:author="zhouyou" w:date="2025-04-18T16:48:00Z">
            <w:rPr>
              <w:rFonts w:hint="eastAsia"/>
            </w:rPr>
          </w:rPrChange>
        </w:rPr>
        <w:lastRenderedPageBreak/>
        <w:t>被冗余存储，</w:t>
      </w:r>
      <w:proofErr w:type="gramStart"/>
      <w:r w:rsidRPr="00193049">
        <w:rPr>
          <w:rFonts w:cs="Times New Roman" w:hint="eastAsia"/>
          <w:rPrChange w:id="2235" w:author="zhouyou" w:date="2025-04-18T16:48:00Z">
            <w:rPr>
              <w:rFonts w:hint="eastAsia"/>
            </w:rPr>
          </w:rPrChange>
        </w:rPr>
        <w:t>且文件</w:t>
      </w:r>
      <w:proofErr w:type="gramEnd"/>
      <w:r w:rsidRPr="00193049">
        <w:rPr>
          <w:rFonts w:cs="Times New Roman" w:hint="eastAsia"/>
          <w:rPrChange w:id="2236" w:author="zhouyou" w:date="2025-04-18T16:48:00Z">
            <w:rPr>
              <w:rFonts w:hint="eastAsia"/>
            </w:rPr>
          </w:rPrChange>
        </w:rPr>
        <w:t>的完整路径是变长的。这两点导致了昂贵的存储开销，降低了内存利用率。</w:t>
      </w:r>
    </w:p>
    <w:p w14:paraId="78219C15" w14:textId="77777777" w:rsidR="00677DB3" w:rsidRPr="00193049" w:rsidRDefault="003101FD">
      <w:pPr>
        <w:ind w:firstLine="560"/>
        <w:jc w:val="both"/>
        <w:rPr>
          <w:rFonts w:cs="Times New Roman"/>
          <w:rPrChange w:id="2237" w:author="zhouyou" w:date="2025-04-18T16:48:00Z">
            <w:rPr/>
          </w:rPrChange>
        </w:rPr>
        <w:pPrChange w:id="2238" w:author="zhouyou" w:date="2025-04-18T16:45:00Z">
          <w:pPr>
            <w:ind w:firstLine="560"/>
          </w:pPr>
        </w:pPrChange>
      </w:pPr>
      <w:r w:rsidRPr="00193049">
        <w:rPr>
          <w:rFonts w:cs="Times New Roman" w:hint="eastAsia"/>
          <w:rPrChange w:id="2239" w:author="zhouyou" w:date="2025-04-18T16:48:00Z">
            <w:rPr>
              <w:rFonts w:hint="eastAsia"/>
            </w:rPr>
          </w:rPrChange>
        </w:rPr>
        <w:t>迭代式元数据存储方式的优点是便于灵活地实现各种文件操作，重命名或者移动操作仅需要修改对应目录的键值对而不会影响其后续目录以及文件。其主要缺点是元数据之间的依赖性较强，迭代的路径解析需要遍历路径中的每个组件来获取组件</w:t>
      </w:r>
      <w:r w:rsidRPr="00193049">
        <w:rPr>
          <w:rFonts w:cs="Times New Roman"/>
          <w:rPrChange w:id="2240" w:author="zhouyou" w:date="2025-04-18T16:48:00Z">
            <w:rPr/>
          </w:rPrChange>
        </w:rPr>
        <w:t>id</w:t>
      </w:r>
      <w:r w:rsidRPr="00193049">
        <w:rPr>
          <w:rFonts w:cs="Times New Roman" w:hint="eastAsia"/>
          <w:rPrChange w:id="2241" w:author="zhouyou" w:date="2025-04-18T16:48:00Z">
            <w:rPr>
              <w:rFonts w:hint="eastAsia"/>
            </w:rPr>
          </w:rPrChange>
        </w:rPr>
        <w:t>，随着目录深度加深，对文件的访问会造成大量的键值对访问，元数据访问效率较全路径式低。但由于迭代式元数据存储的灵活性，现有基于键值存储系统的文件系统更多地选择这种方式将元数据存储到键值存储系统。</w:t>
      </w:r>
    </w:p>
    <w:p w14:paraId="3C6DD308" w14:textId="25132EAF" w:rsidR="00677DB3" w:rsidRPr="00193049" w:rsidRDefault="003101FD">
      <w:pPr>
        <w:ind w:firstLine="560"/>
        <w:jc w:val="both"/>
        <w:rPr>
          <w:rFonts w:cs="Times New Roman"/>
          <w:rPrChange w:id="2242" w:author="zhouyou" w:date="2025-04-18T16:48:00Z">
            <w:rPr/>
          </w:rPrChange>
        </w:rPr>
        <w:pPrChange w:id="2243" w:author="zhouyou" w:date="2025-04-18T16:45:00Z">
          <w:pPr>
            <w:ind w:firstLine="560"/>
          </w:pPr>
        </w:pPrChange>
      </w:pPr>
      <w:r w:rsidRPr="00193049">
        <w:rPr>
          <w:rFonts w:cs="Times New Roman" w:hint="eastAsia"/>
          <w:rPrChange w:id="2244" w:author="zhouyou" w:date="2025-04-18T16:48:00Z">
            <w:rPr>
              <w:rFonts w:hint="eastAsia"/>
            </w:rPr>
          </w:rPrChange>
        </w:rPr>
        <w:t>进一步对二者进行对比，全路径式具有较高的元数据访问效率，但存储开销大且难以实现层次化语义（例如</w:t>
      </w:r>
      <w:r w:rsidRPr="00193049">
        <w:rPr>
          <w:rFonts w:cs="Times New Roman"/>
          <w:rPrChange w:id="2245" w:author="zhouyou" w:date="2025-04-18T16:48:00Z">
            <w:rPr/>
          </w:rPrChange>
        </w:rPr>
        <w:t>rename</w:t>
      </w:r>
      <w:r w:rsidRPr="00193049">
        <w:rPr>
          <w:rFonts w:cs="Times New Roman" w:hint="eastAsia"/>
          <w:rPrChange w:id="2246" w:author="zhouyou" w:date="2025-04-18T16:48:00Z">
            <w:rPr>
              <w:rFonts w:hint="eastAsia"/>
            </w:rPr>
          </w:rPrChange>
        </w:rPr>
        <w:t>）；迭代式的元数据依赖性较强，较好的保留了目录树的层次结构，使得层次化语义易于实现。但也导致了元数据访问效率的降低。分析二者的区别，全路径式相当于把原本的命名空间彻底扁平化，消除了目录树的层级结构；而迭代式则是显式且完全保留了目录树的层级结构，只是将层级关系作为</w:t>
      </w:r>
      <w:r w:rsidRPr="00193049">
        <w:rPr>
          <w:rFonts w:cs="Times New Roman"/>
          <w:rPrChange w:id="2247" w:author="zhouyou" w:date="2025-04-18T16:48:00Z">
            <w:rPr/>
          </w:rPrChange>
        </w:rPr>
        <w:t>key</w:t>
      </w:r>
      <w:r w:rsidRPr="00193049">
        <w:rPr>
          <w:rFonts w:cs="Times New Roman" w:hint="eastAsia"/>
          <w:rPrChange w:id="2248" w:author="zhouyou" w:date="2025-04-18T16:48:00Z">
            <w:rPr>
              <w:rFonts w:hint="eastAsia"/>
            </w:rPr>
          </w:rPrChange>
        </w:rPr>
        <w:t>，运用</w:t>
      </w:r>
      <w:r w:rsidR="00A36039" w:rsidRPr="00193049">
        <w:rPr>
          <w:rFonts w:cs="Times New Roman"/>
          <w:rPrChange w:id="2249" w:author="zhouyou" w:date="2025-04-18T16:48:00Z">
            <w:rPr/>
          </w:rPrChange>
        </w:rPr>
        <w:t>KV</w:t>
      </w:r>
      <w:r w:rsidRPr="00193049">
        <w:rPr>
          <w:rFonts w:cs="Times New Roman" w:hint="eastAsia"/>
          <w:rPrChange w:id="2250" w:author="zhouyou" w:date="2025-04-18T16:48:00Z">
            <w:rPr>
              <w:rFonts w:hint="eastAsia"/>
            </w:rPr>
          </w:rPrChange>
        </w:rPr>
        <w:t>存储来加速目录树检索。可以看出，</w:t>
      </w:r>
      <w:proofErr w:type="gramStart"/>
      <w:r w:rsidRPr="00193049">
        <w:rPr>
          <w:rFonts w:cs="Times New Roman" w:hint="eastAsia"/>
          <w:rPrChange w:id="2251" w:author="zhouyou" w:date="2025-04-18T16:48:00Z">
            <w:rPr>
              <w:rFonts w:hint="eastAsia"/>
            </w:rPr>
          </w:rPrChange>
        </w:rPr>
        <w:t>键化规则</w:t>
      </w:r>
      <w:proofErr w:type="gramEnd"/>
      <w:r w:rsidRPr="00193049">
        <w:rPr>
          <w:rFonts w:cs="Times New Roman" w:hint="eastAsia"/>
          <w:rPrChange w:id="2252" w:author="zhouyou" w:date="2025-04-18T16:48:00Z">
            <w:rPr>
              <w:rFonts w:hint="eastAsia"/>
            </w:rPr>
          </w:rPrChange>
        </w:rPr>
        <w:t>深刻影响了系统各方面的性能。因此，为了探究更符合本课题背景</w:t>
      </w:r>
      <w:proofErr w:type="gramStart"/>
      <w:r w:rsidRPr="00193049">
        <w:rPr>
          <w:rFonts w:cs="Times New Roman" w:hint="eastAsia"/>
          <w:rPrChange w:id="2253" w:author="zhouyou" w:date="2025-04-18T16:48:00Z">
            <w:rPr>
              <w:rFonts w:hint="eastAsia"/>
            </w:rPr>
          </w:rPrChange>
        </w:rPr>
        <w:t>的键化规则</w:t>
      </w:r>
      <w:proofErr w:type="gramEnd"/>
      <w:r w:rsidRPr="00193049">
        <w:rPr>
          <w:rFonts w:cs="Times New Roman" w:hint="eastAsia"/>
          <w:rPrChange w:id="2254" w:author="zhouyou" w:date="2025-04-18T16:48:00Z">
            <w:rPr>
              <w:rFonts w:hint="eastAsia"/>
            </w:rPr>
          </w:rPrChange>
        </w:rPr>
        <w:t>，本课题拟设计分段</w:t>
      </w:r>
      <w:proofErr w:type="gramStart"/>
      <w:r w:rsidRPr="00193049">
        <w:rPr>
          <w:rFonts w:cs="Times New Roman" w:hint="eastAsia"/>
          <w:rPrChange w:id="2255" w:author="zhouyou" w:date="2025-04-18T16:48:00Z">
            <w:rPr>
              <w:rFonts w:hint="eastAsia"/>
            </w:rPr>
          </w:rPrChange>
        </w:rPr>
        <w:t>式键化</w:t>
      </w:r>
      <w:proofErr w:type="gramEnd"/>
      <w:r w:rsidRPr="00193049">
        <w:rPr>
          <w:rFonts w:cs="Times New Roman" w:hint="eastAsia"/>
          <w:rPrChange w:id="2256" w:author="zhouyou" w:date="2025-04-18T16:48:00Z">
            <w:rPr>
              <w:rFonts w:hint="eastAsia"/>
            </w:rPr>
          </w:rPrChange>
        </w:rPr>
        <w:t>模型进行分析，其初步设计如下：</w:t>
      </w:r>
    </w:p>
    <w:p w14:paraId="5C45A80E" w14:textId="77777777" w:rsidR="00677DB3" w:rsidRPr="00193049" w:rsidRDefault="003101FD">
      <w:pPr>
        <w:ind w:firstLine="560"/>
        <w:jc w:val="both"/>
        <w:rPr>
          <w:rFonts w:cs="Times New Roman"/>
          <w:rPrChange w:id="2257" w:author="zhouyou" w:date="2025-04-18T16:48:00Z">
            <w:rPr/>
          </w:rPrChange>
        </w:rPr>
        <w:pPrChange w:id="2258" w:author="zhouyou" w:date="2025-04-18T16:45:00Z">
          <w:pPr>
            <w:ind w:firstLine="560"/>
          </w:pPr>
        </w:pPrChange>
      </w:pPr>
      <w:r w:rsidRPr="00193049">
        <w:rPr>
          <w:rFonts w:cs="Times New Roman" w:hint="eastAsia"/>
          <w:rPrChange w:id="2259" w:author="zhouyou" w:date="2025-04-18T16:48:00Z">
            <w:rPr>
              <w:rFonts w:hint="eastAsia"/>
            </w:rPr>
          </w:rPrChange>
        </w:rPr>
        <w:t>分段式</w:t>
      </w:r>
      <w:proofErr w:type="gramStart"/>
      <w:r w:rsidRPr="00193049">
        <w:rPr>
          <w:rFonts w:cs="Times New Roman" w:hint="eastAsia"/>
          <w:rPrChange w:id="2260" w:author="zhouyou" w:date="2025-04-18T16:48:00Z">
            <w:rPr>
              <w:rFonts w:hint="eastAsia"/>
            </w:rPr>
          </w:rPrChange>
        </w:rPr>
        <w:t>键化指</w:t>
      </w:r>
      <w:proofErr w:type="gramEnd"/>
      <w:r w:rsidRPr="00193049">
        <w:rPr>
          <w:rFonts w:cs="Times New Roman" w:hint="eastAsia"/>
          <w:rPrChange w:id="2261" w:author="zhouyou" w:date="2025-04-18T16:48:00Z">
            <w:rPr>
              <w:rFonts w:hint="eastAsia"/>
            </w:rPr>
          </w:rPrChange>
        </w:rPr>
        <w:t>将每个文件以及目录的完整路径切分为多个段，每个段分别处理并最终拼接为</w:t>
      </w:r>
      <w:r w:rsidRPr="00193049">
        <w:rPr>
          <w:rFonts w:cs="Times New Roman"/>
          <w:rPrChange w:id="2262" w:author="zhouyou" w:date="2025-04-18T16:48:00Z">
            <w:rPr/>
          </w:rPrChange>
        </w:rPr>
        <w:t>key</w:t>
      </w:r>
      <w:r w:rsidRPr="00193049">
        <w:rPr>
          <w:rFonts w:cs="Times New Roman" w:hint="eastAsia"/>
          <w:rPrChange w:id="2263" w:author="zhouyou" w:date="2025-04-18T16:48:00Z">
            <w:rPr>
              <w:rFonts w:hint="eastAsia"/>
            </w:rPr>
          </w:rPrChange>
        </w:rPr>
        <w:t>。根据该定义，</w:t>
      </w:r>
      <w:proofErr w:type="gramStart"/>
      <w:r w:rsidRPr="00193049">
        <w:rPr>
          <w:rFonts w:cs="Times New Roman" w:hint="eastAsia"/>
          <w:rPrChange w:id="2264" w:author="zhouyou" w:date="2025-04-18T16:48:00Z">
            <w:rPr>
              <w:rFonts w:hint="eastAsia"/>
            </w:rPr>
          </w:rPrChange>
        </w:rPr>
        <w:t>分段式键化模型</w:t>
      </w:r>
      <w:proofErr w:type="gramEnd"/>
      <w:r w:rsidRPr="00193049">
        <w:rPr>
          <w:rFonts w:cs="Times New Roman" w:hint="eastAsia"/>
          <w:rPrChange w:id="2265" w:author="zhouyou" w:date="2025-04-18T16:48:00Z">
            <w:rPr>
              <w:rFonts w:hint="eastAsia"/>
            </w:rPr>
          </w:rPrChange>
        </w:rPr>
        <w:t>要讨论的点有两个：如何分段以及对每个段做什么处理。</w:t>
      </w:r>
    </w:p>
    <w:p w14:paraId="32A304F4" w14:textId="77777777" w:rsidR="000A113D" w:rsidRPr="00193049" w:rsidRDefault="000A113D">
      <w:pPr>
        <w:keepNext/>
        <w:ind w:firstLineChars="71" w:firstLine="199"/>
        <w:jc w:val="center"/>
        <w:rPr>
          <w:rFonts w:cs="Times New Roman"/>
          <w:rPrChange w:id="2266" w:author="zhouyou" w:date="2025-04-18T16:48:00Z">
            <w:rPr>
              <w:rFonts w:ascii="仿宋" w:hAnsi="仿宋"/>
            </w:rPr>
          </w:rPrChange>
        </w:rPr>
        <w:pPrChange w:id="2267" w:author="zhouyou" w:date="2025-04-18T16:53:00Z">
          <w:pPr>
            <w:keepNext/>
            <w:ind w:firstLineChars="71" w:firstLine="199"/>
          </w:pPr>
        </w:pPrChange>
      </w:pPr>
      <w:r w:rsidRPr="00885D23">
        <w:rPr>
          <w:rFonts w:cs="Times New Roman"/>
        </w:rPr>
        <w:object w:dxaOrig="14985" w:dyaOrig="11595" w14:anchorId="4A2E1F92">
          <v:shape id="_x0000_i1027" type="#_x0000_t75" style="width:415pt;height:321.95pt" o:ole="">
            <v:imagedata r:id="rId29" o:title=""/>
          </v:shape>
          <o:OLEObject Type="Embed" ProgID="Visio.Drawing.15" ShapeID="_x0000_i1027" DrawAspect="Content" ObjectID="_1806501686" r:id="rId30"/>
        </w:object>
      </w:r>
    </w:p>
    <w:p w14:paraId="3301D617" w14:textId="3690AC51" w:rsidR="000A113D" w:rsidRPr="00193049" w:rsidRDefault="000A113D">
      <w:pPr>
        <w:pStyle w:val="af3"/>
        <w:ind w:firstLine="480"/>
        <w:rPr>
          <w:rFonts w:cs="Times New Roman"/>
          <w:rPrChange w:id="2268" w:author="zhouyou" w:date="2025-04-18T16:48:00Z">
            <w:rPr>
              <w:rFonts w:ascii="仿宋" w:hAnsi="仿宋"/>
            </w:rPr>
          </w:rPrChange>
        </w:rPr>
      </w:pPr>
      <w:bookmarkStart w:id="2269" w:name="_Ref194235652"/>
      <w:r w:rsidRPr="00193049">
        <w:rPr>
          <w:rFonts w:cs="Times New Roman" w:hint="eastAsia"/>
          <w:rPrChange w:id="2270" w:author="zhouyou" w:date="2025-04-18T16:48:00Z">
            <w:rPr>
              <w:rFonts w:ascii="仿宋" w:hAnsi="仿宋" w:hint="eastAsia"/>
            </w:rPr>
          </w:rPrChange>
        </w:rPr>
        <w:t>图</w:t>
      </w:r>
      <w:r w:rsidRPr="00193049">
        <w:rPr>
          <w:rFonts w:cs="Times New Roman"/>
          <w:rPrChange w:id="2271" w:author="zhouyou" w:date="2025-04-18T16:48:00Z">
            <w:rPr>
              <w:rFonts w:ascii="仿宋" w:hAnsi="仿宋"/>
            </w:rPr>
          </w:rPrChange>
        </w:rPr>
        <w:t xml:space="preserve">3. </w:t>
      </w:r>
      <w:r w:rsidRPr="00193049">
        <w:rPr>
          <w:rFonts w:cs="Times New Roman"/>
          <w:rPrChange w:id="2272" w:author="zhouyou" w:date="2025-04-18T16:48:00Z">
            <w:rPr>
              <w:rFonts w:ascii="仿宋" w:hAnsi="仿宋"/>
            </w:rPr>
          </w:rPrChange>
        </w:rPr>
        <w:fldChar w:fldCharType="begin"/>
      </w:r>
      <w:r w:rsidRPr="00193049">
        <w:rPr>
          <w:rFonts w:cs="Times New Roman"/>
          <w:rPrChange w:id="2273" w:author="zhouyou" w:date="2025-04-18T16:48:00Z">
            <w:rPr>
              <w:rFonts w:ascii="仿宋" w:hAnsi="仿宋"/>
            </w:rPr>
          </w:rPrChange>
        </w:rPr>
        <w:instrText xml:space="preserve"> SEQ </w:instrText>
      </w:r>
      <w:r w:rsidRPr="00193049">
        <w:rPr>
          <w:rFonts w:cs="Times New Roman" w:hint="eastAsia"/>
          <w:rPrChange w:id="2274" w:author="zhouyou" w:date="2025-04-18T16:48:00Z">
            <w:rPr>
              <w:rFonts w:ascii="仿宋" w:hAnsi="仿宋" w:hint="eastAsia"/>
            </w:rPr>
          </w:rPrChange>
        </w:rPr>
        <w:instrText>图</w:instrText>
      </w:r>
      <w:r w:rsidRPr="00193049">
        <w:rPr>
          <w:rFonts w:cs="Times New Roman"/>
          <w:rPrChange w:id="2275" w:author="zhouyou" w:date="2025-04-18T16:48:00Z">
            <w:rPr>
              <w:rFonts w:ascii="仿宋" w:hAnsi="仿宋"/>
            </w:rPr>
          </w:rPrChange>
        </w:rPr>
        <w:instrText xml:space="preserve">3. \* ARABIC </w:instrText>
      </w:r>
      <w:r w:rsidRPr="00193049">
        <w:rPr>
          <w:rFonts w:cs="Times New Roman"/>
          <w:rPrChange w:id="2276" w:author="zhouyou" w:date="2025-04-18T16:48:00Z">
            <w:rPr>
              <w:rFonts w:ascii="仿宋" w:hAnsi="仿宋"/>
            </w:rPr>
          </w:rPrChange>
        </w:rPr>
        <w:fldChar w:fldCharType="separate"/>
      </w:r>
      <w:r w:rsidR="00DE3371" w:rsidRPr="00193049">
        <w:rPr>
          <w:rFonts w:cs="Times New Roman"/>
          <w:noProof/>
          <w:rPrChange w:id="2277" w:author="zhouyou" w:date="2025-04-18T16:48:00Z">
            <w:rPr>
              <w:rFonts w:ascii="仿宋" w:hAnsi="仿宋"/>
              <w:noProof/>
            </w:rPr>
          </w:rPrChange>
        </w:rPr>
        <w:t>14</w:t>
      </w:r>
      <w:r w:rsidRPr="00193049">
        <w:rPr>
          <w:rFonts w:cs="Times New Roman"/>
          <w:rPrChange w:id="2278" w:author="zhouyou" w:date="2025-04-18T16:48:00Z">
            <w:rPr>
              <w:rFonts w:ascii="仿宋" w:hAnsi="仿宋"/>
            </w:rPr>
          </w:rPrChange>
        </w:rPr>
        <w:fldChar w:fldCharType="end"/>
      </w:r>
      <w:bookmarkEnd w:id="2269"/>
      <w:r w:rsidRPr="00193049">
        <w:rPr>
          <w:rFonts w:cs="Times New Roman"/>
          <w:rPrChange w:id="2279" w:author="zhouyou" w:date="2025-04-18T16:48:00Z">
            <w:rPr>
              <w:rFonts w:ascii="仿宋" w:hAnsi="仿宋"/>
            </w:rPr>
          </w:rPrChange>
        </w:rPr>
        <w:t xml:space="preserve"> </w:t>
      </w:r>
      <w:r w:rsidRPr="00193049">
        <w:rPr>
          <w:rFonts w:cs="Times New Roman" w:hint="eastAsia"/>
          <w:rPrChange w:id="2280" w:author="zhouyou" w:date="2025-04-18T16:48:00Z">
            <w:rPr>
              <w:rFonts w:ascii="仿宋" w:hAnsi="仿宋" w:hint="eastAsia"/>
            </w:rPr>
          </w:rPrChange>
        </w:rPr>
        <w:t>将组件数为</w:t>
      </w:r>
      <w:r w:rsidRPr="00193049">
        <w:rPr>
          <w:rFonts w:cs="Times New Roman"/>
          <w:rPrChange w:id="2281" w:author="zhouyou" w:date="2025-04-18T16:48:00Z">
            <w:rPr>
              <w:rFonts w:ascii="仿宋" w:hAnsi="仿宋"/>
            </w:rPr>
          </w:rPrChange>
        </w:rPr>
        <w:t>LV</w:t>
      </w:r>
      <w:r w:rsidRPr="00193049">
        <w:rPr>
          <w:rFonts w:cs="Times New Roman" w:hint="eastAsia"/>
          <w:rPrChange w:id="2282" w:author="zhouyou" w:date="2025-04-18T16:48:00Z">
            <w:rPr>
              <w:rFonts w:ascii="仿宋" w:hAnsi="仿宋" w:hint="eastAsia"/>
            </w:rPr>
          </w:rPrChange>
        </w:rPr>
        <w:t>的文件路径拆分为</w:t>
      </w:r>
      <w:r w:rsidRPr="00193049">
        <w:rPr>
          <w:rFonts w:cs="Times New Roman"/>
          <w:rPrChange w:id="2283" w:author="zhouyou" w:date="2025-04-18T16:48:00Z">
            <w:rPr>
              <w:rFonts w:ascii="仿宋" w:hAnsi="仿宋"/>
            </w:rPr>
          </w:rPrChange>
        </w:rPr>
        <w:t xml:space="preserve"> n </w:t>
      </w:r>
      <w:r w:rsidRPr="00193049">
        <w:rPr>
          <w:rFonts w:cs="Times New Roman" w:hint="eastAsia"/>
          <w:rPrChange w:id="2284" w:author="zhouyou" w:date="2025-04-18T16:48:00Z">
            <w:rPr>
              <w:rFonts w:ascii="仿宋" w:hAnsi="仿宋" w:hint="eastAsia"/>
            </w:rPr>
          </w:rPrChange>
        </w:rPr>
        <w:t>段</w:t>
      </w:r>
    </w:p>
    <w:p w14:paraId="2FE316C6" w14:textId="3E204B4A" w:rsidR="00677DB3" w:rsidRPr="00193049" w:rsidRDefault="003101FD">
      <w:pPr>
        <w:ind w:firstLine="562"/>
        <w:jc w:val="both"/>
        <w:rPr>
          <w:rFonts w:cs="Times New Roman"/>
          <w:rPrChange w:id="2285" w:author="zhouyou" w:date="2025-04-18T16:48:00Z">
            <w:rPr/>
          </w:rPrChange>
        </w:rPr>
        <w:pPrChange w:id="2286" w:author="zhouyou" w:date="2025-04-18T16:45:00Z">
          <w:pPr>
            <w:ind w:firstLine="562"/>
          </w:pPr>
        </w:pPrChange>
      </w:pPr>
      <w:r w:rsidRPr="00885D23">
        <w:rPr>
          <w:rFonts w:cs="Times New Roman" w:hint="eastAsia"/>
          <w:b/>
          <w:bCs/>
        </w:rPr>
        <w:t>如何分段：</w:t>
      </w:r>
      <w:r w:rsidRPr="00885D23">
        <w:rPr>
          <w:rFonts w:cs="Times New Roman" w:hint="eastAsia"/>
        </w:rPr>
        <w:t>分段实质上是在对文件命名空间进行拆分。在进一步探讨前，首先要对分段进行形式化描述，如</w:t>
      </w:r>
      <w:r w:rsidR="000B0360" w:rsidRPr="00885D23">
        <w:rPr>
          <w:rFonts w:cs="Times New Roman"/>
        </w:rPr>
        <w:fldChar w:fldCharType="begin"/>
      </w:r>
      <w:r w:rsidR="000B0360" w:rsidRPr="00193049">
        <w:rPr>
          <w:rFonts w:cs="Times New Roman"/>
          <w:rPrChange w:id="2287" w:author="zhouyou" w:date="2025-04-18T16:48:00Z">
            <w:rPr/>
          </w:rPrChange>
        </w:rPr>
        <w:instrText xml:space="preserve"> REF _Ref194235652 \h </w:instrText>
      </w:r>
      <w:r w:rsidR="00DD67B5" w:rsidRPr="00193049">
        <w:rPr>
          <w:rFonts w:cs="Times New Roman"/>
          <w:rPrChange w:id="2288" w:author="zhouyou" w:date="2025-04-18T16:48:00Z">
            <w:rPr/>
          </w:rPrChange>
        </w:rPr>
        <w:instrText xml:space="preserve"> \* MERGEFORMAT </w:instrText>
      </w:r>
      <w:r w:rsidR="000B0360" w:rsidRPr="00193049">
        <w:rPr>
          <w:rFonts w:cs="Times New Roman"/>
          <w:rPrChange w:id="2289" w:author="zhouyou" w:date="2025-04-18T16:48:00Z">
            <w:rPr>
              <w:rFonts w:cs="Times New Roman"/>
            </w:rPr>
          </w:rPrChange>
        </w:rPr>
      </w:r>
      <w:r w:rsidR="000B0360" w:rsidRPr="00193049">
        <w:rPr>
          <w:rFonts w:cs="Times New Roman"/>
          <w:rPrChange w:id="2290" w:author="zhouyou" w:date="2025-04-18T16:48:00Z">
            <w:rPr/>
          </w:rPrChange>
        </w:rPr>
        <w:fldChar w:fldCharType="separate"/>
      </w:r>
      <w:r w:rsidR="000B0360" w:rsidRPr="00885D23">
        <w:rPr>
          <w:rFonts w:cs="Times New Roman" w:hint="eastAsia"/>
        </w:rPr>
        <w:t>图</w:t>
      </w:r>
      <w:r w:rsidR="000B0360" w:rsidRPr="00885D23">
        <w:rPr>
          <w:rFonts w:cs="Times New Roman"/>
        </w:rPr>
        <w:t>3.</w:t>
      </w:r>
      <w:del w:id="2291" w:author="zhouyou" w:date="2025-04-18T16:53:00Z">
        <w:r w:rsidR="000B0360" w:rsidRPr="00193049" w:rsidDel="00081A8B">
          <w:rPr>
            <w:rFonts w:cs="Times New Roman"/>
            <w:rPrChange w:id="2292" w:author="zhouyou" w:date="2025-04-18T16:48:00Z">
              <w:rPr/>
            </w:rPrChange>
          </w:rPr>
          <w:delText xml:space="preserve"> </w:delText>
        </w:r>
      </w:del>
      <w:r w:rsidR="000B0360" w:rsidRPr="00193049">
        <w:rPr>
          <w:rFonts w:cs="Times New Roman"/>
          <w:noProof/>
          <w:rPrChange w:id="2293" w:author="zhouyou" w:date="2025-04-18T16:48:00Z">
            <w:rPr>
              <w:noProof/>
            </w:rPr>
          </w:rPrChange>
        </w:rPr>
        <w:t>14</w:t>
      </w:r>
      <w:r w:rsidR="000B0360" w:rsidRPr="00885D23">
        <w:rPr>
          <w:rFonts w:cs="Times New Roman"/>
        </w:rPr>
        <w:fldChar w:fldCharType="end"/>
      </w:r>
      <w:r w:rsidRPr="00885D23">
        <w:rPr>
          <w:rFonts w:cs="Times New Roman" w:hint="eastAsia"/>
        </w:rPr>
        <w:t>所示，对于某个路径组件总数为</w:t>
      </w:r>
      <w:r w:rsidRPr="00193049">
        <w:rPr>
          <w:rFonts w:cs="Times New Roman"/>
          <w:rPrChange w:id="2294" w:author="zhouyou" w:date="2025-04-18T16:48:00Z">
            <w:rPr/>
          </w:rPrChange>
        </w:rPr>
        <w:t xml:space="preserve"> LV </w:t>
      </w:r>
      <w:r w:rsidRPr="00193049">
        <w:rPr>
          <w:rFonts w:cs="Times New Roman" w:hint="eastAsia"/>
          <w:rPrChange w:id="2295" w:author="zhouyou" w:date="2025-04-18T16:48:00Z">
            <w:rPr>
              <w:rFonts w:hint="eastAsia"/>
            </w:rPr>
          </w:rPrChange>
        </w:rPr>
        <w:t>的文件路径，可以将其分为</w:t>
      </w:r>
      <w:r w:rsidRPr="00193049">
        <w:rPr>
          <w:rFonts w:cs="Times New Roman"/>
          <w:rPrChange w:id="2296" w:author="zhouyou" w:date="2025-04-18T16:48:00Z">
            <w:rPr/>
          </w:rPrChange>
        </w:rPr>
        <w:t xml:space="preserve"> n </w:t>
      </w:r>
      <w:r w:rsidRPr="00193049">
        <w:rPr>
          <w:rFonts w:cs="Times New Roman" w:hint="eastAsia"/>
          <w:rPrChange w:id="2297" w:author="zhouyou" w:date="2025-04-18T16:48:00Z">
            <w:rPr>
              <w:rFonts w:hint="eastAsia"/>
            </w:rPr>
          </w:rPrChange>
        </w:rPr>
        <w:t>段，其中第</w:t>
      </w:r>
      <w:r w:rsidRPr="00193049">
        <w:rPr>
          <w:rFonts w:cs="Times New Roman"/>
          <w:rPrChange w:id="2298" w:author="zhouyou" w:date="2025-04-18T16:48:00Z">
            <w:rPr/>
          </w:rPrChange>
        </w:rPr>
        <w:t xml:space="preserve"> k </w:t>
      </w:r>
      <w:r w:rsidRPr="00193049">
        <w:rPr>
          <w:rFonts w:cs="Times New Roman" w:hint="eastAsia"/>
          <w:rPrChange w:id="2299" w:author="zhouyou" w:date="2025-04-18T16:48:00Z">
            <w:rPr>
              <w:rFonts w:hint="eastAsia"/>
            </w:rPr>
          </w:rPrChange>
        </w:rPr>
        <w:t>段的路径组件数为</w:t>
      </w:r>
      <w:r w:rsidRPr="00193049">
        <w:rPr>
          <w:rFonts w:cs="Times New Roman"/>
          <w:rPrChange w:id="2300" w:author="zhouyou" w:date="2025-04-18T16:48:00Z">
            <w:rPr/>
          </w:rPrChange>
        </w:rPr>
        <w:t xml:space="preserve"> L</w:t>
      </w:r>
      <w:r w:rsidRPr="00193049">
        <w:rPr>
          <w:rFonts w:cs="Times New Roman"/>
          <w:vertAlign w:val="subscript"/>
          <w:rPrChange w:id="2301" w:author="zhouyou" w:date="2025-04-18T16:48:00Z">
            <w:rPr>
              <w:vertAlign w:val="subscript"/>
            </w:rPr>
          </w:rPrChange>
        </w:rPr>
        <w:t>k</w:t>
      </w:r>
      <w:r w:rsidRPr="00193049">
        <w:rPr>
          <w:rFonts w:cs="Times New Roman" w:hint="eastAsia"/>
          <w:rPrChange w:id="2302" w:author="zhouyou" w:date="2025-04-18T16:48:00Z">
            <w:rPr>
              <w:rFonts w:hint="eastAsia"/>
            </w:rPr>
          </w:rPrChange>
        </w:rPr>
        <w:t>（</w:t>
      </w:r>
      <w:r w:rsidRPr="00193049">
        <w:rPr>
          <w:rFonts w:cs="Times New Roman"/>
          <w:rPrChange w:id="2303" w:author="zhouyou" w:date="2025-04-18T16:48:00Z">
            <w:rPr/>
          </w:rPrChange>
        </w:rPr>
        <w:t>k = 1,2,3,…,n</w:t>
      </w:r>
      <w:r w:rsidRPr="00193049">
        <w:rPr>
          <w:rFonts w:cs="Times New Roman" w:hint="eastAsia"/>
          <w:rPrChange w:id="2304" w:author="zhouyou" w:date="2025-04-18T16:48:00Z">
            <w:rPr>
              <w:rFonts w:hint="eastAsia"/>
            </w:rPr>
          </w:rPrChange>
        </w:rPr>
        <w:t>）。</w:t>
      </w:r>
    </w:p>
    <w:p w14:paraId="35ED88F1" w14:textId="77777777" w:rsidR="00677DB3" w:rsidRPr="00193049" w:rsidRDefault="003101FD">
      <w:pPr>
        <w:ind w:firstLine="560"/>
        <w:jc w:val="both"/>
        <w:rPr>
          <w:rFonts w:cs="Times New Roman"/>
          <w:rPrChange w:id="2305" w:author="zhouyou" w:date="2025-04-18T16:48:00Z">
            <w:rPr/>
          </w:rPrChange>
        </w:rPr>
        <w:pPrChange w:id="2306" w:author="zhouyou" w:date="2025-04-18T16:45:00Z">
          <w:pPr>
            <w:ind w:firstLine="560"/>
          </w:pPr>
        </w:pPrChange>
      </w:pPr>
      <w:r w:rsidRPr="00193049">
        <w:rPr>
          <w:rFonts w:cs="Times New Roman" w:hint="eastAsia"/>
          <w:rPrChange w:id="2307" w:author="zhouyou" w:date="2025-04-18T16:48:00Z">
            <w:rPr>
              <w:rFonts w:hint="eastAsia"/>
            </w:rPr>
          </w:rPrChange>
        </w:rPr>
        <w:t>先对</w:t>
      </w:r>
      <w:r w:rsidRPr="00193049">
        <w:rPr>
          <w:rFonts w:cs="Times New Roman"/>
          <w:rPrChange w:id="2308" w:author="zhouyou" w:date="2025-04-18T16:48:00Z">
            <w:rPr/>
          </w:rPrChange>
        </w:rPr>
        <w:t xml:space="preserve"> n </w:t>
      </w:r>
      <w:r w:rsidRPr="00193049">
        <w:rPr>
          <w:rFonts w:cs="Times New Roman" w:hint="eastAsia"/>
          <w:rPrChange w:id="2309" w:author="zhouyou" w:date="2025-04-18T16:48:00Z">
            <w:rPr>
              <w:rFonts w:hint="eastAsia"/>
            </w:rPr>
          </w:rPrChange>
        </w:rPr>
        <w:t>的取值进行讨论，从最极端的两种拆分方式开始分析：当</w:t>
      </w:r>
      <w:r w:rsidRPr="00193049">
        <w:rPr>
          <w:rFonts w:cs="Times New Roman"/>
          <w:rPrChange w:id="2310" w:author="zhouyou" w:date="2025-04-18T16:48:00Z">
            <w:rPr/>
          </w:rPrChange>
        </w:rPr>
        <w:t xml:space="preserve"> n = 1 </w:t>
      </w:r>
      <w:r w:rsidRPr="00193049">
        <w:rPr>
          <w:rFonts w:cs="Times New Roman" w:hint="eastAsia"/>
          <w:rPrChange w:id="2311" w:author="zhouyou" w:date="2025-04-18T16:48:00Z">
            <w:rPr>
              <w:rFonts w:hint="eastAsia"/>
            </w:rPr>
          </w:rPrChange>
        </w:rPr>
        <w:t>时，显然</w:t>
      </w:r>
      <w:r w:rsidRPr="00193049">
        <w:rPr>
          <w:rFonts w:cs="Times New Roman"/>
          <w:rPrChange w:id="2312" w:author="zhouyou" w:date="2025-04-18T16:48:00Z">
            <w:rPr/>
          </w:rPrChange>
        </w:rPr>
        <w:t xml:space="preserve"> L</w:t>
      </w:r>
      <w:r w:rsidRPr="00193049">
        <w:rPr>
          <w:rFonts w:cs="Times New Roman"/>
          <w:vertAlign w:val="subscript"/>
          <w:rPrChange w:id="2313" w:author="zhouyou" w:date="2025-04-18T16:48:00Z">
            <w:rPr>
              <w:vertAlign w:val="subscript"/>
            </w:rPr>
          </w:rPrChange>
        </w:rPr>
        <w:t>1</w:t>
      </w:r>
      <w:r w:rsidRPr="00193049">
        <w:rPr>
          <w:rFonts w:cs="Times New Roman"/>
          <w:rPrChange w:id="2314" w:author="zhouyou" w:date="2025-04-18T16:48:00Z">
            <w:rPr/>
          </w:rPrChange>
        </w:rPr>
        <w:t xml:space="preserve"> = LV</w:t>
      </w:r>
      <w:r w:rsidRPr="00193049">
        <w:rPr>
          <w:rFonts w:cs="Times New Roman" w:hint="eastAsia"/>
          <w:rPrChange w:id="2315" w:author="zhouyou" w:date="2025-04-18T16:48:00Z">
            <w:rPr>
              <w:rFonts w:hint="eastAsia"/>
            </w:rPr>
          </w:rPrChange>
        </w:rPr>
        <w:t>，即不对文件路径进行拆分，对应前文提到的全路径式，其效果是完全扁平化原本的目录空间，消除了目录树的层级结构，将原本的目录树拆解成了孤立的点；当</w:t>
      </w:r>
      <w:r w:rsidRPr="00193049">
        <w:rPr>
          <w:rFonts w:cs="Times New Roman"/>
          <w:rPrChange w:id="2316" w:author="zhouyou" w:date="2025-04-18T16:48:00Z">
            <w:rPr/>
          </w:rPrChange>
        </w:rPr>
        <w:t xml:space="preserve">n = LV </w:t>
      </w:r>
      <w:r w:rsidRPr="00193049">
        <w:rPr>
          <w:rFonts w:cs="Times New Roman" w:hint="eastAsia"/>
          <w:rPrChange w:id="2317" w:author="zhouyou" w:date="2025-04-18T16:48:00Z">
            <w:rPr>
              <w:rFonts w:hint="eastAsia"/>
            </w:rPr>
          </w:rPrChange>
        </w:rPr>
        <w:t>时，显然</w:t>
      </w:r>
      <w:r w:rsidRPr="00193049">
        <w:rPr>
          <w:rFonts w:cs="Times New Roman"/>
          <w:rPrChange w:id="2318" w:author="zhouyou" w:date="2025-04-18T16:48:00Z">
            <w:rPr/>
          </w:rPrChange>
        </w:rPr>
        <w:t xml:space="preserve"> L</w:t>
      </w:r>
      <w:r w:rsidRPr="00193049">
        <w:rPr>
          <w:rFonts w:cs="Times New Roman"/>
          <w:vertAlign w:val="subscript"/>
          <w:rPrChange w:id="2319" w:author="zhouyou" w:date="2025-04-18T16:48:00Z">
            <w:rPr>
              <w:vertAlign w:val="subscript"/>
            </w:rPr>
          </w:rPrChange>
        </w:rPr>
        <w:t>k</w:t>
      </w:r>
      <w:r w:rsidRPr="00193049">
        <w:rPr>
          <w:rFonts w:cs="Times New Roman"/>
          <w:rPrChange w:id="2320" w:author="zhouyou" w:date="2025-04-18T16:48:00Z">
            <w:rPr/>
          </w:rPrChange>
        </w:rPr>
        <w:t xml:space="preserve"> = 1</w:t>
      </w:r>
      <w:r w:rsidRPr="00193049">
        <w:rPr>
          <w:rFonts w:cs="Times New Roman" w:hint="eastAsia"/>
          <w:rPrChange w:id="2321" w:author="zhouyou" w:date="2025-04-18T16:48:00Z">
            <w:rPr>
              <w:rFonts w:hint="eastAsia"/>
            </w:rPr>
          </w:rPrChange>
        </w:rPr>
        <w:t>（</w:t>
      </w:r>
      <w:r w:rsidRPr="00193049">
        <w:rPr>
          <w:rFonts w:cs="Times New Roman"/>
          <w:rPrChange w:id="2322" w:author="zhouyou" w:date="2025-04-18T16:48:00Z">
            <w:rPr/>
          </w:rPrChange>
        </w:rPr>
        <w:t>k = 1,2,3,…,LV</w:t>
      </w:r>
      <w:r w:rsidRPr="00193049">
        <w:rPr>
          <w:rFonts w:cs="Times New Roman" w:hint="eastAsia"/>
          <w:rPrChange w:id="2323" w:author="zhouyou" w:date="2025-04-18T16:48:00Z">
            <w:rPr>
              <w:rFonts w:hint="eastAsia"/>
            </w:rPr>
          </w:rPrChange>
        </w:rPr>
        <w:t>），即每个组件作为一段，其效果是显式且完全保留了目录树的层级结构，即不对目录树进行拆分。从保留层级</w:t>
      </w:r>
      <w:r w:rsidRPr="00193049">
        <w:rPr>
          <w:rFonts w:cs="Times New Roman" w:hint="eastAsia"/>
          <w:rPrChange w:id="2324" w:author="zhouyou" w:date="2025-04-18T16:48:00Z">
            <w:rPr>
              <w:rFonts w:hint="eastAsia"/>
            </w:rPr>
          </w:rPrChange>
        </w:rPr>
        <w:lastRenderedPageBreak/>
        <w:t>关系的角度看，等同于迭代式。以此类推，对于</w:t>
      </w:r>
      <w:r w:rsidRPr="00193049">
        <w:rPr>
          <w:rFonts w:cs="Times New Roman"/>
          <w:rPrChange w:id="2325" w:author="zhouyou" w:date="2025-04-18T16:48:00Z">
            <w:rPr/>
          </w:rPrChange>
        </w:rPr>
        <w:t xml:space="preserve"> n </w:t>
      </w:r>
      <w:r w:rsidRPr="00193049">
        <w:rPr>
          <w:rFonts w:cs="Times New Roman" w:hint="eastAsia"/>
          <w:rPrChange w:id="2326" w:author="zhouyou" w:date="2025-04-18T16:48:00Z">
            <w:rPr>
              <w:rFonts w:hint="eastAsia"/>
            </w:rPr>
          </w:rPrChange>
        </w:rPr>
        <w:t>的取值而言，当</w:t>
      </w:r>
      <w:r w:rsidRPr="00193049">
        <w:rPr>
          <w:rFonts w:cs="Times New Roman"/>
          <w:rPrChange w:id="2327" w:author="zhouyou" w:date="2025-04-18T16:48:00Z">
            <w:rPr/>
          </w:rPrChange>
        </w:rPr>
        <w:t xml:space="preserve"> 1 </w:t>
      </w:r>
      <w:r w:rsidRPr="00193049">
        <w:rPr>
          <w:rFonts w:cs="Times New Roman" w:hint="eastAsia"/>
          <w:rPrChange w:id="2328" w:author="zhouyou" w:date="2025-04-18T16:48:00Z">
            <w:rPr>
              <w:rFonts w:hint="eastAsia"/>
            </w:rPr>
          </w:rPrChange>
        </w:rPr>
        <w:t>＜</w:t>
      </w:r>
      <w:r w:rsidRPr="00193049">
        <w:rPr>
          <w:rFonts w:cs="Times New Roman"/>
          <w:rPrChange w:id="2329" w:author="zhouyou" w:date="2025-04-18T16:48:00Z">
            <w:rPr/>
          </w:rPrChange>
        </w:rPr>
        <w:t xml:space="preserve"> n </w:t>
      </w:r>
      <w:r w:rsidRPr="00193049">
        <w:rPr>
          <w:rFonts w:cs="Times New Roman" w:hint="eastAsia"/>
          <w:rPrChange w:id="2330" w:author="zhouyou" w:date="2025-04-18T16:48:00Z">
            <w:rPr>
              <w:rFonts w:hint="eastAsia"/>
            </w:rPr>
          </w:rPrChange>
        </w:rPr>
        <w:t>＜</w:t>
      </w:r>
      <w:r w:rsidRPr="00193049">
        <w:rPr>
          <w:rFonts w:cs="Times New Roman"/>
          <w:rPrChange w:id="2331" w:author="zhouyou" w:date="2025-04-18T16:48:00Z">
            <w:rPr/>
          </w:rPrChange>
        </w:rPr>
        <w:t xml:space="preserve"> LV </w:t>
      </w:r>
      <w:r w:rsidRPr="00193049">
        <w:rPr>
          <w:rFonts w:cs="Times New Roman" w:hint="eastAsia"/>
          <w:rPrChange w:id="2332" w:author="zhouyou" w:date="2025-04-18T16:48:00Z">
            <w:rPr>
              <w:rFonts w:hint="eastAsia"/>
            </w:rPr>
          </w:rPrChange>
        </w:rPr>
        <w:t>时，分段的效果即是对目录树进行不同程度的拆分，随着</w:t>
      </w:r>
      <w:r w:rsidRPr="00193049">
        <w:rPr>
          <w:rFonts w:cs="Times New Roman"/>
          <w:rPrChange w:id="2333" w:author="zhouyou" w:date="2025-04-18T16:48:00Z">
            <w:rPr/>
          </w:rPrChange>
        </w:rPr>
        <w:t xml:space="preserve"> n </w:t>
      </w:r>
      <w:r w:rsidRPr="00193049">
        <w:rPr>
          <w:rFonts w:cs="Times New Roman" w:hint="eastAsia"/>
          <w:rPrChange w:id="2334" w:author="zhouyou" w:date="2025-04-18T16:48:00Z">
            <w:rPr>
              <w:rFonts w:hint="eastAsia"/>
            </w:rPr>
          </w:rPrChange>
        </w:rPr>
        <w:t>由</w:t>
      </w:r>
      <w:r w:rsidRPr="00193049">
        <w:rPr>
          <w:rFonts w:cs="Times New Roman"/>
          <w:rPrChange w:id="2335" w:author="zhouyou" w:date="2025-04-18T16:48:00Z">
            <w:rPr/>
          </w:rPrChange>
        </w:rPr>
        <w:t xml:space="preserve"> LV </w:t>
      </w:r>
      <w:r w:rsidRPr="00193049">
        <w:rPr>
          <w:rFonts w:cs="Times New Roman" w:hint="eastAsia"/>
          <w:rPrChange w:id="2336" w:author="zhouyou" w:date="2025-04-18T16:48:00Z">
            <w:rPr>
              <w:rFonts w:hint="eastAsia"/>
            </w:rPr>
          </w:rPrChange>
        </w:rPr>
        <w:t>到</w:t>
      </w:r>
      <w:r w:rsidRPr="00193049">
        <w:rPr>
          <w:rFonts w:cs="Times New Roman"/>
          <w:rPrChange w:id="2337" w:author="zhouyou" w:date="2025-04-18T16:48:00Z">
            <w:rPr/>
          </w:rPrChange>
        </w:rPr>
        <w:t xml:space="preserve"> 1 </w:t>
      </w:r>
      <w:r w:rsidRPr="00193049">
        <w:rPr>
          <w:rFonts w:cs="Times New Roman" w:hint="eastAsia"/>
          <w:rPrChange w:id="2338" w:author="zhouyou" w:date="2025-04-18T16:48:00Z">
            <w:rPr>
              <w:rFonts w:hint="eastAsia"/>
            </w:rPr>
          </w:rPrChange>
        </w:rPr>
        <w:t>的减小，命名空间更加扁平化，使得根据文件路径访问对应元数据时的迭代次数更少，元数据访问效率更高，但原本目录树的层级结构也逐渐由显式转换为隐式。</w:t>
      </w:r>
    </w:p>
    <w:p w14:paraId="74AB4550" w14:textId="77F52DD8" w:rsidR="00677DB3" w:rsidRPr="00193049" w:rsidRDefault="003101FD">
      <w:pPr>
        <w:ind w:firstLine="560"/>
        <w:jc w:val="both"/>
        <w:rPr>
          <w:rFonts w:cs="Times New Roman"/>
          <w:rPrChange w:id="2339" w:author="zhouyou" w:date="2025-04-18T16:48:00Z">
            <w:rPr/>
          </w:rPrChange>
        </w:rPr>
        <w:pPrChange w:id="2340" w:author="zhouyou" w:date="2025-04-18T16:45:00Z">
          <w:pPr>
            <w:ind w:firstLine="560"/>
          </w:pPr>
        </w:pPrChange>
      </w:pPr>
      <w:r w:rsidRPr="00193049">
        <w:rPr>
          <w:rFonts w:cs="Times New Roman" w:hint="eastAsia"/>
          <w:rPrChange w:id="2341" w:author="zhouyou" w:date="2025-04-18T16:48:00Z">
            <w:rPr>
              <w:rFonts w:hint="eastAsia"/>
            </w:rPr>
          </w:rPrChange>
        </w:rPr>
        <w:t>其次，</w:t>
      </w:r>
      <w:r w:rsidRPr="00193049">
        <w:rPr>
          <w:rFonts w:cs="Times New Roman"/>
          <w:rPrChange w:id="2342" w:author="zhouyou" w:date="2025-04-18T16:48:00Z">
            <w:rPr/>
          </w:rPrChange>
        </w:rPr>
        <w:t>L</w:t>
      </w:r>
      <w:r w:rsidRPr="00193049">
        <w:rPr>
          <w:rFonts w:cs="Times New Roman"/>
          <w:vertAlign w:val="subscript"/>
          <w:rPrChange w:id="2343" w:author="zhouyou" w:date="2025-04-18T16:48:00Z">
            <w:rPr>
              <w:vertAlign w:val="subscript"/>
            </w:rPr>
          </w:rPrChange>
        </w:rPr>
        <w:t>k</w:t>
      </w:r>
      <w:r w:rsidRPr="00193049">
        <w:rPr>
          <w:rFonts w:cs="Times New Roman" w:hint="eastAsia"/>
          <w:rPrChange w:id="2344" w:author="zhouyou" w:date="2025-04-18T16:48:00Z">
            <w:rPr>
              <w:rFonts w:hint="eastAsia"/>
            </w:rPr>
          </w:rPrChange>
        </w:rPr>
        <w:t>（</w:t>
      </w:r>
      <w:r w:rsidRPr="00193049">
        <w:rPr>
          <w:rFonts w:cs="Times New Roman"/>
          <w:rPrChange w:id="2345" w:author="zhouyou" w:date="2025-04-18T16:48:00Z">
            <w:rPr/>
          </w:rPrChange>
        </w:rPr>
        <w:t>k = 1,2,3,…,n</w:t>
      </w:r>
      <w:r w:rsidRPr="00193049">
        <w:rPr>
          <w:rFonts w:cs="Times New Roman" w:hint="eastAsia"/>
          <w:rPrChange w:id="2346" w:author="zhouyou" w:date="2025-04-18T16:48:00Z">
            <w:rPr>
              <w:rFonts w:hint="eastAsia"/>
            </w:rPr>
          </w:rPrChange>
        </w:rPr>
        <w:t>）的取值也对最终显式保留的目录树层级结构存在影响。当</w:t>
      </w:r>
      <w:r w:rsidRPr="00193049">
        <w:rPr>
          <w:rFonts w:cs="Times New Roman"/>
          <w:rPrChange w:id="2347" w:author="zhouyou" w:date="2025-04-18T16:48:00Z">
            <w:rPr/>
          </w:rPrChange>
        </w:rPr>
        <w:t xml:space="preserve"> L</w:t>
      </w:r>
      <w:r w:rsidRPr="00193049">
        <w:rPr>
          <w:rFonts w:cs="Times New Roman"/>
          <w:vertAlign w:val="subscript"/>
          <w:rPrChange w:id="2348" w:author="zhouyou" w:date="2025-04-18T16:48:00Z">
            <w:rPr>
              <w:vertAlign w:val="subscript"/>
            </w:rPr>
          </w:rPrChange>
        </w:rPr>
        <w:t>k</w:t>
      </w:r>
      <w:r w:rsidRPr="00193049">
        <w:rPr>
          <w:rFonts w:cs="Times New Roman"/>
          <w:rPrChange w:id="2349" w:author="zhouyou" w:date="2025-04-18T16:48:00Z">
            <w:rPr/>
          </w:rPrChange>
        </w:rPr>
        <w:t xml:space="preserve"> </w:t>
      </w:r>
      <w:r w:rsidRPr="00193049">
        <w:rPr>
          <w:rFonts w:cs="Times New Roman" w:hint="eastAsia"/>
          <w:rPrChange w:id="2350" w:author="zhouyou" w:date="2025-04-18T16:48:00Z">
            <w:rPr>
              <w:rFonts w:hint="eastAsia"/>
            </w:rPr>
          </w:rPrChange>
        </w:rPr>
        <w:t>的取值为</w:t>
      </w:r>
      <w:r w:rsidRPr="00193049">
        <w:rPr>
          <w:rFonts w:cs="Times New Roman"/>
          <w:rPrChange w:id="2351" w:author="zhouyou" w:date="2025-04-18T16:48:00Z">
            <w:rPr/>
          </w:rPrChange>
        </w:rPr>
        <w:t xml:space="preserve"> m </w:t>
      </w:r>
      <w:r w:rsidRPr="00193049">
        <w:rPr>
          <w:rFonts w:cs="Times New Roman" w:hint="eastAsia"/>
          <w:rPrChange w:id="2352" w:author="zhouyou" w:date="2025-04-18T16:48:00Z">
            <w:rPr>
              <w:rFonts w:hint="eastAsia"/>
            </w:rPr>
          </w:rPrChange>
        </w:rPr>
        <w:t>时，相当于将原本目录树中的</w:t>
      </w:r>
      <w:r w:rsidRPr="00193049">
        <w:rPr>
          <w:rFonts w:cs="Times New Roman"/>
          <w:rPrChange w:id="2353" w:author="zhouyou" w:date="2025-04-18T16:48:00Z">
            <w:rPr/>
          </w:rPrChange>
        </w:rPr>
        <w:t xml:space="preserve"> m </w:t>
      </w:r>
      <w:r w:rsidRPr="00193049">
        <w:rPr>
          <w:rFonts w:cs="Times New Roman" w:hint="eastAsia"/>
          <w:rPrChange w:id="2354" w:author="zhouyou" w:date="2025-04-18T16:48:00Z">
            <w:rPr>
              <w:rFonts w:hint="eastAsia"/>
            </w:rPr>
          </w:rPrChange>
        </w:rPr>
        <w:t>层合并为</w:t>
      </w:r>
      <w:r w:rsidRPr="00193049">
        <w:rPr>
          <w:rFonts w:cs="Times New Roman"/>
          <w:rPrChange w:id="2355" w:author="zhouyou" w:date="2025-04-18T16:48:00Z">
            <w:rPr/>
          </w:rPrChange>
        </w:rPr>
        <w:t xml:space="preserve"> 1 </w:t>
      </w:r>
      <w:r w:rsidRPr="00193049">
        <w:rPr>
          <w:rFonts w:cs="Times New Roman" w:hint="eastAsia"/>
          <w:rPrChange w:id="2356" w:author="zhouyou" w:date="2025-04-18T16:48:00Z">
            <w:rPr>
              <w:rFonts w:hint="eastAsia"/>
            </w:rPr>
          </w:rPrChange>
        </w:rPr>
        <w:t>层。如</w:t>
      </w:r>
      <w:r w:rsidR="0019438A" w:rsidRPr="00885D23">
        <w:rPr>
          <w:rFonts w:cs="Times New Roman"/>
        </w:rPr>
        <w:fldChar w:fldCharType="begin"/>
      </w:r>
      <w:r w:rsidR="0019438A" w:rsidRPr="00193049">
        <w:rPr>
          <w:rFonts w:cs="Times New Roman"/>
          <w:rPrChange w:id="2357" w:author="zhouyou" w:date="2025-04-18T16:48:00Z">
            <w:rPr/>
          </w:rPrChange>
        </w:rPr>
        <w:instrText xml:space="preserve"> REF _Ref194235652 \h </w:instrText>
      </w:r>
      <w:r w:rsidR="00DD67B5" w:rsidRPr="00193049">
        <w:rPr>
          <w:rFonts w:cs="Times New Roman"/>
          <w:rPrChange w:id="2358" w:author="zhouyou" w:date="2025-04-18T16:48:00Z">
            <w:rPr/>
          </w:rPrChange>
        </w:rPr>
        <w:instrText xml:space="preserve"> \* MERGEFORMAT </w:instrText>
      </w:r>
      <w:r w:rsidR="0019438A" w:rsidRPr="00193049">
        <w:rPr>
          <w:rFonts w:cs="Times New Roman"/>
          <w:rPrChange w:id="2359" w:author="zhouyou" w:date="2025-04-18T16:48:00Z">
            <w:rPr>
              <w:rFonts w:cs="Times New Roman"/>
            </w:rPr>
          </w:rPrChange>
        </w:rPr>
      </w:r>
      <w:r w:rsidR="0019438A" w:rsidRPr="00193049">
        <w:rPr>
          <w:rFonts w:cs="Times New Roman"/>
          <w:rPrChange w:id="2360" w:author="zhouyou" w:date="2025-04-18T16:48:00Z">
            <w:rPr/>
          </w:rPrChange>
        </w:rPr>
        <w:fldChar w:fldCharType="separate"/>
      </w:r>
      <w:r w:rsidR="0019438A" w:rsidRPr="00885D23">
        <w:rPr>
          <w:rFonts w:cs="Times New Roman" w:hint="eastAsia"/>
        </w:rPr>
        <w:t>图</w:t>
      </w:r>
      <w:r w:rsidR="0019438A" w:rsidRPr="00885D23">
        <w:rPr>
          <w:rFonts w:cs="Times New Roman"/>
        </w:rPr>
        <w:t xml:space="preserve">3. </w:t>
      </w:r>
      <w:r w:rsidR="0019438A" w:rsidRPr="00885D23">
        <w:rPr>
          <w:rFonts w:cs="Times New Roman"/>
          <w:noProof/>
        </w:rPr>
        <w:t>14</w:t>
      </w:r>
      <w:r w:rsidR="0019438A" w:rsidRPr="00885D23">
        <w:rPr>
          <w:rFonts w:cs="Times New Roman"/>
        </w:rPr>
        <w:fldChar w:fldCharType="end"/>
      </w:r>
      <w:r w:rsidRPr="00885D23">
        <w:rPr>
          <w:rFonts w:cs="Times New Roman" w:hint="eastAsia"/>
        </w:rPr>
        <w:t>所示，将组件数为</w:t>
      </w:r>
      <w:r w:rsidRPr="00885D23">
        <w:rPr>
          <w:rFonts w:cs="Times New Roman"/>
        </w:rPr>
        <w:t xml:space="preserve"> LV </w:t>
      </w:r>
      <w:r w:rsidRPr="00885D23">
        <w:rPr>
          <w:rFonts w:cs="Times New Roman" w:hint="eastAsia"/>
        </w:rPr>
        <w:t>的文件路径拆分为</w:t>
      </w:r>
      <w:r w:rsidRPr="00193049">
        <w:rPr>
          <w:rFonts w:cs="Times New Roman"/>
          <w:rPrChange w:id="2361" w:author="zhouyou" w:date="2025-04-18T16:48:00Z">
            <w:rPr/>
          </w:rPrChange>
        </w:rPr>
        <w:t xml:space="preserve"> n </w:t>
      </w:r>
      <w:r w:rsidRPr="00193049">
        <w:rPr>
          <w:rFonts w:cs="Times New Roman" w:hint="eastAsia"/>
          <w:rPrChange w:id="2362" w:author="zhouyou" w:date="2025-04-18T16:48:00Z">
            <w:rPr>
              <w:rFonts w:hint="eastAsia"/>
            </w:rPr>
          </w:rPrChange>
        </w:rPr>
        <w:t>段，其中第</w:t>
      </w:r>
      <w:r w:rsidRPr="00193049">
        <w:rPr>
          <w:rFonts w:cs="Times New Roman"/>
          <w:rPrChange w:id="2363" w:author="zhouyou" w:date="2025-04-18T16:48:00Z">
            <w:rPr/>
          </w:rPrChange>
        </w:rPr>
        <w:t xml:space="preserve"> k </w:t>
      </w:r>
      <w:r w:rsidRPr="00193049">
        <w:rPr>
          <w:rFonts w:cs="Times New Roman" w:hint="eastAsia"/>
          <w:rPrChange w:id="2364" w:author="zhouyou" w:date="2025-04-18T16:48:00Z">
            <w:rPr>
              <w:rFonts w:hint="eastAsia"/>
            </w:rPr>
          </w:rPrChange>
        </w:rPr>
        <w:t>段是原本目录树中</w:t>
      </w:r>
      <w:r w:rsidRPr="00193049">
        <w:rPr>
          <w:rFonts w:cs="Times New Roman"/>
          <w:rPrChange w:id="2365" w:author="zhouyou" w:date="2025-04-18T16:48:00Z">
            <w:rPr/>
          </w:rPrChange>
        </w:rPr>
        <w:t xml:space="preserve"> L</w:t>
      </w:r>
      <w:r w:rsidRPr="00193049">
        <w:rPr>
          <w:rFonts w:cs="Times New Roman"/>
          <w:vertAlign w:val="subscript"/>
          <w:rPrChange w:id="2366" w:author="zhouyou" w:date="2025-04-18T16:48:00Z">
            <w:rPr>
              <w:vertAlign w:val="subscript"/>
            </w:rPr>
          </w:rPrChange>
        </w:rPr>
        <w:t>k</w:t>
      </w:r>
      <w:r w:rsidRPr="00193049">
        <w:rPr>
          <w:rFonts w:cs="Times New Roman"/>
          <w:rPrChange w:id="2367" w:author="zhouyou" w:date="2025-04-18T16:48:00Z">
            <w:rPr/>
          </w:rPrChange>
        </w:rPr>
        <w:t xml:space="preserve"> </w:t>
      </w:r>
      <w:r w:rsidRPr="00193049">
        <w:rPr>
          <w:rFonts w:cs="Times New Roman" w:hint="eastAsia"/>
          <w:rPrChange w:id="2368" w:author="zhouyou" w:date="2025-04-18T16:48:00Z">
            <w:rPr>
              <w:rFonts w:hint="eastAsia"/>
            </w:rPr>
          </w:rPrChange>
        </w:rPr>
        <w:t>层的合并结果。</w:t>
      </w:r>
      <w:r w:rsidRPr="00193049">
        <w:rPr>
          <w:rFonts w:cs="Times New Roman"/>
          <w:rPrChange w:id="2369" w:author="zhouyou" w:date="2025-04-18T16:48:00Z">
            <w:rPr/>
          </w:rPrChange>
        </w:rPr>
        <w:t>L</w:t>
      </w:r>
      <w:r w:rsidRPr="00193049">
        <w:rPr>
          <w:rFonts w:cs="Times New Roman"/>
          <w:vertAlign w:val="subscript"/>
          <w:rPrChange w:id="2370" w:author="zhouyou" w:date="2025-04-18T16:48:00Z">
            <w:rPr>
              <w:vertAlign w:val="subscript"/>
            </w:rPr>
          </w:rPrChange>
        </w:rPr>
        <w:t>k</w:t>
      </w:r>
      <w:r w:rsidRPr="00193049">
        <w:rPr>
          <w:rFonts w:cs="Times New Roman"/>
          <w:rPrChange w:id="2371" w:author="zhouyou" w:date="2025-04-18T16:48:00Z">
            <w:rPr/>
          </w:rPrChange>
        </w:rPr>
        <w:t xml:space="preserve"> </w:t>
      </w:r>
      <w:r w:rsidRPr="00193049">
        <w:rPr>
          <w:rFonts w:cs="Times New Roman" w:hint="eastAsia"/>
          <w:rPrChange w:id="2372" w:author="zhouyou" w:date="2025-04-18T16:48:00Z">
            <w:rPr>
              <w:rFonts w:hint="eastAsia"/>
            </w:rPr>
          </w:rPrChange>
        </w:rPr>
        <w:t>不同取值的效果是对于某个文件而言，显式保留了文件与其某几代祖先间的层级关系，如当</w:t>
      </w:r>
      <w:r w:rsidRPr="00193049">
        <w:rPr>
          <w:rFonts w:cs="Times New Roman"/>
          <w:rPrChange w:id="2373" w:author="zhouyou" w:date="2025-04-18T16:48:00Z">
            <w:rPr/>
          </w:rPrChange>
        </w:rPr>
        <w:t xml:space="preserve"> L</w:t>
      </w:r>
      <w:r w:rsidRPr="00193049">
        <w:rPr>
          <w:rFonts w:cs="Times New Roman"/>
          <w:vertAlign w:val="subscript"/>
          <w:rPrChange w:id="2374" w:author="zhouyou" w:date="2025-04-18T16:48:00Z">
            <w:rPr>
              <w:vertAlign w:val="subscript"/>
            </w:rPr>
          </w:rPrChange>
        </w:rPr>
        <w:t>n</w:t>
      </w:r>
      <w:r w:rsidRPr="00193049">
        <w:rPr>
          <w:rFonts w:cs="Times New Roman"/>
          <w:rPrChange w:id="2375" w:author="zhouyou" w:date="2025-04-18T16:48:00Z">
            <w:rPr/>
          </w:rPrChange>
        </w:rPr>
        <w:t xml:space="preserve"> = 2 </w:t>
      </w:r>
      <w:r w:rsidRPr="00193049">
        <w:rPr>
          <w:rFonts w:cs="Times New Roman" w:hint="eastAsia"/>
          <w:rPrChange w:id="2376" w:author="zhouyou" w:date="2025-04-18T16:48:00Z">
            <w:rPr>
              <w:rFonts w:hint="eastAsia"/>
            </w:rPr>
          </w:rPrChange>
        </w:rPr>
        <w:t>时，显式保留了文件与其祖父目录的层级关系，去除了文件与其父目录的层级关系。</w:t>
      </w:r>
    </w:p>
    <w:p w14:paraId="698EFE01" w14:textId="77777777" w:rsidR="00677DB3" w:rsidRPr="00193049" w:rsidRDefault="003101FD">
      <w:pPr>
        <w:ind w:firstLine="560"/>
        <w:jc w:val="both"/>
        <w:rPr>
          <w:rFonts w:cs="Times New Roman"/>
          <w:rPrChange w:id="2377" w:author="zhouyou" w:date="2025-04-18T16:48:00Z">
            <w:rPr/>
          </w:rPrChange>
        </w:rPr>
        <w:pPrChange w:id="2378" w:author="zhouyou" w:date="2025-04-18T16:45:00Z">
          <w:pPr>
            <w:ind w:firstLine="560"/>
          </w:pPr>
        </w:pPrChange>
      </w:pPr>
      <w:r w:rsidRPr="00193049">
        <w:rPr>
          <w:rFonts w:cs="Times New Roman" w:hint="eastAsia"/>
          <w:rPrChange w:id="2379" w:author="zhouyou" w:date="2025-04-18T16:48:00Z">
            <w:rPr>
              <w:rFonts w:hint="eastAsia"/>
            </w:rPr>
          </w:rPrChange>
        </w:rPr>
        <w:t>在</w:t>
      </w:r>
      <w:r w:rsidRPr="00193049">
        <w:rPr>
          <w:rFonts w:cs="Times New Roman"/>
          <w:rPrChange w:id="2380" w:author="zhouyou" w:date="2025-04-18T16:48:00Z">
            <w:rPr/>
          </w:rPrChange>
        </w:rPr>
        <w:t xml:space="preserve"> n </w:t>
      </w:r>
      <w:r w:rsidRPr="00193049">
        <w:rPr>
          <w:rFonts w:cs="Times New Roman" w:hint="eastAsia"/>
          <w:rPrChange w:id="2381" w:author="zhouyou" w:date="2025-04-18T16:48:00Z">
            <w:rPr>
              <w:rFonts w:hint="eastAsia"/>
            </w:rPr>
          </w:rPrChange>
        </w:rPr>
        <w:t>确定时，</w:t>
      </w:r>
      <w:r w:rsidRPr="00193049">
        <w:rPr>
          <w:rFonts w:cs="Times New Roman"/>
          <w:rPrChange w:id="2382" w:author="zhouyou" w:date="2025-04-18T16:48:00Z">
            <w:rPr/>
          </w:rPrChange>
        </w:rPr>
        <w:t>L</w:t>
      </w:r>
      <w:r w:rsidRPr="00193049">
        <w:rPr>
          <w:rFonts w:cs="Times New Roman"/>
          <w:vertAlign w:val="subscript"/>
          <w:rPrChange w:id="2383" w:author="zhouyou" w:date="2025-04-18T16:48:00Z">
            <w:rPr>
              <w:vertAlign w:val="subscript"/>
            </w:rPr>
          </w:rPrChange>
        </w:rPr>
        <w:t>k</w:t>
      </w:r>
      <w:r w:rsidRPr="00193049">
        <w:rPr>
          <w:rFonts w:cs="Times New Roman"/>
          <w:rPrChange w:id="2384" w:author="zhouyou" w:date="2025-04-18T16:48:00Z">
            <w:rPr/>
          </w:rPrChange>
        </w:rPr>
        <w:t xml:space="preserve"> </w:t>
      </w:r>
      <w:r w:rsidRPr="00193049">
        <w:rPr>
          <w:rFonts w:cs="Times New Roman" w:hint="eastAsia"/>
          <w:rPrChange w:id="2385" w:author="zhouyou" w:date="2025-04-18T16:48:00Z">
            <w:rPr>
              <w:rFonts w:hint="eastAsia"/>
            </w:rPr>
          </w:rPrChange>
        </w:rPr>
        <w:t>的取值对实现高效层次化语义操作存在着较大的影响，如考虑</w:t>
      </w:r>
      <w:r w:rsidRPr="00193049">
        <w:rPr>
          <w:rFonts w:cs="Times New Roman"/>
          <w:rPrChange w:id="2386" w:author="zhouyou" w:date="2025-04-18T16:48:00Z">
            <w:rPr/>
          </w:rPrChange>
        </w:rPr>
        <w:t xml:space="preserve"> rename </w:t>
      </w:r>
      <w:r w:rsidRPr="00193049">
        <w:rPr>
          <w:rFonts w:cs="Times New Roman" w:hint="eastAsia"/>
          <w:rPrChange w:id="2387" w:author="zhouyou" w:date="2025-04-18T16:48:00Z">
            <w:rPr>
              <w:rFonts w:hint="eastAsia"/>
            </w:rPr>
          </w:rPrChange>
        </w:rPr>
        <w:t>操作，当</w:t>
      </w:r>
      <w:r w:rsidRPr="00193049">
        <w:rPr>
          <w:rFonts w:cs="Times New Roman"/>
          <w:rPrChange w:id="2388" w:author="zhouyou" w:date="2025-04-18T16:48:00Z">
            <w:rPr/>
          </w:rPrChange>
        </w:rPr>
        <w:t xml:space="preserve"> n </w:t>
      </w:r>
      <w:r w:rsidRPr="00193049">
        <w:rPr>
          <w:rFonts w:cs="Times New Roman" w:hint="eastAsia"/>
          <w:rPrChange w:id="2389" w:author="zhouyou" w:date="2025-04-18T16:48:00Z">
            <w:rPr>
              <w:rFonts w:hint="eastAsia"/>
            </w:rPr>
          </w:rPrChange>
        </w:rPr>
        <w:t>确定时，使</w:t>
      </w:r>
      <w:r w:rsidRPr="00193049">
        <w:rPr>
          <w:rFonts w:cs="Times New Roman"/>
          <w:rPrChange w:id="2390" w:author="zhouyou" w:date="2025-04-18T16:48:00Z">
            <w:rPr/>
          </w:rPrChange>
        </w:rPr>
        <w:t>L</w:t>
      </w:r>
      <w:r w:rsidRPr="00193049">
        <w:rPr>
          <w:rFonts w:cs="Times New Roman"/>
          <w:vertAlign w:val="subscript"/>
          <w:rPrChange w:id="2391" w:author="zhouyou" w:date="2025-04-18T16:48:00Z">
            <w:rPr>
              <w:vertAlign w:val="subscript"/>
            </w:rPr>
          </w:rPrChange>
        </w:rPr>
        <w:t>k</w:t>
      </w:r>
      <w:r w:rsidRPr="00193049">
        <w:rPr>
          <w:rFonts w:cs="Times New Roman"/>
          <w:rPrChange w:id="2392" w:author="zhouyou" w:date="2025-04-18T16:48:00Z">
            <w:rPr/>
          </w:rPrChange>
        </w:rPr>
        <w:t xml:space="preserve"> </w:t>
      </w:r>
      <w:r w:rsidRPr="00193049">
        <w:rPr>
          <w:rFonts w:cs="Times New Roman" w:hint="eastAsia"/>
          <w:rPrChange w:id="2393" w:author="zhouyou" w:date="2025-04-18T16:48:00Z">
            <w:rPr>
              <w:rFonts w:hint="eastAsia"/>
            </w:rPr>
          </w:rPrChange>
        </w:rPr>
        <w:t>的取值随</w:t>
      </w:r>
      <w:r w:rsidRPr="00193049">
        <w:rPr>
          <w:rFonts w:cs="Times New Roman"/>
          <w:rPrChange w:id="2394" w:author="zhouyou" w:date="2025-04-18T16:48:00Z">
            <w:rPr/>
          </w:rPrChange>
        </w:rPr>
        <w:t xml:space="preserve"> k </w:t>
      </w:r>
      <w:r w:rsidRPr="00193049">
        <w:rPr>
          <w:rFonts w:cs="Times New Roman" w:hint="eastAsia"/>
          <w:rPrChange w:id="2395" w:author="zhouyou" w:date="2025-04-18T16:48:00Z">
            <w:rPr>
              <w:rFonts w:hint="eastAsia"/>
            </w:rPr>
          </w:rPrChange>
        </w:rPr>
        <w:t>的增大而增大，使得文件与近根目录显式保留层级关系，当对近根处的目录进行</w:t>
      </w:r>
      <w:r w:rsidRPr="00193049">
        <w:rPr>
          <w:rFonts w:cs="Times New Roman"/>
          <w:rPrChange w:id="2396" w:author="zhouyou" w:date="2025-04-18T16:48:00Z">
            <w:rPr/>
          </w:rPrChange>
        </w:rPr>
        <w:t xml:space="preserve"> rename </w:t>
      </w:r>
      <w:r w:rsidRPr="00193049">
        <w:rPr>
          <w:rFonts w:cs="Times New Roman" w:hint="eastAsia"/>
          <w:rPrChange w:id="2397" w:author="zhouyou" w:date="2025-04-18T16:48:00Z">
            <w:rPr>
              <w:rFonts w:hint="eastAsia"/>
            </w:rPr>
          </w:rPrChange>
        </w:rPr>
        <w:t>操作时，能够迅速定位到该目录的所有孩子目录与文件，减小定位产生的开销；对叶子附近的目录进行</w:t>
      </w:r>
      <w:r w:rsidRPr="00193049">
        <w:rPr>
          <w:rFonts w:cs="Times New Roman"/>
          <w:rPrChange w:id="2398" w:author="zhouyou" w:date="2025-04-18T16:48:00Z">
            <w:rPr/>
          </w:rPrChange>
        </w:rPr>
        <w:t xml:space="preserve"> rename </w:t>
      </w:r>
      <w:r w:rsidRPr="00193049">
        <w:rPr>
          <w:rFonts w:cs="Times New Roman" w:hint="eastAsia"/>
          <w:rPrChange w:id="2399" w:author="zhouyou" w:date="2025-04-18T16:48:00Z">
            <w:rPr>
              <w:rFonts w:hint="eastAsia"/>
            </w:rPr>
          </w:rPrChange>
        </w:rPr>
        <w:t>操作时，由于叶子附近的目录包含的孩子目录与文件相对较少，即使采用逐个定位孩子目录与文件，其开销也可以忍受。通过该设计，可以有效降低系统</w:t>
      </w:r>
      <w:r w:rsidRPr="00193049">
        <w:rPr>
          <w:rFonts w:cs="Times New Roman"/>
          <w:rPrChange w:id="2400" w:author="zhouyou" w:date="2025-04-18T16:48:00Z">
            <w:rPr/>
          </w:rPrChange>
        </w:rPr>
        <w:t xml:space="preserve"> rename </w:t>
      </w:r>
      <w:r w:rsidRPr="00193049">
        <w:rPr>
          <w:rFonts w:cs="Times New Roman" w:hint="eastAsia"/>
          <w:rPrChange w:id="2401" w:author="zhouyou" w:date="2025-04-18T16:48:00Z">
            <w:rPr>
              <w:rFonts w:hint="eastAsia"/>
            </w:rPr>
          </w:rPrChange>
        </w:rPr>
        <w:t>操作平均开销，提升系统性能。极端情况下，当</w:t>
      </w:r>
      <w:r w:rsidRPr="00193049">
        <w:rPr>
          <w:rFonts w:cs="Times New Roman"/>
          <w:rPrChange w:id="2402" w:author="zhouyou" w:date="2025-04-18T16:48:00Z">
            <w:rPr/>
          </w:rPrChange>
        </w:rPr>
        <w:t>n = LV</w:t>
      </w:r>
      <w:r w:rsidRPr="00193049">
        <w:rPr>
          <w:rFonts w:cs="Times New Roman" w:hint="eastAsia"/>
          <w:rPrChange w:id="2403" w:author="zhouyou" w:date="2025-04-18T16:48:00Z">
            <w:rPr>
              <w:rFonts w:hint="eastAsia"/>
            </w:rPr>
          </w:rPrChange>
        </w:rPr>
        <w:t>，</w:t>
      </w:r>
      <w:r w:rsidRPr="00193049">
        <w:rPr>
          <w:rFonts w:cs="Times New Roman"/>
          <w:rPrChange w:id="2404" w:author="zhouyou" w:date="2025-04-18T16:48:00Z">
            <w:rPr/>
          </w:rPrChange>
        </w:rPr>
        <w:t>L</w:t>
      </w:r>
      <w:r w:rsidRPr="00193049">
        <w:rPr>
          <w:rFonts w:cs="Times New Roman"/>
          <w:vertAlign w:val="subscript"/>
          <w:rPrChange w:id="2405" w:author="zhouyou" w:date="2025-04-18T16:48:00Z">
            <w:rPr>
              <w:vertAlign w:val="subscript"/>
            </w:rPr>
          </w:rPrChange>
        </w:rPr>
        <w:t>k</w:t>
      </w:r>
      <w:r w:rsidRPr="00193049">
        <w:rPr>
          <w:rFonts w:cs="Times New Roman"/>
          <w:rPrChange w:id="2406" w:author="zhouyou" w:date="2025-04-18T16:48:00Z">
            <w:rPr/>
          </w:rPrChange>
        </w:rPr>
        <w:t xml:space="preserve"> = 1 </w:t>
      </w:r>
      <w:r w:rsidRPr="00193049">
        <w:rPr>
          <w:rFonts w:cs="Times New Roman" w:hint="eastAsia"/>
          <w:rPrChange w:id="2407" w:author="zhouyou" w:date="2025-04-18T16:48:00Z">
            <w:rPr>
              <w:rFonts w:hint="eastAsia"/>
            </w:rPr>
          </w:rPrChange>
        </w:rPr>
        <w:t>时，将使得对任意目录的</w:t>
      </w:r>
      <w:r w:rsidRPr="00193049">
        <w:rPr>
          <w:rFonts w:cs="Times New Roman"/>
          <w:rPrChange w:id="2408" w:author="zhouyou" w:date="2025-04-18T16:48:00Z">
            <w:rPr/>
          </w:rPrChange>
        </w:rPr>
        <w:t>rename</w:t>
      </w:r>
      <w:r w:rsidRPr="00193049">
        <w:rPr>
          <w:rFonts w:cs="Times New Roman" w:hint="eastAsia"/>
          <w:rPrChange w:id="2409" w:author="zhouyou" w:date="2025-04-18T16:48:00Z">
            <w:rPr>
              <w:rFonts w:hint="eastAsia"/>
            </w:rPr>
          </w:rPrChange>
        </w:rPr>
        <w:t>开销降低。</w:t>
      </w:r>
    </w:p>
    <w:p w14:paraId="2DB35497" w14:textId="41946074" w:rsidR="00677DB3" w:rsidRPr="00193049" w:rsidRDefault="003101FD">
      <w:pPr>
        <w:ind w:firstLine="562"/>
        <w:jc w:val="both"/>
        <w:rPr>
          <w:rFonts w:cs="Times New Roman"/>
          <w:rPrChange w:id="2410" w:author="zhouyou" w:date="2025-04-18T16:48:00Z">
            <w:rPr/>
          </w:rPrChange>
        </w:rPr>
        <w:pPrChange w:id="2411" w:author="zhouyou" w:date="2025-04-18T16:45:00Z">
          <w:pPr>
            <w:ind w:firstLine="562"/>
          </w:pPr>
        </w:pPrChange>
      </w:pPr>
      <w:r w:rsidRPr="00193049">
        <w:rPr>
          <w:rFonts w:cs="Times New Roman" w:hint="eastAsia"/>
          <w:b/>
          <w:bCs/>
          <w:rPrChange w:id="2412" w:author="zhouyou" w:date="2025-04-18T16:48:00Z">
            <w:rPr>
              <w:rFonts w:hint="eastAsia"/>
              <w:b/>
              <w:bCs/>
            </w:rPr>
          </w:rPrChange>
        </w:rPr>
        <w:lastRenderedPageBreak/>
        <w:t>对每个段做什么处理：</w:t>
      </w:r>
      <w:r w:rsidRPr="00193049">
        <w:rPr>
          <w:rFonts w:cs="Times New Roman" w:hint="eastAsia"/>
          <w:rPrChange w:id="2413" w:author="zhouyou" w:date="2025-04-18T16:48:00Z">
            <w:rPr>
              <w:rFonts w:hint="eastAsia"/>
            </w:rPr>
          </w:rPrChange>
        </w:rPr>
        <w:t>根据前文分析，文件路径被切分为段，而每个段由若干个组件合并而成。则在未处理前，一个段即是一个由各组件名称和字符</w:t>
      </w:r>
      <w:proofErr w:type="gramStart"/>
      <w:r w:rsidRPr="00193049">
        <w:rPr>
          <w:rFonts w:cs="Times New Roman"/>
          <w:rPrChange w:id="2414" w:author="zhouyou" w:date="2025-04-18T16:48:00Z">
            <w:rPr/>
          </w:rPrChange>
        </w:rPr>
        <w:t>’</w:t>
      </w:r>
      <w:proofErr w:type="gramEnd"/>
      <w:r w:rsidRPr="00193049">
        <w:rPr>
          <w:rFonts w:cs="Times New Roman"/>
          <w:rPrChange w:id="2415" w:author="zhouyou" w:date="2025-04-18T16:48:00Z">
            <w:rPr/>
          </w:rPrChange>
        </w:rPr>
        <w:t>/</w:t>
      </w:r>
      <w:proofErr w:type="gramStart"/>
      <w:r w:rsidRPr="00193049">
        <w:rPr>
          <w:rFonts w:cs="Times New Roman"/>
          <w:rPrChange w:id="2416" w:author="zhouyou" w:date="2025-04-18T16:48:00Z">
            <w:rPr/>
          </w:rPrChange>
        </w:rPr>
        <w:t>’</w:t>
      </w:r>
      <w:proofErr w:type="gramEnd"/>
      <w:r w:rsidRPr="00193049">
        <w:rPr>
          <w:rFonts w:cs="Times New Roman" w:hint="eastAsia"/>
          <w:rPrChange w:id="2417" w:author="zhouyou" w:date="2025-04-18T16:48:00Z">
            <w:rPr>
              <w:rFonts w:hint="eastAsia"/>
            </w:rPr>
          </w:rPrChange>
        </w:rPr>
        <w:t>组成的字符串。在</w:t>
      </w:r>
      <w:r w:rsidRPr="00193049">
        <w:rPr>
          <w:rFonts w:cs="Times New Roman"/>
          <w:rPrChange w:id="2418" w:author="zhouyou" w:date="2025-04-18T16:48:00Z">
            <w:rPr/>
          </w:rPrChange>
        </w:rPr>
        <w:t xml:space="preserve"> ext4 </w:t>
      </w:r>
      <w:r w:rsidRPr="00193049">
        <w:rPr>
          <w:rFonts w:cs="Times New Roman" w:hint="eastAsia"/>
          <w:rPrChange w:id="2419" w:author="zhouyou" w:date="2025-04-18T16:48:00Z">
            <w:rPr>
              <w:rFonts w:hint="eastAsia"/>
            </w:rPr>
          </w:rPrChange>
        </w:rPr>
        <w:t>下，文件名最大长度为</w:t>
      </w:r>
      <w:r w:rsidRPr="00193049">
        <w:rPr>
          <w:rFonts w:cs="Times New Roman"/>
          <w:rPrChange w:id="2420" w:author="zhouyou" w:date="2025-04-18T16:48:00Z">
            <w:rPr/>
          </w:rPrChange>
        </w:rPr>
        <w:t xml:space="preserve"> 255Byte</w:t>
      </w:r>
      <w:r w:rsidRPr="00193049">
        <w:rPr>
          <w:rFonts w:cs="Times New Roman" w:hint="eastAsia"/>
          <w:rPrChange w:id="2421" w:author="zhouyou" w:date="2025-04-18T16:48:00Z">
            <w:rPr>
              <w:rFonts w:hint="eastAsia"/>
            </w:rPr>
          </w:rPrChange>
        </w:rPr>
        <w:t>，因此一个段在未处理前是一个长度较大且变长的字符串。与全路径式的缺点同理，在不处理的情况下将其作为</w:t>
      </w:r>
      <w:r w:rsidRPr="00193049">
        <w:rPr>
          <w:rFonts w:cs="Times New Roman"/>
          <w:rPrChange w:id="2422" w:author="zhouyou" w:date="2025-04-18T16:48:00Z">
            <w:rPr/>
          </w:rPrChange>
        </w:rPr>
        <w:t xml:space="preserve"> key </w:t>
      </w:r>
      <w:r w:rsidRPr="00193049">
        <w:rPr>
          <w:rFonts w:cs="Times New Roman" w:hint="eastAsia"/>
          <w:rPrChange w:id="2423" w:author="zhouyou" w:date="2025-04-18T16:48:00Z">
            <w:rPr>
              <w:rFonts w:hint="eastAsia"/>
            </w:rPr>
          </w:rPrChange>
        </w:rPr>
        <w:t>，会导致昂贵的存储开销，使得内存利用率低。同时，变长也导致对齐难以实现，容易导致系统性能下降。</w:t>
      </w:r>
    </w:p>
    <w:p w14:paraId="53C0F1BB" w14:textId="77777777" w:rsidR="00677DB3" w:rsidRPr="00193049" w:rsidRDefault="003101FD">
      <w:pPr>
        <w:ind w:firstLine="560"/>
        <w:jc w:val="both"/>
        <w:rPr>
          <w:rFonts w:cs="Times New Roman"/>
          <w:rPrChange w:id="2424" w:author="zhouyou" w:date="2025-04-18T16:48:00Z">
            <w:rPr/>
          </w:rPrChange>
        </w:rPr>
        <w:pPrChange w:id="2425" w:author="zhouyou" w:date="2025-04-18T16:45:00Z">
          <w:pPr>
            <w:ind w:firstLine="560"/>
          </w:pPr>
        </w:pPrChange>
      </w:pPr>
      <w:r w:rsidRPr="00193049">
        <w:rPr>
          <w:rFonts w:cs="Times New Roman" w:hint="eastAsia"/>
          <w:rPrChange w:id="2426" w:author="zhouyou" w:date="2025-04-18T16:48:00Z">
            <w:rPr>
              <w:rFonts w:hint="eastAsia"/>
            </w:rPr>
          </w:rPrChange>
        </w:rPr>
        <w:t>因此对段的处理就是将一个段变为定长，并其长度尽可能小。一个好的</w:t>
      </w:r>
      <w:r w:rsidRPr="00193049">
        <w:rPr>
          <w:rFonts w:cs="Times New Roman"/>
          <w:rPrChange w:id="2427" w:author="zhouyou" w:date="2025-04-18T16:48:00Z">
            <w:rPr/>
          </w:rPrChange>
        </w:rPr>
        <w:t>hash</w:t>
      </w:r>
      <w:r w:rsidRPr="00193049">
        <w:rPr>
          <w:rFonts w:cs="Times New Roman" w:hint="eastAsia"/>
          <w:rPrChange w:id="2428" w:author="zhouyou" w:date="2025-04-18T16:48:00Z">
            <w:rPr>
              <w:rFonts w:hint="eastAsia"/>
            </w:rPr>
          </w:rPrChange>
        </w:rPr>
        <w:t>算法可以在达到上述要求的同时使得</w:t>
      </w:r>
      <w:r w:rsidRPr="00193049">
        <w:rPr>
          <w:rFonts w:cs="Times New Roman"/>
          <w:rPrChange w:id="2429" w:author="zhouyou" w:date="2025-04-18T16:48:00Z">
            <w:rPr/>
          </w:rPrChange>
        </w:rPr>
        <w:t xml:space="preserve"> key </w:t>
      </w:r>
      <w:r w:rsidRPr="00193049">
        <w:rPr>
          <w:rFonts w:cs="Times New Roman" w:hint="eastAsia"/>
          <w:rPrChange w:id="2430" w:author="zhouyou" w:date="2025-04-18T16:48:00Z">
            <w:rPr>
              <w:rFonts w:hint="eastAsia"/>
            </w:rPr>
          </w:rPrChange>
        </w:rPr>
        <w:t>变为可计算的。相较于迭代式的</w:t>
      </w:r>
      <w:r w:rsidRPr="00193049">
        <w:rPr>
          <w:rFonts w:cs="Times New Roman"/>
          <w:rPrChange w:id="2431" w:author="zhouyou" w:date="2025-04-18T16:48:00Z">
            <w:rPr/>
          </w:rPrChange>
        </w:rPr>
        <w:t>key</w:t>
      </w:r>
      <w:r w:rsidRPr="00193049">
        <w:rPr>
          <w:rFonts w:cs="Times New Roman" w:hint="eastAsia"/>
          <w:rPrChange w:id="2432" w:author="zhouyou" w:date="2025-04-18T16:48:00Z">
            <w:rPr>
              <w:rFonts w:hint="eastAsia"/>
            </w:rPr>
          </w:rPrChange>
        </w:rPr>
        <w:t>需要遍历路径中的每个组件，通</w:t>
      </w:r>
      <w:proofErr w:type="gramStart"/>
      <w:r w:rsidRPr="00193049">
        <w:rPr>
          <w:rFonts w:cs="Times New Roman" w:hint="eastAsia"/>
          <w:rPrChange w:id="2433" w:author="zhouyou" w:date="2025-04-18T16:48:00Z">
            <w:rPr>
              <w:rFonts w:hint="eastAsia"/>
            </w:rPr>
          </w:rPrChange>
        </w:rPr>
        <w:t>过访存来获取</w:t>
      </w:r>
      <w:proofErr w:type="gramEnd"/>
      <w:r w:rsidRPr="00193049">
        <w:rPr>
          <w:rFonts w:cs="Times New Roman" w:hint="eastAsia"/>
          <w:rPrChange w:id="2434" w:author="zhouyou" w:date="2025-04-18T16:48:00Z">
            <w:rPr>
              <w:rFonts w:hint="eastAsia"/>
            </w:rPr>
          </w:rPrChange>
        </w:rPr>
        <w:t>组件</w:t>
      </w:r>
      <w:r w:rsidRPr="00193049">
        <w:rPr>
          <w:rFonts w:cs="Times New Roman"/>
          <w:rPrChange w:id="2435" w:author="zhouyou" w:date="2025-04-18T16:48:00Z">
            <w:rPr/>
          </w:rPrChange>
        </w:rPr>
        <w:t>id</w:t>
      </w:r>
      <w:r w:rsidRPr="00193049">
        <w:rPr>
          <w:rFonts w:cs="Times New Roman" w:hint="eastAsia"/>
          <w:rPrChange w:id="2436" w:author="zhouyou" w:date="2025-04-18T16:48:00Z">
            <w:rPr>
              <w:rFonts w:hint="eastAsia"/>
            </w:rPr>
          </w:rPrChange>
        </w:rPr>
        <w:t>，计算的速度是高于访存的，这可以使得元数据访问效率得到提高。此外，通过</w:t>
      </w:r>
      <w:r w:rsidRPr="00193049">
        <w:rPr>
          <w:rFonts w:cs="Times New Roman"/>
          <w:rPrChange w:id="2437" w:author="zhouyou" w:date="2025-04-18T16:48:00Z">
            <w:rPr/>
          </w:rPrChange>
        </w:rPr>
        <w:t>hash</w:t>
      </w:r>
      <w:r w:rsidRPr="00193049">
        <w:rPr>
          <w:rFonts w:cs="Times New Roman" w:hint="eastAsia"/>
          <w:rPrChange w:id="2438" w:author="zhouyou" w:date="2025-04-18T16:48:00Z">
            <w:rPr>
              <w:rFonts w:hint="eastAsia"/>
            </w:rPr>
          </w:rPrChange>
        </w:rPr>
        <w:t>的方式，相同的段会被映射为相同的定长字符串，使得被隐式包含的层级结构仍然得以保留。最终</w:t>
      </w:r>
      <w:r w:rsidRPr="00193049">
        <w:rPr>
          <w:rFonts w:cs="Times New Roman"/>
          <w:rPrChange w:id="2439" w:author="zhouyou" w:date="2025-04-18T16:48:00Z">
            <w:rPr/>
          </w:rPrChange>
        </w:rPr>
        <w:t xml:space="preserve">key </w:t>
      </w:r>
      <w:r w:rsidRPr="00193049">
        <w:rPr>
          <w:rFonts w:cs="Times New Roman" w:hint="eastAsia"/>
          <w:rPrChange w:id="2440" w:author="zhouyou" w:date="2025-04-18T16:48:00Z">
            <w:rPr>
              <w:rFonts w:hint="eastAsia"/>
            </w:rPr>
          </w:rPrChange>
        </w:rPr>
        <w:t>为所有段</w:t>
      </w:r>
      <w:r w:rsidRPr="00193049">
        <w:rPr>
          <w:rFonts w:cs="Times New Roman"/>
          <w:rPrChange w:id="2441" w:author="zhouyou" w:date="2025-04-18T16:48:00Z">
            <w:rPr/>
          </w:rPrChange>
        </w:rPr>
        <w:t>hash</w:t>
      </w:r>
      <w:r w:rsidRPr="00193049">
        <w:rPr>
          <w:rFonts w:cs="Times New Roman" w:hint="eastAsia"/>
          <w:rPrChange w:id="2442" w:author="zhouyou" w:date="2025-04-18T16:48:00Z">
            <w:rPr>
              <w:rFonts w:hint="eastAsia"/>
            </w:rPr>
          </w:rPrChange>
        </w:rPr>
        <w:t>值按原本顺序的拼接。</w:t>
      </w:r>
    </w:p>
    <w:p w14:paraId="2C067AB6" w14:textId="77777777" w:rsidR="00677DB3" w:rsidRPr="00193049" w:rsidRDefault="003101FD">
      <w:pPr>
        <w:ind w:firstLine="560"/>
        <w:jc w:val="both"/>
        <w:rPr>
          <w:rFonts w:cs="Times New Roman"/>
          <w:color w:val="000000" w:themeColor="text1"/>
          <w:rPrChange w:id="2443" w:author="zhouyou" w:date="2025-04-18T16:48:00Z">
            <w:rPr>
              <w:color w:val="000000" w:themeColor="text1"/>
            </w:rPr>
          </w:rPrChange>
        </w:rPr>
        <w:pPrChange w:id="2444" w:author="zhouyou" w:date="2025-04-18T16:45:00Z">
          <w:pPr>
            <w:ind w:firstLine="560"/>
          </w:pPr>
        </w:pPrChange>
      </w:pPr>
      <w:r w:rsidRPr="00193049">
        <w:rPr>
          <w:rFonts w:cs="Times New Roman" w:hint="eastAsia"/>
          <w:color w:val="000000" w:themeColor="text1"/>
          <w:rPrChange w:id="2445" w:author="zhouyou" w:date="2025-04-18T16:48:00Z">
            <w:rPr>
              <w:rFonts w:hint="eastAsia"/>
              <w:color w:val="000000" w:themeColor="text1"/>
            </w:rPr>
          </w:rPrChange>
        </w:rPr>
        <w:t>针对本课题需求的万亿文件命名空间，拟使用哈希生成的</w:t>
      </w:r>
      <w:r w:rsidRPr="00193049">
        <w:rPr>
          <w:rFonts w:cs="Times New Roman"/>
          <w:color w:val="000000" w:themeColor="text1"/>
          <w:rPrChange w:id="2446" w:author="zhouyou" w:date="2025-04-18T16:48:00Z">
            <w:rPr>
              <w:color w:val="000000" w:themeColor="text1"/>
            </w:rPr>
          </w:rPrChange>
        </w:rPr>
        <w:t>24</w:t>
      </w:r>
      <w:proofErr w:type="gramStart"/>
      <w:r w:rsidRPr="00193049">
        <w:rPr>
          <w:rFonts w:cs="Times New Roman" w:hint="eastAsia"/>
          <w:color w:val="000000" w:themeColor="text1"/>
          <w:rPrChange w:id="2447" w:author="zhouyou" w:date="2025-04-18T16:48:00Z">
            <w:rPr>
              <w:rFonts w:hint="eastAsia"/>
              <w:color w:val="000000" w:themeColor="text1"/>
            </w:rPr>
          </w:rPrChange>
        </w:rPr>
        <w:t>字节短键来最小化键的</w:t>
      </w:r>
      <w:proofErr w:type="gramEnd"/>
      <w:r w:rsidRPr="00193049">
        <w:rPr>
          <w:rFonts w:cs="Times New Roman" w:hint="eastAsia"/>
          <w:color w:val="000000" w:themeColor="text1"/>
          <w:rPrChange w:id="2448" w:author="zhouyou" w:date="2025-04-18T16:48:00Z">
            <w:rPr>
              <w:rFonts w:hint="eastAsia"/>
              <w:color w:val="000000" w:themeColor="text1"/>
            </w:rPr>
          </w:rPrChange>
        </w:rPr>
        <w:t>长度，从而减少内存消耗。键由用户</w:t>
      </w:r>
      <w:r w:rsidRPr="00193049">
        <w:rPr>
          <w:rFonts w:cs="Times New Roman"/>
          <w:color w:val="000000" w:themeColor="text1"/>
          <w:rPrChange w:id="2449" w:author="zhouyou" w:date="2025-04-18T16:48:00Z">
            <w:rPr>
              <w:color w:val="000000" w:themeColor="text1"/>
            </w:rPr>
          </w:rPrChange>
        </w:rPr>
        <w:t>ID</w:t>
      </w:r>
      <w:r w:rsidRPr="00193049">
        <w:rPr>
          <w:rFonts w:cs="Times New Roman" w:hint="eastAsia"/>
          <w:color w:val="000000" w:themeColor="text1"/>
          <w:rPrChange w:id="2450" w:author="zhouyou" w:date="2025-04-18T16:48:00Z">
            <w:rPr>
              <w:rFonts w:hint="eastAsia"/>
              <w:color w:val="000000" w:themeColor="text1"/>
            </w:rPr>
          </w:rPrChange>
        </w:rPr>
        <w:t>、命名空间</w:t>
      </w:r>
      <w:r w:rsidRPr="00193049">
        <w:rPr>
          <w:rFonts w:cs="Times New Roman"/>
          <w:color w:val="000000" w:themeColor="text1"/>
          <w:rPrChange w:id="2451" w:author="zhouyou" w:date="2025-04-18T16:48:00Z">
            <w:rPr>
              <w:color w:val="000000" w:themeColor="text1"/>
            </w:rPr>
          </w:rPrChange>
        </w:rPr>
        <w:t>ID</w:t>
      </w:r>
      <w:r w:rsidRPr="00193049">
        <w:rPr>
          <w:rFonts w:cs="Times New Roman" w:hint="eastAsia"/>
          <w:color w:val="000000" w:themeColor="text1"/>
          <w:rPrChange w:id="2452" w:author="zhouyou" w:date="2025-04-18T16:48:00Z">
            <w:rPr>
              <w:rFonts w:hint="eastAsia"/>
              <w:color w:val="000000" w:themeColor="text1"/>
            </w:rPr>
          </w:rPrChange>
        </w:rPr>
        <w:t>、父目录路径的哈希值和文件名的哈希值组成。通过一次路径解析，系统能够高效地进行文件检索，并通过减少冗余的父子目录链接信息，节省了大量内存。</w:t>
      </w:r>
    </w:p>
    <w:p w14:paraId="0F9E618D" w14:textId="77777777" w:rsidR="00677DB3" w:rsidRPr="00193049" w:rsidRDefault="003101FD">
      <w:pPr>
        <w:ind w:firstLine="560"/>
        <w:jc w:val="both"/>
        <w:rPr>
          <w:rFonts w:cs="Times New Roman"/>
          <w:color w:val="000000" w:themeColor="text1"/>
          <w:rPrChange w:id="2453" w:author="zhouyou" w:date="2025-04-18T16:48:00Z">
            <w:rPr>
              <w:color w:val="000000" w:themeColor="text1"/>
            </w:rPr>
          </w:rPrChange>
        </w:rPr>
        <w:pPrChange w:id="2454" w:author="zhouyou" w:date="2025-04-18T16:45:00Z">
          <w:pPr>
            <w:ind w:firstLine="560"/>
          </w:pPr>
        </w:pPrChange>
      </w:pPr>
      <w:r w:rsidRPr="00193049">
        <w:rPr>
          <w:rFonts w:cs="Times New Roman" w:hint="eastAsia"/>
          <w:color w:val="000000" w:themeColor="text1"/>
          <w:rPrChange w:id="2455" w:author="zhouyou" w:date="2025-04-18T16:48:00Z">
            <w:rPr>
              <w:rFonts w:hint="eastAsia"/>
              <w:color w:val="000000" w:themeColor="text1"/>
            </w:rPr>
          </w:rPrChange>
        </w:rPr>
        <w:t>为了支持多个用户的多个目录</w:t>
      </w:r>
      <w:proofErr w:type="gramStart"/>
      <w:r w:rsidRPr="00193049">
        <w:rPr>
          <w:rFonts w:cs="Times New Roman" w:hint="eastAsia"/>
          <w:color w:val="000000" w:themeColor="text1"/>
          <w:rPrChange w:id="2456" w:author="zhouyou" w:date="2025-04-18T16:48:00Z">
            <w:rPr>
              <w:rFonts w:hint="eastAsia"/>
              <w:color w:val="000000" w:themeColor="text1"/>
            </w:rPr>
          </w:rPrChange>
        </w:rPr>
        <w:t>树空间</w:t>
      </w:r>
      <w:proofErr w:type="gramEnd"/>
      <w:r w:rsidRPr="00193049">
        <w:rPr>
          <w:rFonts w:cs="Times New Roman" w:hint="eastAsia"/>
          <w:color w:val="000000" w:themeColor="text1"/>
          <w:rPrChange w:id="2457" w:author="zhouyou" w:date="2025-04-18T16:48:00Z">
            <w:rPr>
              <w:rFonts w:hint="eastAsia"/>
              <w:color w:val="000000" w:themeColor="text1"/>
            </w:rPr>
          </w:rPrChange>
        </w:rPr>
        <w:t>到同一键</w:t>
      </w:r>
      <w:proofErr w:type="gramStart"/>
      <w:r w:rsidRPr="00193049">
        <w:rPr>
          <w:rFonts w:cs="Times New Roman" w:hint="eastAsia"/>
          <w:color w:val="000000" w:themeColor="text1"/>
          <w:rPrChange w:id="2458" w:author="zhouyou" w:date="2025-04-18T16:48:00Z">
            <w:rPr>
              <w:rFonts w:hint="eastAsia"/>
              <w:color w:val="000000" w:themeColor="text1"/>
            </w:rPr>
          </w:rPrChange>
        </w:rPr>
        <w:t>值空间</w:t>
      </w:r>
      <w:proofErr w:type="gramEnd"/>
      <w:r w:rsidRPr="00193049">
        <w:rPr>
          <w:rFonts w:cs="Times New Roman" w:hint="eastAsia"/>
          <w:color w:val="000000" w:themeColor="text1"/>
          <w:rPrChange w:id="2459" w:author="zhouyou" w:date="2025-04-18T16:48:00Z">
            <w:rPr>
              <w:rFonts w:hint="eastAsia"/>
              <w:color w:val="000000" w:themeColor="text1"/>
            </w:rPr>
          </w:rPrChange>
        </w:rPr>
        <w:t>的映射功能，本研究为每个用户分配</w:t>
      </w:r>
      <w:proofErr w:type="spellStart"/>
      <w:r w:rsidRPr="00193049">
        <w:rPr>
          <w:rFonts w:cs="Times New Roman"/>
          <w:color w:val="000000" w:themeColor="text1"/>
          <w:rPrChange w:id="2460" w:author="zhouyou" w:date="2025-04-18T16:48:00Z">
            <w:rPr>
              <w:color w:val="000000" w:themeColor="text1"/>
            </w:rPr>
          </w:rPrChange>
        </w:rPr>
        <w:t>uid</w:t>
      </w:r>
      <w:proofErr w:type="spellEnd"/>
      <w:r w:rsidRPr="00193049">
        <w:rPr>
          <w:rFonts w:cs="Times New Roman" w:hint="eastAsia"/>
          <w:color w:val="000000" w:themeColor="text1"/>
          <w:rPrChange w:id="2461" w:author="zhouyou" w:date="2025-04-18T16:48:00Z">
            <w:rPr>
              <w:rFonts w:hint="eastAsia"/>
              <w:color w:val="000000" w:themeColor="text1"/>
            </w:rPr>
          </w:rPrChange>
        </w:rPr>
        <w:t>，并为每个用户的不同目录</w:t>
      </w:r>
      <w:proofErr w:type="gramStart"/>
      <w:r w:rsidRPr="00193049">
        <w:rPr>
          <w:rFonts w:cs="Times New Roman" w:hint="eastAsia"/>
          <w:color w:val="000000" w:themeColor="text1"/>
          <w:rPrChange w:id="2462" w:author="zhouyou" w:date="2025-04-18T16:48:00Z">
            <w:rPr>
              <w:rFonts w:hint="eastAsia"/>
              <w:color w:val="000000" w:themeColor="text1"/>
            </w:rPr>
          </w:rPrChange>
        </w:rPr>
        <w:t>树空间</w:t>
      </w:r>
      <w:proofErr w:type="gramEnd"/>
      <w:r w:rsidRPr="00193049">
        <w:rPr>
          <w:rFonts w:cs="Times New Roman" w:hint="eastAsia"/>
          <w:color w:val="000000" w:themeColor="text1"/>
          <w:rPrChange w:id="2463" w:author="zhouyou" w:date="2025-04-18T16:48:00Z">
            <w:rPr>
              <w:rFonts w:hint="eastAsia"/>
              <w:color w:val="000000" w:themeColor="text1"/>
            </w:rPr>
          </w:rPrChange>
        </w:rPr>
        <w:t>分</w:t>
      </w:r>
      <w:r w:rsidRPr="00193049">
        <w:rPr>
          <w:rFonts w:cs="Times New Roman" w:hint="eastAsia"/>
          <w:color w:val="000000" w:themeColor="text1"/>
          <w:rPrChange w:id="2464" w:author="zhouyou" w:date="2025-04-18T16:48:00Z">
            <w:rPr>
              <w:rFonts w:hint="eastAsia"/>
              <w:color w:val="000000" w:themeColor="text1"/>
            </w:rPr>
          </w:rPrChange>
        </w:rPr>
        <w:lastRenderedPageBreak/>
        <w:t>配</w:t>
      </w:r>
      <w:proofErr w:type="spellStart"/>
      <w:r w:rsidRPr="00193049">
        <w:rPr>
          <w:rFonts w:cs="Times New Roman"/>
          <w:color w:val="000000" w:themeColor="text1"/>
          <w:rPrChange w:id="2465" w:author="zhouyou" w:date="2025-04-18T16:48:00Z">
            <w:rPr>
              <w:color w:val="000000" w:themeColor="text1"/>
            </w:rPr>
          </w:rPrChange>
        </w:rPr>
        <w:t>NSid</w:t>
      </w:r>
      <w:proofErr w:type="spellEnd"/>
      <w:r w:rsidRPr="00193049">
        <w:rPr>
          <w:rFonts w:cs="Times New Roman" w:hint="eastAsia"/>
          <w:color w:val="000000" w:themeColor="text1"/>
          <w:rPrChange w:id="2466" w:author="zhouyou" w:date="2025-04-18T16:48:00Z">
            <w:rPr>
              <w:rFonts w:hint="eastAsia"/>
              <w:color w:val="000000" w:themeColor="text1"/>
            </w:rPr>
          </w:rPrChange>
        </w:rPr>
        <w:t>。将</w:t>
      </w:r>
      <w:proofErr w:type="spellStart"/>
      <w:r w:rsidRPr="00193049">
        <w:rPr>
          <w:rFonts w:cs="Times New Roman"/>
          <w:color w:val="000000" w:themeColor="text1"/>
          <w:rPrChange w:id="2467" w:author="zhouyou" w:date="2025-04-18T16:48:00Z">
            <w:rPr>
              <w:color w:val="000000" w:themeColor="text1"/>
            </w:rPr>
          </w:rPrChange>
        </w:rPr>
        <w:t>uid</w:t>
      </w:r>
      <w:proofErr w:type="spellEnd"/>
      <w:r w:rsidRPr="00193049">
        <w:rPr>
          <w:rFonts w:cs="Times New Roman" w:hint="eastAsia"/>
          <w:color w:val="000000" w:themeColor="text1"/>
          <w:rPrChange w:id="2468" w:author="zhouyou" w:date="2025-04-18T16:48:00Z">
            <w:rPr>
              <w:rFonts w:hint="eastAsia"/>
              <w:color w:val="000000" w:themeColor="text1"/>
            </w:rPr>
          </w:rPrChange>
        </w:rPr>
        <w:t>和</w:t>
      </w:r>
      <w:proofErr w:type="spellStart"/>
      <w:r w:rsidRPr="00193049">
        <w:rPr>
          <w:rFonts w:cs="Times New Roman"/>
          <w:color w:val="000000" w:themeColor="text1"/>
          <w:rPrChange w:id="2469" w:author="zhouyou" w:date="2025-04-18T16:48:00Z">
            <w:rPr>
              <w:color w:val="000000" w:themeColor="text1"/>
            </w:rPr>
          </w:rPrChange>
        </w:rPr>
        <w:t>NSid</w:t>
      </w:r>
      <w:proofErr w:type="spellEnd"/>
      <w:r w:rsidRPr="00193049">
        <w:rPr>
          <w:rFonts w:cs="Times New Roman" w:hint="eastAsia"/>
          <w:color w:val="000000" w:themeColor="text1"/>
          <w:rPrChange w:id="2470" w:author="zhouyou" w:date="2025-04-18T16:48:00Z">
            <w:rPr>
              <w:rFonts w:hint="eastAsia"/>
              <w:color w:val="000000" w:themeColor="text1"/>
            </w:rPr>
          </w:rPrChange>
        </w:rPr>
        <w:t>作为文件在统一命名空间中文件路径的一部分从而对文件进行全局唯一的标识。</w:t>
      </w:r>
    </w:p>
    <w:p w14:paraId="4A1111FF" w14:textId="77777777" w:rsidR="00677DB3" w:rsidRPr="00193049" w:rsidRDefault="003101FD">
      <w:pPr>
        <w:ind w:firstLine="560"/>
        <w:jc w:val="both"/>
        <w:rPr>
          <w:rFonts w:cs="Times New Roman"/>
          <w:color w:val="000000" w:themeColor="text1"/>
          <w:rPrChange w:id="2471" w:author="zhouyou" w:date="2025-04-18T16:48:00Z">
            <w:rPr>
              <w:color w:val="000000" w:themeColor="text1"/>
            </w:rPr>
          </w:rPrChange>
        </w:rPr>
        <w:pPrChange w:id="2472" w:author="zhouyou" w:date="2025-04-18T16:45:00Z">
          <w:pPr>
            <w:ind w:firstLine="560"/>
          </w:pPr>
        </w:pPrChange>
      </w:pPr>
      <w:r w:rsidRPr="00193049">
        <w:rPr>
          <w:rFonts w:cs="Times New Roman" w:hint="eastAsia"/>
          <w:color w:val="000000" w:themeColor="text1"/>
          <w:rPrChange w:id="2473" w:author="zhouyou" w:date="2025-04-18T16:48:00Z">
            <w:rPr>
              <w:rFonts w:hint="eastAsia"/>
              <w:color w:val="000000" w:themeColor="text1"/>
            </w:rPr>
          </w:rPrChange>
        </w:rPr>
        <w:t>基于文件在统一命名空间中的路径组成，为了实现元数据访问效率高的、键长更短的键，本研究提出了变长路径的定长短键（</w:t>
      </w:r>
      <w:r w:rsidRPr="00193049">
        <w:rPr>
          <w:rFonts w:cs="Times New Roman"/>
          <w:color w:val="000000" w:themeColor="text1"/>
          <w:rPrChange w:id="2474" w:author="zhouyou" w:date="2025-04-18T16:48:00Z">
            <w:rPr>
              <w:color w:val="000000" w:themeColor="text1"/>
            </w:rPr>
          </w:rPrChange>
        </w:rPr>
        <w:t>Short-one-shot key</w:t>
      </w:r>
      <w:r w:rsidRPr="00193049">
        <w:rPr>
          <w:rFonts w:cs="Times New Roman" w:hint="eastAsia"/>
          <w:color w:val="000000" w:themeColor="text1"/>
          <w:rPrChange w:id="2475" w:author="zhouyou" w:date="2025-04-18T16:48:00Z">
            <w:rPr>
              <w:rFonts w:hint="eastAsia"/>
              <w:color w:val="000000" w:themeColor="text1"/>
            </w:rPr>
          </w:rPrChange>
        </w:rPr>
        <w:t>）</w:t>
      </w:r>
      <w:r w:rsidRPr="00193049">
        <w:rPr>
          <w:rFonts w:cs="Times New Roman"/>
          <w:color w:val="000000" w:themeColor="text1"/>
          <w:rPrChange w:id="2476" w:author="zhouyou" w:date="2025-04-18T16:48:00Z">
            <w:rPr>
              <w:color w:val="000000" w:themeColor="text1"/>
            </w:rPr>
          </w:rPrChange>
        </w:rPr>
        <w:t>——n = 4</w:t>
      </w:r>
      <w:r w:rsidRPr="00193049">
        <w:rPr>
          <w:rFonts w:cs="Times New Roman" w:hint="eastAsia"/>
          <w:color w:val="000000" w:themeColor="text1"/>
          <w:rPrChange w:id="2477" w:author="zhouyou" w:date="2025-04-18T16:48:00Z">
            <w:rPr>
              <w:rFonts w:hint="eastAsia"/>
              <w:color w:val="000000" w:themeColor="text1"/>
            </w:rPr>
          </w:rPrChange>
        </w:rPr>
        <w:t>，</w:t>
      </w:r>
      <w:r w:rsidRPr="00193049">
        <w:rPr>
          <w:rFonts w:cs="Times New Roman"/>
          <w:color w:val="000000" w:themeColor="text1"/>
          <w:rPrChange w:id="2478" w:author="zhouyou" w:date="2025-04-18T16:48:00Z">
            <w:rPr>
              <w:color w:val="000000" w:themeColor="text1"/>
            </w:rPr>
          </w:rPrChange>
        </w:rPr>
        <w:t>L</w:t>
      </w:r>
      <w:r w:rsidRPr="00193049">
        <w:rPr>
          <w:rFonts w:cs="Times New Roman"/>
          <w:color w:val="000000" w:themeColor="text1"/>
          <w:vertAlign w:val="subscript"/>
          <w:rPrChange w:id="2479" w:author="zhouyou" w:date="2025-04-18T16:48:00Z">
            <w:rPr>
              <w:color w:val="000000" w:themeColor="text1"/>
              <w:vertAlign w:val="subscript"/>
            </w:rPr>
          </w:rPrChange>
        </w:rPr>
        <w:t>1</w:t>
      </w:r>
      <w:r w:rsidRPr="00193049">
        <w:rPr>
          <w:rFonts w:cs="Times New Roman"/>
          <w:color w:val="000000" w:themeColor="text1"/>
          <w:rPrChange w:id="2480" w:author="zhouyou" w:date="2025-04-18T16:48:00Z">
            <w:rPr>
              <w:color w:val="000000" w:themeColor="text1"/>
            </w:rPr>
          </w:rPrChange>
        </w:rPr>
        <w:t xml:space="preserve"> = 1</w:t>
      </w:r>
      <w:r w:rsidRPr="00193049">
        <w:rPr>
          <w:rFonts w:cs="Times New Roman" w:hint="eastAsia"/>
          <w:color w:val="000000" w:themeColor="text1"/>
          <w:rPrChange w:id="2481" w:author="zhouyou" w:date="2025-04-18T16:48:00Z">
            <w:rPr>
              <w:rFonts w:hint="eastAsia"/>
              <w:color w:val="000000" w:themeColor="text1"/>
            </w:rPr>
          </w:rPrChange>
        </w:rPr>
        <w:t>，</w:t>
      </w:r>
      <w:r w:rsidRPr="00193049">
        <w:rPr>
          <w:rFonts w:cs="Times New Roman"/>
          <w:color w:val="000000" w:themeColor="text1"/>
          <w:rPrChange w:id="2482" w:author="zhouyou" w:date="2025-04-18T16:48:00Z">
            <w:rPr>
              <w:color w:val="000000" w:themeColor="text1"/>
            </w:rPr>
          </w:rPrChange>
        </w:rPr>
        <w:t>L</w:t>
      </w:r>
      <w:r w:rsidRPr="00193049">
        <w:rPr>
          <w:rFonts w:cs="Times New Roman"/>
          <w:color w:val="000000" w:themeColor="text1"/>
          <w:vertAlign w:val="subscript"/>
          <w:rPrChange w:id="2483" w:author="zhouyou" w:date="2025-04-18T16:48:00Z">
            <w:rPr>
              <w:color w:val="000000" w:themeColor="text1"/>
              <w:vertAlign w:val="subscript"/>
            </w:rPr>
          </w:rPrChange>
        </w:rPr>
        <w:t>2</w:t>
      </w:r>
      <w:r w:rsidRPr="00193049">
        <w:rPr>
          <w:rFonts w:cs="Times New Roman"/>
          <w:color w:val="000000" w:themeColor="text1"/>
          <w:rPrChange w:id="2484" w:author="zhouyou" w:date="2025-04-18T16:48:00Z">
            <w:rPr>
              <w:color w:val="000000" w:themeColor="text1"/>
            </w:rPr>
          </w:rPrChange>
        </w:rPr>
        <w:t xml:space="preserve"> = 1</w:t>
      </w:r>
      <w:r w:rsidRPr="00193049">
        <w:rPr>
          <w:rFonts w:cs="Times New Roman" w:hint="eastAsia"/>
          <w:color w:val="000000" w:themeColor="text1"/>
          <w:rPrChange w:id="2485" w:author="zhouyou" w:date="2025-04-18T16:48:00Z">
            <w:rPr>
              <w:rFonts w:hint="eastAsia"/>
              <w:color w:val="000000" w:themeColor="text1"/>
            </w:rPr>
          </w:rPrChange>
        </w:rPr>
        <w:t>，</w:t>
      </w:r>
      <w:r w:rsidRPr="00193049">
        <w:rPr>
          <w:rFonts w:cs="Times New Roman"/>
          <w:color w:val="000000" w:themeColor="text1"/>
          <w:rPrChange w:id="2486" w:author="zhouyou" w:date="2025-04-18T16:48:00Z">
            <w:rPr>
              <w:color w:val="000000" w:themeColor="text1"/>
            </w:rPr>
          </w:rPrChange>
        </w:rPr>
        <w:t>L</w:t>
      </w:r>
      <w:r w:rsidRPr="00193049">
        <w:rPr>
          <w:rFonts w:cs="Times New Roman"/>
          <w:color w:val="000000" w:themeColor="text1"/>
          <w:vertAlign w:val="subscript"/>
          <w:rPrChange w:id="2487" w:author="zhouyou" w:date="2025-04-18T16:48:00Z">
            <w:rPr>
              <w:color w:val="000000" w:themeColor="text1"/>
              <w:vertAlign w:val="subscript"/>
            </w:rPr>
          </w:rPrChange>
        </w:rPr>
        <w:t>n</w:t>
      </w:r>
      <w:r w:rsidRPr="00193049">
        <w:rPr>
          <w:rFonts w:cs="Times New Roman"/>
          <w:color w:val="000000" w:themeColor="text1"/>
          <w:rPrChange w:id="2488" w:author="zhouyou" w:date="2025-04-18T16:48:00Z">
            <w:rPr>
              <w:color w:val="000000" w:themeColor="text1"/>
            </w:rPr>
          </w:rPrChange>
        </w:rPr>
        <w:t xml:space="preserve"> = 1</w:t>
      </w:r>
      <w:r w:rsidRPr="00193049">
        <w:rPr>
          <w:rFonts w:cs="Times New Roman" w:hint="eastAsia"/>
          <w:color w:val="000000" w:themeColor="text1"/>
          <w:rPrChange w:id="2489" w:author="zhouyou" w:date="2025-04-18T16:48:00Z">
            <w:rPr>
              <w:rFonts w:hint="eastAsia"/>
              <w:color w:val="000000" w:themeColor="text1"/>
            </w:rPr>
          </w:rPrChange>
        </w:rPr>
        <w:t>，其数据结构如</w:t>
      </w:r>
      <w:r w:rsidRPr="00885D23">
        <w:rPr>
          <w:rFonts w:cs="Times New Roman"/>
          <w:color w:val="000000" w:themeColor="text1"/>
        </w:rPr>
        <w:fldChar w:fldCharType="begin"/>
      </w:r>
      <w:r w:rsidRPr="00193049">
        <w:rPr>
          <w:rFonts w:cs="Times New Roman"/>
          <w:color w:val="000000" w:themeColor="text1"/>
          <w:rPrChange w:id="2490" w:author="zhouyou" w:date="2025-04-18T16:48:00Z">
            <w:rPr>
              <w:color w:val="000000" w:themeColor="text1"/>
            </w:rPr>
          </w:rPrChange>
        </w:rPr>
        <w:instrText xml:space="preserve"> REF _Ref194150877 \h  \* MERGEFORMAT </w:instrText>
      </w:r>
      <w:r w:rsidRPr="00193049">
        <w:rPr>
          <w:rFonts w:cs="Times New Roman"/>
          <w:color w:val="000000" w:themeColor="text1"/>
          <w:rPrChange w:id="2491" w:author="zhouyou" w:date="2025-04-18T16:48:00Z">
            <w:rPr>
              <w:rFonts w:cs="Times New Roman"/>
              <w:color w:val="000000" w:themeColor="text1"/>
            </w:rPr>
          </w:rPrChange>
        </w:rPr>
      </w:r>
      <w:r w:rsidRPr="00193049">
        <w:rPr>
          <w:rFonts w:cs="Times New Roman"/>
          <w:color w:val="000000" w:themeColor="text1"/>
          <w:rPrChange w:id="2492" w:author="zhouyou" w:date="2025-04-18T16:48:00Z">
            <w:rPr>
              <w:color w:val="000000" w:themeColor="text1"/>
            </w:rPr>
          </w:rPrChange>
        </w:rPr>
        <w:fldChar w:fldCharType="separate"/>
      </w:r>
      <w:r w:rsidRPr="00885D23">
        <w:rPr>
          <w:rFonts w:cs="Times New Roman" w:hint="eastAsia"/>
          <w:color w:val="000000" w:themeColor="text1"/>
        </w:rPr>
        <w:t>表</w:t>
      </w:r>
      <w:r w:rsidRPr="00885D23">
        <w:rPr>
          <w:rFonts w:cs="Times New Roman"/>
          <w:color w:val="000000" w:themeColor="text1"/>
        </w:rPr>
        <w:t>3.2</w:t>
      </w:r>
      <w:r w:rsidRPr="00885D23">
        <w:rPr>
          <w:rFonts w:cs="Times New Roman"/>
          <w:color w:val="000000" w:themeColor="text1"/>
        </w:rPr>
        <w:fldChar w:fldCharType="end"/>
      </w:r>
      <w:r w:rsidRPr="00885D23">
        <w:rPr>
          <w:rFonts w:cs="Times New Roman" w:hint="eastAsia"/>
          <w:color w:val="000000" w:themeColor="text1"/>
        </w:rPr>
        <w:t>所示，键由三个字段组成分别是用户</w:t>
      </w:r>
      <w:r w:rsidRPr="00885D23">
        <w:rPr>
          <w:rFonts w:cs="Times New Roman"/>
          <w:color w:val="000000" w:themeColor="text1"/>
        </w:rPr>
        <w:t>ID</w:t>
      </w:r>
      <w:r w:rsidRPr="00885D23">
        <w:rPr>
          <w:rFonts w:cs="Times New Roman" w:hint="eastAsia"/>
          <w:color w:val="000000" w:themeColor="text1"/>
        </w:rPr>
        <w:t>、文件父目录路径的</w:t>
      </w:r>
      <w:r w:rsidRPr="00885D23">
        <w:rPr>
          <w:rFonts w:cs="Times New Roman"/>
          <w:color w:val="000000" w:themeColor="text1"/>
        </w:rPr>
        <w:t>hash</w:t>
      </w:r>
      <w:r w:rsidRPr="00885D23">
        <w:rPr>
          <w:rFonts w:cs="Times New Roman" w:hint="eastAsia"/>
          <w:color w:val="000000" w:themeColor="text1"/>
        </w:rPr>
        <w:t>值以及文件名</w:t>
      </w:r>
      <w:r w:rsidRPr="00193049">
        <w:rPr>
          <w:rFonts w:cs="Times New Roman"/>
          <w:color w:val="000000" w:themeColor="text1"/>
          <w:rPrChange w:id="2493" w:author="zhouyou" w:date="2025-04-18T16:48:00Z">
            <w:rPr>
              <w:color w:val="000000" w:themeColor="text1"/>
            </w:rPr>
          </w:rPrChange>
        </w:rPr>
        <w:t>hash</w:t>
      </w:r>
      <w:r w:rsidRPr="00193049">
        <w:rPr>
          <w:rFonts w:cs="Times New Roman" w:hint="eastAsia"/>
          <w:color w:val="000000" w:themeColor="text1"/>
          <w:rPrChange w:id="2494" w:author="zhouyou" w:date="2025-04-18T16:48:00Z">
            <w:rPr>
              <w:rFonts w:hint="eastAsia"/>
              <w:color w:val="000000" w:themeColor="text1"/>
            </w:rPr>
          </w:rPrChange>
        </w:rPr>
        <w:t>值。</w:t>
      </w:r>
    </w:p>
    <w:p w14:paraId="0BEC512F" w14:textId="78467808" w:rsidR="00677DB3" w:rsidRPr="00193049" w:rsidRDefault="003101FD">
      <w:pPr>
        <w:pStyle w:val="af3"/>
        <w:ind w:firstLine="480"/>
        <w:rPr>
          <w:rFonts w:cs="Times New Roman"/>
          <w:rPrChange w:id="2495" w:author="zhouyou" w:date="2025-04-18T16:48:00Z">
            <w:rPr>
              <w:rFonts w:ascii="仿宋" w:hAnsi="仿宋"/>
            </w:rPr>
          </w:rPrChange>
        </w:rPr>
      </w:pPr>
      <w:bookmarkStart w:id="2496" w:name="_Ref194150877"/>
      <w:bookmarkStart w:id="2497" w:name="_Toc180487908"/>
      <w:bookmarkStart w:id="2498" w:name="_Ref194150873"/>
      <w:r w:rsidRPr="00193049">
        <w:rPr>
          <w:rFonts w:cs="Times New Roman" w:hint="eastAsia"/>
          <w:rPrChange w:id="2499" w:author="zhouyou" w:date="2025-04-18T16:48:00Z">
            <w:rPr>
              <w:rFonts w:ascii="仿宋" w:hAnsi="仿宋" w:hint="eastAsia"/>
            </w:rPr>
          </w:rPrChange>
        </w:rPr>
        <w:t>表</w:t>
      </w:r>
      <w:r w:rsidRPr="00193049">
        <w:rPr>
          <w:rFonts w:cs="Times New Roman"/>
          <w:rPrChange w:id="2500" w:author="zhouyou" w:date="2025-04-18T16:48:00Z">
            <w:rPr>
              <w:rFonts w:ascii="仿宋" w:hAnsi="仿宋"/>
            </w:rPr>
          </w:rPrChange>
        </w:rPr>
        <w:t>3.</w:t>
      </w:r>
      <w:r w:rsidRPr="00193049">
        <w:rPr>
          <w:rFonts w:cs="Times New Roman"/>
          <w:rPrChange w:id="2501" w:author="zhouyou" w:date="2025-04-18T16:48:00Z">
            <w:rPr>
              <w:rFonts w:ascii="仿宋" w:hAnsi="仿宋"/>
            </w:rPr>
          </w:rPrChange>
        </w:rPr>
        <w:fldChar w:fldCharType="begin"/>
      </w:r>
      <w:r w:rsidRPr="00193049">
        <w:rPr>
          <w:rFonts w:cs="Times New Roman"/>
          <w:rPrChange w:id="2502" w:author="zhouyou" w:date="2025-04-18T16:48:00Z">
            <w:rPr>
              <w:rFonts w:ascii="仿宋" w:hAnsi="仿宋"/>
            </w:rPr>
          </w:rPrChange>
        </w:rPr>
        <w:instrText xml:space="preserve"> SEQ </w:instrText>
      </w:r>
      <w:r w:rsidRPr="00193049">
        <w:rPr>
          <w:rFonts w:cs="Times New Roman" w:hint="eastAsia"/>
          <w:rPrChange w:id="2503" w:author="zhouyou" w:date="2025-04-18T16:48:00Z">
            <w:rPr>
              <w:rFonts w:ascii="仿宋" w:hAnsi="仿宋" w:hint="eastAsia"/>
            </w:rPr>
          </w:rPrChange>
        </w:rPr>
        <w:instrText>表</w:instrText>
      </w:r>
      <w:r w:rsidRPr="00193049">
        <w:rPr>
          <w:rFonts w:cs="Times New Roman"/>
          <w:rPrChange w:id="2504" w:author="zhouyou" w:date="2025-04-18T16:48:00Z">
            <w:rPr>
              <w:rFonts w:ascii="仿宋" w:hAnsi="仿宋"/>
            </w:rPr>
          </w:rPrChange>
        </w:rPr>
        <w:instrText xml:space="preserve">3. \* ARABIC </w:instrText>
      </w:r>
      <w:r w:rsidRPr="00193049">
        <w:rPr>
          <w:rFonts w:cs="Times New Roman"/>
          <w:rPrChange w:id="2505" w:author="zhouyou" w:date="2025-04-18T16:48:00Z">
            <w:rPr>
              <w:rFonts w:ascii="仿宋" w:hAnsi="仿宋"/>
            </w:rPr>
          </w:rPrChange>
        </w:rPr>
        <w:fldChar w:fldCharType="separate"/>
      </w:r>
      <w:r w:rsidRPr="00193049">
        <w:rPr>
          <w:rFonts w:cs="Times New Roman"/>
          <w:rPrChange w:id="2506" w:author="zhouyou" w:date="2025-04-18T16:48:00Z">
            <w:rPr>
              <w:rFonts w:ascii="仿宋" w:hAnsi="仿宋"/>
            </w:rPr>
          </w:rPrChange>
        </w:rPr>
        <w:t>2</w:t>
      </w:r>
      <w:r w:rsidRPr="00193049">
        <w:rPr>
          <w:rFonts w:cs="Times New Roman"/>
          <w:rPrChange w:id="2507" w:author="zhouyou" w:date="2025-04-18T16:48:00Z">
            <w:rPr>
              <w:rFonts w:ascii="仿宋" w:hAnsi="仿宋"/>
            </w:rPr>
          </w:rPrChange>
        </w:rPr>
        <w:fldChar w:fldCharType="end"/>
      </w:r>
      <w:bookmarkEnd w:id="2496"/>
      <w:r w:rsidRPr="00193049">
        <w:rPr>
          <w:rFonts w:cs="Times New Roman"/>
          <w:rPrChange w:id="2508" w:author="zhouyou" w:date="2025-04-18T16:48:00Z">
            <w:rPr>
              <w:rFonts w:ascii="仿宋" w:hAnsi="仿宋"/>
            </w:rPr>
          </w:rPrChange>
        </w:rPr>
        <w:t xml:space="preserve"> Short-one-shot</w:t>
      </w:r>
      <w:proofErr w:type="gramStart"/>
      <w:r w:rsidRPr="00193049">
        <w:rPr>
          <w:rFonts w:cs="Times New Roman" w:hint="eastAsia"/>
          <w:rPrChange w:id="2509" w:author="zhouyou" w:date="2025-04-18T16:48:00Z">
            <w:rPr>
              <w:rFonts w:ascii="仿宋" w:hAnsi="仿宋" w:hint="eastAsia"/>
            </w:rPr>
          </w:rPrChange>
        </w:rPr>
        <w:t>键关键</w:t>
      </w:r>
      <w:proofErr w:type="gramEnd"/>
      <w:r w:rsidRPr="00193049">
        <w:rPr>
          <w:rFonts w:cs="Times New Roman" w:hint="eastAsia"/>
          <w:rPrChange w:id="2510" w:author="zhouyou" w:date="2025-04-18T16:48:00Z">
            <w:rPr>
              <w:rFonts w:ascii="仿宋" w:hAnsi="仿宋" w:hint="eastAsia"/>
            </w:rPr>
          </w:rPrChange>
        </w:rPr>
        <w:t>字段</w:t>
      </w:r>
      <w:bookmarkEnd w:id="2497"/>
      <w:bookmarkEnd w:id="2498"/>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8"/>
        <w:gridCol w:w="3054"/>
        <w:gridCol w:w="3872"/>
      </w:tblGrid>
      <w:tr w:rsidR="00677DB3" w:rsidRPr="00193049" w14:paraId="146BD759" w14:textId="77777777">
        <w:tc>
          <w:tcPr>
            <w:tcW w:w="1438" w:type="dxa"/>
            <w:tcBorders>
              <w:top w:val="single" w:sz="12" w:space="0" w:color="auto"/>
              <w:left w:val="nil"/>
              <w:bottom w:val="single" w:sz="8" w:space="0" w:color="auto"/>
              <w:right w:val="nil"/>
            </w:tcBorders>
            <w:vAlign w:val="center"/>
            <w:hideMark/>
          </w:tcPr>
          <w:p w14:paraId="03F340FC" w14:textId="77777777" w:rsidR="00677DB3" w:rsidRPr="00193049" w:rsidRDefault="003101FD">
            <w:pPr>
              <w:ind w:firstLineChars="0" w:firstLine="0"/>
              <w:jc w:val="center"/>
              <w:rPr>
                <w:rFonts w:cs="Times New Roman"/>
                <w:b/>
                <w:bCs/>
                <w:sz w:val="24"/>
                <w:szCs w:val="24"/>
                <w:rPrChange w:id="2511" w:author="zhouyou" w:date="2025-04-18T16:48:00Z">
                  <w:rPr>
                    <w:rFonts w:ascii="仿宋" w:hAnsi="仿宋"/>
                    <w:b/>
                    <w:bCs/>
                    <w:sz w:val="24"/>
                    <w:szCs w:val="24"/>
                  </w:rPr>
                </w:rPrChange>
              </w:rPr>
            </w:pPr>
            <w:r w:rsidRPr="00193049">
              <w:rPr>
                <w:rFonts w:cs="Times New Roman" w:hint="eastAsia"/>
                <w:b/>
                <w:bCs/>
                <w:sz w:val="24"/>
                <w:szCs w:val="24"/>
                <w:rPrChange w:id="2512" w:author="zhouyou" w:date="2025-04-18T16:48:00Z">
                  <w:rPr>
                    <w:rFonts w:ascii="仿宋" w:hAnsi="仿宋" w:hint="eastAsia"/>
                    <w:b/>
                    <w:bCs/>
                    <w:sz w:val="24"/>
                    <w:szCs w:val="24"/>
                  </w:rPr>
                </w:rPrChange>
              </w:rPr>
              <w:t>字段</w:t>
            </w:r>
          </w:p>
        </w:tc>
        <w:tc>
          <w:tcPr>
            <w:tcW w:w="3054" w:type="dxa"/>
            <w:tcBorders>
              <w:top w:val="single" w:sz="12" w:space="0" w:color="auto"/>
              <w:left w:val="nil"/>
              <w:bottom w:val="single" w:sz="8" w:space="0" w:color="auto"/>
              <w:right w:val="nil"/>
            </w:tcBorders>
            <w:vAlign w:val="center"/>
            <w:hideMark/>
          </w:tcPr>
          <w:p w14:paraId="2610ACE9" w14:textId="77777777" w:rsidR="00677DB3" w:rsidRPr="00193049" w:rsidRDefault="003101FD">
            <w:pPr>
              <w:ind w:firstLineChars="0" w:firstLine="0"/>
              <w:jc w:val="center"/>
              <w:rPr>
                <w:rFonts w:cs="Times New Roman"/>
                <w:b/>
                <w:bCs/>
                <w:sz w:val="24"/>
                <w:szCs w:val="24"/>
                <w:rPrChange w:id="2513" w:author="zhouyou" w:date="2025-04-18T16:48:00Z">
                  <w:rPr>
                    <w:rFonts w:ascii="仿宋" w:hAnsi="仿宋"/>
                    <w:b/>
                    <w:bCs/>
                    <w:sz w:val="24"/>
                    <w:szCs w:val="24"/>
                  </w:rPr>
                </w:rPrChange>
              </w:rPr>
            </w:pPr>
            <w:r w:rsidRPr="00193049">
              <w:rPr>
                <w:rFonts w:cs="Times New Roman" w:hint="eastAsia"/>
                <w:b/>
                <w:bCs/>
                <w:sz w:val="24"/>
                <w:szCs w:val="24"/>
                <w:rPrChange w:id="2514" w:author="zhouyou" w:date="2025-04-18T16:48:00Z">
                  <w:rPr>
                    <w:rFonts w:ascii="仿宋" w:hAnsi="仿宋" w:hint="eastAsia"/>
                    <w:b/>
                    <w:bCs/>
                    <w:sz w:val="24"/>
                    <w:szCs w:val="24"/>
                  </w:rPr>
                </w:rPrChange>
              </w:rPr>
              <w:t>大小</w:t>
            </w:r>
          </w:p>
        </w:tc>
        <w:tc>
          <w:tcPr>
            <w:tcW w:w="3872" w:type="dxa"/>
            <w:tcBorders>
              <w:top w:val="single" w:sz="12" w:space="0" w:color="auto"/>
              <w:left w:val="nil"/>
              <w:bottom w:val="single" w:sz="8" w:space="0" w:color="auto"/>
              <w:right w:val="nil"/>
            </w:tcBorders>
            <w:vAlign w:val="center"/>
            <w:hideMark/>
          </w:tcPr>
          <w:p w14:paraId="68C6244F" w14:textId="77777777" w:rsidR="00677DB3" w:rsidRPr="00193049" w:rsidRDefault="003101FD">
            <w:pPr>
              <w:ind w:firstLineChars="0" w:firstLine="0"/>
              <w:jc w:val="center"/>
              <w:rPr>
                <w:rFonts w:cs="Times New Roman"/>
                <w:b/>
                <w:bCs/>
                <w:sz w:val="24"/>
                <w:szCs w:val="24"/>
                <w:rPrChange w:id="2515" w:author="zhouyou" w:date="2025-04-18T16:48:00Z">
                  <w:rPr>
                    <w:rFonts w:ascii="仿宋" w:hAnsi="仿宋"/>
                    <w:b/>
                    <w:bCs/>
                    <w:sz w:val="24"/>
                    <w:szCs w:val="24"/>
                  </w:rPr>
                </w:rPrChange>
              </w:rPr>
            </w:pPr>
            <w:r w:rsidRPr="00193049">
              <w:rPr>
                <w:rFonts w:cs="Times New Roman" w:hint="eastAsia"/>
                <w:b/>
                <w:bCs/>
                <w:sz w:val="24"/>
                <w:szCs w:val="24"/>
                <w:rPrChange w:id="2516" w:author="zhouyou" w:date="2025-04-18T16:48:00Z">
                  <w:rPr>
                    <w:rFonts w:ascii="仿宋" w:hAnsi="仿宋" w:hint="eastAsia"/>
                    <w:b/>
                    <w:bCs/>
                    <w:sz w:val="24"/>
                    <w:szCs w:val="24"/>
                  </w:rPr>
                </w:rPrChange>
              </w:rPr>
              <w:t>说明</w:t>
            </w:r>
          </w:p>
        </w:tc>
      </w:tr>
      <w:tr w:rsidR="00677DB3" w:rsidRPr="00193049" w14:paraId="6E5672FA" w14:textId="77777777">
        <w:tc>
          <w:tcPr>
            <w:tcW w:w="1438" w:type="dxa"/>
            <w:tcBorders>
              <w:top w:val="single" w:sz="8" w:space="0" w:color="auto"/>
              <w:left w:val="nil"/>
              <w:bottom w:val="single" w:sz="6" w:space="0" w:color="auto"/>
              <w:right w:val="nil"/>
            </w:tcBorders>
            <w:vAlign w:val="center"/>
            <w:hideMark/>
          </w:tcPr>
          <w:p w14:paraId="08313359" w14:textId="77777777" w:rsidR="00677DB3" w:rsidRPr="00193049" w:rsidRDefault="003101FD">
            <w:pPr>
              <w:ind w:firstLine="420"/>
              <w:jc w:val="center"/>
              <w:rPr>
                <w:rFonts w:cs="Times New Roman"/>
                <w:sz w:val="21"/>
                <w:rPrChange w:id="2517" w:author="zhouyou" w:date="2025-04-18T16:48:00Z">
                  <w:rPr>
                    <w:rFonts w:ascii="仿宋" w:hAnsi="仿宋"/>
                    <w:sz w:val="21"/>
                  </w:rPr>
                </w:rPrChange>
              </w:rPr>
              <w:pPrChange w:id="2518" w:author="zhouyou" w:date="2025-04-18T16:54:00Z">
                <w:pPr>
                  <w:ind w:firstLine="420"/>
                  <w:jc w:val="both"/>
                </w:pPr>
              </w:pPrChange>
            </w:pPr>
            <w:proofErr w:type="spellStart"/>
            <w:r w:rsidRPr="00193049">
              <w:rPr>
                <w:rFonts w:cs="Times New Roman"/>
                <w:sz w:val="21"/>
                <w:rPrChange w:id="2519" w:author="zhouyou" w:date="2025-04-18T16:48:00Z">
                  <w:rPr>
                    <w:rFonts w:ascii="仿宋" w:hAnsi="仿宋"/>
                    <w:sz w:val="21"/>
                  </w:rPr>
                </w:rPrChange>
              </w:rPr>
              <w:t>uid</w:t>
            </w:r>
            <w:proofErr w:type="spellEnd"/>
          </w:p>
        </w:tc>
        <w:tc>
          <w:tcPr>
            <w:tcW w:w="3054" w:type="dxa"/>
            <w:tcBorders>
              <w:top w:val="single" w:sz="8" w:space="0" w:color="auto"/>
              <w:left w:val="nil"/>
              <w:bottom w:val="single" w:sz="6" w:space="0" w:color="auto"/>
              <w:right w:val="nil"/>
            </w:tcBorders>
            <w:vAlign w:val="center"/>
            <w:hideMark/>
          </w:tcPr>
          <w:p w14:paraId="628B91C8" w14:textId="77777777" w:rsidR="00677DB3" w:rsidRPr="00193049" w:rsidRDefault="003101FD">
            <w:pPr>
              <w:ind w:firstLineChars="0" w:firstLine="0"/>
              <w:jc w:val="center"/>
              <w:rPr>
                <w:rFonts w:cs="Times New Roman"/>
                <w:sz w:val="21"/>
                <w:rPrChange w:id="2520" w:author="zhouyou" w:date="2025-04-18T16:48:00Z">
                  <w:rPr>
                    <w:rFonts w:ascii="仿宋" w:hAnsi="仿宋"/>
                    <w:sz w:val="21"/>
                  </w:rPr>
                </w:rPrChange>
              </w:rPr>
            </w:pPr>
            <w:r w:rsidRPr="00193049">
              <w:rPr>
                <w:rFonts w:cs="Times New Roman"/>
                <w:sz w:val="21"/>
                <w:rPrChange w:id="2521" w:author="zhouyou" w:date="2025-04-18T16:48:00Z">
                  <w:rPr>
                    <w:rFonts w:ascii="仿宋" w:hAnsi="仿宋"/>
                    <w:sz w:val="21"/>
                  </w:rPr>
                </w:rPrChange>
              </w:rPr>
              <w:t>16bit</w:t>
            </w:r>
          </w:p>
        </w:tc>
        <w:tc>
          <w:tcPr>
            <w:tcW w:w="3872" w:type="dxa"/>
            <w:tcBorders>
              <w:top w:val="single" w:sz="8" w:space="0" w:color="auto"/>
              <w:left w:val="nil"/>
              <w:bottom w:val="single" w:sz="6" w:space="0" w:color="auto"/>
              <w:right w:val="nil"/>
            </w:tcBorders>
            <w:vAlign w:val="center"/>
            <w:hideMark/>
          </w:tcPr>
          <w:p w14:paraId="1F648531" w14:textId="77777777" w:rsidR="00677DB3" w:rsidRPr="00193049" w:rsidRDefault="003101FD">
            <w:pPr>
              <w:tabs>
                <w:tab w:val="num" w:pos="720"/>
              </w:tabs>
              <w:ind w:firstLineChars="0" w:firstLine="0"/>
              <w:jc w:val="center"/>
              <w:rPr>
                <w:rFonts w:cs="Times New Roman"/>
                <w:sz w:val="21"/>
                <w:rPrChange w:id="2522" w:author="zhouyou" w:date="2025-04-18T16:48:00Z">
                  <w:rPr>
                    <w:rFonts w:ascii="仿宋" w:hAnsi="仿宋"/>
                    <w:sz w:val="21"/>
                  </w:rPr>
                </w:rPrChange>
              </w:rPr>
            </w:pPr>
            <w:r w:rsidRPr="00193049">
              <w:rPr>
                <w:rFonts w:cs="Times New Roman" w:hint="eastAsia"/>
                <w:sz w:val="21"/>
                <w:rPrChange w:id="2523" w:author="zhouyou" w:date="2025-04-18T16:48:00Z">
                  <w:rPr>
                    <w:rFonts w:ascii="仿宋" w:hAnsi="仿宋" w:hint="eastAsia"/>
                    <w:sz w:val="21"/>
                  </w:rPr>
                </w:rPrChange>
              </w:rPr>
              <w:t>用户</w:t>
            </w:r>
            <w:r w:rsidRPr="00193049">
              <w:rPr>
                <w:rFonts w:cs="Times New Roman"/>
                <w:sz w:val="21"/>
                <w:rPrChange w:id="2524" w:author="zhouyou" w:date="2025-04-18T16:48:00Z">
                  <w:rPr>
                    <w:rFonts w:ascii="仿宋" w:hAnsi="仿宋"/>
                    <w:sz w:val="21"/>
                  </w:rPr>
                </w:rPrChange>
              </w:rPr>
              <w:t>ID</w:t>
            </w:r>
          </w:p>
        </w:tc>
      </w:tr>
      <w:tr w:rsidR="00677DB3" w:rsidRPr="00193049" w14:paraId="0EFB885D" w14:textId="77777777">
        <w:tc>
          <w:tcPr>
            <w:tcW w:w="1438" w:type="dxa"/>
            <w:tcBorders>
              <w:top w:val="single" w:sz="6" w:space="0" w:color="auto"/>
              <w:left w:val="nil"/>
              <w:bottom w:val="single" w:sz="6" w:space="0" w:color="auto"/>
              <w:right w:val="nil"/>
            </w:tcBorders>
            <w:vAlign w:val="center"/>
            <w:hideMark/>
          </w:tcPr>
          <w:p w14:paraId="0585DA48" w14:textId="77777777" w:rsidR="00677DB3" w:rsidRPr="00193049" w:rsidRDefault="003101FD">
            <w:pPr>
              <w:ind w:firstLine="420"/>
              <w:jc w:val="center"/>
              <w:rPr>
                <w:rFonts w:cs="Times New Roman"/>
                <w:sz w:val="21"/>
                <w:rPrChange w:id="2525" w:author="zhouyou" w:date="2025-04-18T16:48:00Z">
                  <w:rPr>
                    <w:rFonts w:ascii="仿宋" w:hAnsi="仿宋"/>
                    <w:sz w:val="21"/>
                  </w:rPr>
                </w:rPrChange>
              </w:rPr>
              <w:pPrChange w:id="2526" w:author="zhouyou" w:date="2025-04-18T16:54:00Z">
                <w:pPr>
                  <w:ind w:firstLine="420"/>
                  <w:jc w:val="both"/>
                </w:pPr>
              </w:pPrChange>
            </w:pPr>
            <w:proofErr w:type="spellStart"/>
            <w:r w:rsidRPr="00193049">
              <w:rPr>
                <w:rFonts w:cs="Times New Roman"/>
                <w:sz w:val="21"/>
                <w:rPrChange w:id="2527" w:author="zhouyou" w:date="2025-04-18T16:48:00Z">
                  <w:rPr>
                    <w:rFonts w:ascii="仿宋" w:hAnsi="仿宋"/>
                    <w:sz w:val="21"/>
                  </w:rPr>
                </w:rPrChange>
              </w:rPr>
              <w:t>NSid</w:t>
            </w:r>
            <w:proofErr w:type="spellEnd"/>
          </w:p>
        </w:tc>
        <w:tc>
          <w:tcPr>
            <w:tcW w:w="3054" w:type="dxa"/>
            <w:tcBorders>
              <w:top w:val="single" w:sz="6" w:space="0" w:color="auto"/>
              <w:left w:val="nil"/>
              <w:bottom w:val="single" w:sz="6" w:space="0" w:color="auto"/>
              <w:right w:val="nil"/>
            </w:tcBorders>
            <w:vAlign w:val="center"/>
            <w:hideMark/>
          </w:tcPr>
          <w:p w14:paraId="7B13C090" w14:textId="77777777" w:rsidR="00677DB3" w:rsidRPr="00193049" w:rsidRDefault="003101FD">
            <w:pPr>
              <w:ind w:firstLineChars="0" w:firstLine="0"/>
              <w:jc w:val="center"/>
              <w:rPr>
                <w:rFonts w:cs="Times New Roman"/>
                <w:sz w:val="21"/>
                <w:rPrChange w:id="2528" w:author="zhouyou" w:date="2025-04-18T16:48:00Z">
                  <w:rPr>
                    <w:rFonts w:ascii="仿宋" w:hAnsi="仿宋"/>
                    <w:sz w:val="21"/>
                  </w:rPr>
                </w:rPrChange>
              </w:rPr>
            </w:pPr>
            <w:r w:rsidRPr="00193049">
              <w:rPr>
                <w:rFonts w:cs="Times New Roman"/>
                <w:sz w:val="21"/>
                <w:rPrChange w:id="2529" w:author="zhouyou" w:date="2025-04-18T16:48:00Z">
                  <w:rPr>
                    <w:rFonts w:ascii="仿宋" w:hAnsi="仿宋"/>
                    <w:sz w:val="21"/>
                  </w:rPr>
                </w:rPrChange>
              </w:rPr>
              <w:t>16bit</w:t>
            </w:r>
          </w:p>
        </w:tc>
        <w:tc>
          <w:tcPr>
            <w:tcW w:w="3872" w:type="dxa"/>
            <w:tcBorders>
              <w:top w:val="single" w:sz="6" w:space="0" w:color="auto"/>
              <w:left w:val="nil"/>
              <w:bottom w:val="single" w:sz="6" w:space="0" w:color="auto"/>
              <w:right w:val="nil"/>
            </w:tcBorders>
            <w:vAlign w:val="center"/>
            <w:hideMark/>
          </w:tcPr>
          <w:p w14:paraId="3FCF4E4C" w14:textId="77777777" w:rsidR="00677DB3" w:rsidRPr="00193049" w:rsidRDefault="003101FD">
            <w:pPr>
              <w:tabs>
                <w:tab w:val="num" w:pos="720"/>
              </w:tabs>
              <w:ind w:firstLineChars="0" w:firstLine="0"/>
              <w:jc w:val="center"/>
              <w:rPr>
                <w:rFonts w:cs="Times New Roman"/>
                <w:sz w:val="21"/>
                <w:rPrChange w:id="2530" w:author="zhouyou" w:date="2025-04-18T16:48:00Z">
                  <w:rPr>
                    <w:rFonts w:ascii="仿宋" w:hAnsi="仿宋"/>
                    <w:sz w:val="21"/>
                  </w:rPr>
                </w:rPrChange>
              </w:rPr>
            </w:pPr>
            <w:r w:rsidRPr="00193049">
              <w:rPr>
                <w:rFonts w:cs="Times New Roman"/>
                <w:sz w:val="21"/>
                <w:rPrChange w:id="2531" w:author="zhouyou" w:date="2025-04-18T16:48:00Z">
                  <w:rPr>
                    <w:rFonts w:ascii="仿宋" w:hAnsi="仿宋"/>
                    <w:sz w:val="21"/>
                  </w:rPr>
                </w:rPrChange>
              </w:rPr>
              <w:t>命名空间</w:t>
            </w:r>
            <w:r w:rsidRPr="00193049">
              <w:rPr>
                <w:rFonts w:cs="Times New Roman"/>
                <w:sz w:val="21"/>
                <w:rPrChange w:id="2532" w:author="zhouyou" w:date="2025-04-18T16:48:00Z">
                  <w:rPr>
                    <w:rFonts w:ascii="仿宋" w:hAnsi="仿宋"/>
                    <w:sz w:val="21"/>
                  </w:rPr>
                </w:rPrChange>
              </w:rPr>
              <w:t>ID</w:t>
            </w:r>
          </w:p>
        </w:tc>
      </w:tr>
      <w:tr w:rsidR="00677DB3" w:rsidRPr="00193049" w14:paraId="2EEE71F9" w14:textId="77777777">
        <w:tc>
          <w:tcPr>
            <w:tcW w:w="1438" w:type="dxa"/>
            <w:tcBorders>
              <w:top w:val="single" w:sz="6" w:space="0" w:color="auto"/>
              <w:left w:val="nil"/>
              <w:bottom w:val="single" w:sz="6" w:space="0" w:color="auto"/>
              <w:right w:val="nil"/>
            </w:tcBorders>
            <w:vAlign w:val="center"/>
            <w:hideMark/>
          </w:tcPr>
          <w:p w14:paraId="62AB0796" w14:textId="77777777" w:rsidR="00677DB3" w:rsidRPr="00193049" w:rsidRDefault="003101FD">
            <w:pPr>
              <w:ind w:firstLineChars="0" w:firstLine="0"/>
              <w:jc w:val="center"/>
              <w:rPr>
                <w:rFonts w:cs="Times New Roman"/>
                <w:sz w:val="21"/>
                <w:rPrChange w:id="2533" w:author="zhouyou" w:date="2025-04-18T16:48:00Z">
                  <w:rPr>
                    <w:rFonts w:ascii="仿宋" w:hAnsi="仿宋"/>
                    <w:sz w:val="21"/>
                  </w:rPr>
                </w:rPrChange>
              </w:rPr>
              <w:pPrChange w:id="2534" w:author="zhouyou" w:date="2025-04-18T16:54:00Z">
                <w:pPr>
                  <w:ind w:firstLineChars="0" w:firstLine="0"/>
                  <w:jc w:val="both"/>
                </w:pPr>
              </w:pPrChange>
            </w:pPr>
            <w:proofErr w:type="spellStart"/>
            <w:r w:rsidRPr="00193049">
              <w:rPr>
                <w:rFonts w:cs="Times New Roman"/>
                <w:sz w:val="21"/>
                <w:rPrChange w:id="2535" w:author="zhouyou" w:date="2025-04-18T16:48:00Z">
                  <w:rPr>
                    <w:rFonts w:ascii="仿宋" w:hAnsi="仿宋"/>
                    <w:sz w:val="21"/>
                  </w:rPr>
                </w:rPrChange>
              </w:rPr>
              <w:t>hashed_path</w:t>
            </w:r>
            <w:proofErr w:type="spellEnd"/>
          </w:p>
        </w:tc>
        <w:tc>
          <w:tcPr>
            <w:tcW w:w="3054" w:type="dxa"/>
            <w:tcBorders>
              <w:top w:val="single" w:sz="6" w:space="0" w:color="auto"/>
              <w:left w:val="nil"/>
              <w:bottom w:val="single" w:sz="6" w:space="0" w:color="auto"/>
              <w:right w:val="nil"/>
            </w:tcBorders>
            <w:vAlign w:val="center"/>
            <w:hideMark/>
          </w:tcPr>
          <w:p w14:paraId="564F0159" w14:textId="77777777" w:rsidR="00677DB3" w:rsidRPr="00193049" w:rsidRDefault="003101FD">
            <w:pPr>
              <w:ind w:firstLineChars="0" w:firstLine="0"/>
              <w:jc w:val="center"/>
              <w:rPr>
                <w:rFonts w:cs="Times New Roman"/>
                <w:sz w:val="21"/>
                <w:rPrChange w:id="2536" w:author="zhouyou" w:date="2025-04-18T16:48:00Z">
                  <w:rPr>
                    <w:rFonts w:ascii="仿宋" w:hAnsi="仿宋"/>
                    <w:sz w:val="21"/>
                  </w:rPr>
                </w:rPrChange>
              </w:rPr>
            </w:pPr>
            <w:r w:rsidRPr="00193049">
              <w:rPr>
                <w:rFonts w:cs="Times New Roman"/>
                <w:sz w:val="21"/>
                <w:rPrChange w:id="2537" w:author="zhouyou" w:date="2025-04-18T16:48:00Z">
                  <w:rPr>
                    <w:rFonts w:ascii="仿宋" w:hAnsi="仿宋"/>
                    <w:sz w:val="21"/>
                  </w:rPr>
                </w:rPrChange>
              </w:rPr>
              <w:t>80bit</w:t>
            </w:r>
          </w:p>
        </w:tc>
        <w:tc>
          <w:tcPr>
            <w:tcW w:w="3872" w:type="dxa"/>
            <w:tcBorders>
              <w:top w:val="single" w:sz="6" w:space="0" w:color="auto"/>
              <w:left w:val="nil"/>
              <w:bottom w:val="single" w:sz="6" w:space="0" w:color="auto"/>
              <w:right w:val="nil"/>
            </w:tcBorders>
            <w:vAlign w:val="center"/>
            <w:hideMark/>
          </w:tcPr>
          <w:p w14:paraId="2FF396D7" w14:textId="77777777" w:rsidR="00677DB3" w:rsidRPr="00193049" w:rsidRDefault="003101FD">
            <w:pPr>
              <w:tabs>
                <w:tab w:val="num" w:pos="720"/>
              </w:tabs>
              <w:ind w:firstLineChars="0" w:firstLine="0"/>
              <w:jc w:val="center"/>
              <w:rPr>
                <w:rFonts w:cs="Times New Roman"/>
                <w:sz w:val="21"/>
                <w:rPrChange w:id="2538" w:author="zhouyou" w:date="2025-04-18T16:48:00Z">
                  <w:rPr>
                    <w:rFonts w:ascii="仿宋" w:hAnsi="仿宋"/>
                    <w:sz w:val="21"/>
                  </w:rPr>
                </w:rPrChange>
              </w:rPr>
            </w:pPr>
            <w:r w:rsidRPr="00193049">
              <w:rPr>
                <w:rFonts w:cs="Times New Roman" w:hint="eastAsia"/>
                <w:sz w:val="21"/>
                <w:rPrChange w:id="2539" w:author="zhouyou" w:date="2025-04-18T16:48:00Z">
                  <w:rPr>
                    <w:rFonts w:ascii="仿宋" w:hAnsi="仿宋" w:hint="eastAsia"/>
                    <w:sz w:val="21"/>
                  </w:rPr>
                </w:rPrChange>
              </w:rPr>
              <w:t>文件父目录路径哈希值</w:t>
            </w:r>
          </w:p>
        </w:tc>
      </w:tr>
      <w:tr w:rsidR="00677DB3" w:rsidRPr="00193049" w14:paraId="38F1ADAC" w14:textId="77777777">
        <w:tc>
          <w:tcPr>
            <w:tcW w:w="1438" w:type="dxa"/>
            <w:tcBorders>
              <w:top w:val="single" w:sz="6" w:space="0" w:color="auto"/>
              <w:left w:val="nil"/>
              <w:bottom w:val="single" w:sz="12" w:space="0" w:color="auto"/>
              <w:right w:val="nil"/>
            </w:tcBorders>
            <w:vAlign w:val="center"/>
            <w:hideMark/>
          </w:tcPr>
          <w:p w14:paraId="0C973C52" w14:textId="77777777" w:rsidR="00677DB3" w:rsidRPr="00193049" w:rsidRDefault="003101FD">
            <w:pPr>
              <w:ind w:firstLineChars="0" w:firstLine="0"/>
              <w:jc w:val="center"/>
              <w:rPr>
                <w:rFonts w:cs="Times New Roman"/>
                <w:sz w:val="21"/>
                <w:rPrChange w:id="2540" w:author="zhouyou" w:date="2025-04-18T16:48:00Z">
                  <w:rPr>
                    <w:rFonts w:ascii="仿宋" w:hAnsi="仿宋"/>
                    <w:sz w:val="21"/>
                  </w:rPr>
                </w:rPrChange>
              </w:rPr>
              <w:pPrChange w:id="2541" w:author="zhouyou" w:date="2025-04-18T16:54:00Z">
                <w:pPr>
                  <w:ind w:firstLineChars="0" w:firstLine="0"/>
                  <w:jc w:val="both"/>
                </w:pPr>
              </w:pPrChange>
            </w:pPr>
            <w:proofErr w:type="spellStart"/>
            <w:r w:rsidRPr="00193049">
              <w:rPr>
                <w:rFonts w:cs="Times New Roman"/>
                <w:sz w:val="21"/>
                <w:rPrChange w:id="2542" w:author="zhouyou" w:date="2025-04-18T16:48:00Z">
                  <w:rPr>
                    <w:rFonts w:ascii="仿宋" w:hAnsi="仿宋"/>
                    <w:sz w:val="21"/>
                  </w:rPr>
                </w:rPrChange>
              </w:rPr>
              <w:t>hashed_name</w:t>
            </w:r>
            <w:proofErr w:type="spellEnd"/>
          </w:p>
        </w:tc>
        <w:tc>
          <w:tcPr>
            <w:tcW w:w="3054" w:type="dxa"/>
            <w:tcBorders>
              <w:top w:val="single" w:sz="6" w:space="0" w:color="auto"/>
              <w:left w:val="nil"/>
              <w:bottom w:val="single" w:sz="12" w:space="0" w:color="auto"/>
              <w:right w:val="nil"/>
            </w:tcBorders>
            <w:vAlign w:val="center"/>
            <w:hideMark/>
          </w:tcPr>
          <w:p w14:paraId="20F1C79E" w14:textId="77777777" w:rsidR="00677DB3" w:rsidRPr="00193049" w:rsidRDefault="003101FD">
            <w:pPr>
              <w:ind w:firstLineChars="0" w:firstLine="0"/>
              <w:jc w:val="center"/>
              <w:rPr>
                <w:rFonts w:cs="Times New Roman"/>
                <w:sz w:val="21"/>
                <w:rPrChange w:id="2543" w:author="zhouyou" w:date="2025-04-18T16:48:00Z">
                  <w:rPr>
                    <w:rFonts w:ascii="仿宋" w:hAnsi="仿宋"/>
                    <w:sz w:val="21"/>
                  </w:rPr>
                </w:rPrChange>
              </w:rPr>
            </w:pPr>
            <w:r w:rsidRPr="00193049">
              <w:rPr>
                <w:rFonts w:cs="Times New Roman"/>
                <w:sz w:val="21"/>
                <w:rPrChange w:id="2544" w:author="zhouyou" w:date="2025-04-18T16:48:00Z">
                  <w:rPr>
                    <w:rFonts w:ascii="仿宋" w:hAnsi="仿宋"/>
                    <w:sz w:val="21"/>
                  </w:rPr>
                </w:rPrChange>
              </w:rPr>
              <w:t>80bit</w:t>
            </w:r>
          </w:p>
        </w:tc>
        <w:tc>
          <w:tcPr>
            <w:tcW w:w="3872" w:type="dxa"/>
            <w:tcBorders>
              <w:top w:val="single" w:sz="6" w:space="0" w:color="auto"/>
              <w:left w:val="nil"/>
              <w:bottom w:val="single" w:sz="12" w:space="0" w:color="auto"/>
              <w:right w:val="nil"/>
            </w:tcBorders>
            <w:vAlign w:val="center"/>
            <w:hideMark/>
          </w:tcPr>
          <w:p w14:paraId="7683CA38" w14:textId="77777777" w:rsidR="00677DB3" w:rsidRPr="00193049" w:rsidRDefault="003101FD">
            <w:pPr>
              <w:tabs>
                <w:tab w:val="num" w:pos="720"/>
              </w:tabs>
              <w:ind w:firstLineChars="0" w:firstLine="0"/>
              <w:jc w:val="center"/>
              <w:rPr>
                <w:rFonts w:cs="Times New Roman"/>
                <w:sz w:val="21"/>
                <w:rPrChange w:id="2545" w:author="zhouyou" w:date="2025-04-18T16:48:00Z">
                  <w:rPr>
                    <w:rFonts w:ascii="仿宋" w:hAnsi="仿宋"/>
                    <w:sz w:val="21"/>
                  </w:rPr>
                </w:rPrChange>
              </w:rPr>
            </w:pPr>
            <w:r w:rsidRPr="00193049">
              <w:rPr>
                <w:rFonts w:cs="Times New Roman" w:hint="eastAsia"/>
                <w:sz w:val="21"/>
                <w:rPrChange w:id="2546" w:author="zhouyou" w:date="2025-04-18T16:48:00Z">
                  <w:rPr>
                    <w:rFonts w:ascii="仿宋" w:hAnsi="仿宋" w:hint="eastAsia"/>
                    <w:sz w:val="21"/>
                  </w:rPr>
                </w:rPrChange>
              </w:rPr>
              <w:t>文件名哈希值</w:t>
            </w:r>
          </w:p>
        </w:tc>
      </w:tr>
    </w:tbl>
    <w:p w14:paraId="2AA0658B" w14:textId="77777777" w:rsidR="00677DB3" w:rsidRPr="00193049" w:rsidRDefault="003101FD">
      <w:pPr>
        <w:ind w:firstLine="560"/>
        <w:jc w:val="both"/>
        <w:rPr>
          <w:rFonts w:cs="Times New Roman"/>
          <w:rPrChange w:id="2547" w:author="zhouyou" w:date="2025-04-18T16:48:00Z">
            <w:rPr/>
          </w:rPrChange>
        </w:rPr>
        <w:pPrChange w:id="2548" w:author="zhouyou" w:date="2025-04-18T16:45:00Z">
          <w:pPr>
            <w:ind w:firstLine="560"/>
          </w:pPr>
        </w:pPrChange>
      </w:pPr>
      <w:r w:rsidRPr="00885D23">
        <w:rPr>
          <w:rFonts w:cs="Times New Roman" w:hint="eastAsia"/>
        </w:rPr>
        <w:t>其中，使用逐个递增的</w:t>
      </w:r>
      <w:r w:rsidRPr="00885D23">
        <w:rPr>
          <w:rFonts w:cs="Times New Roman"/>
        </w:rPr>
        <w:t xml:space="preserve"> 16 </w:t>
      </w:r>
      <w:r w:rsidRPr="00885D23">
        <w:rPr>
          <w:rFonts w:cs="Times New Roman" w:hint="eastAsia"/>
        </w:rPr>
        <w:t>位无符号整数表示用户</w:t>
      </w:r>
      <w:r w:rsidRPr="00885D23">
        <w:rPr>
          <w:rFonts w:cs="Times New Roman"/>
        </w:rPr>
        <w:t>ID</w:t>
      </w:r>
      <w:r w:rsidRPr="00885D23">
        <w:rPr>
          <w:rFonts w:cs="Times New Roman" w:hint="eastAsia"/>
        </w:rPr>
        <w:t>，以确保能够容纳存储系统预期的最大用户数量。</w:t>
      </w:r>
      <w:r w:rsidRPr="00193049">
        <w:rPr>
          <w:rFonts w:cs="Times New Roman"/>
          <w:rPrChange w:id="2549" w:author="zhouyou" w:date="2025-04-18T16:48:00Z">
            <w:rPr/>
          </w:rPrChange>
        </w:rPr>
        <w:t xml:space="preserve">16 </w:t>
      </w:r>
      <w:r w:rsidRPr="00193049">
        <w:rPr>
          <w:rFonts w:cs="Times New Roman" w:hint="eastAsia"/>
          <w:rPrChange w:id="2550" w:author="zhouyou" w:date="2025-04-18T16:48:00Z">
            <w:rPr>
              <w:rFonts w:hint="eastAsia"/>
            </w:rPr>
          </w:rPrChange>
        </w:rPr>
        <w:t>位无符号整数表示命名空间</w:t>
      </w:r>
      <w:r w:rsidRPr="00193049">
        <w:rPr>
          <w:rFonts w:cs="Times New Roman"/>
          <w:rPrChange w:id="2551" w:author="zhouyou" w:date="2025-04-18T16:48:00Z">
            <w:rPr/>
          </w:rPrChange>
        </w:rPr>
        <w:t>ID</w:t>
      </w:r>
      <w:r w:rsidRPr="00193049">
        <w:rPr>
          <w:rFonts w:cs="Times New Roman" w:hint="eastAsia"/>
          <w:rPrChange w:id="2552" w:author="zhouyou" w:date="2025-04-18T16:48:00Z">
            <w:rPr>
              <w:rFonts w:hint="eastAsia"/>
            </w:rPr>
          </w:rPrChange>
        </w:rPr>
        <w:t>，以确保能够容纳存储系统预期的每个用户可用的命名空间数量。</w:t>
      </w:r>
      <w:proofErr w:type="spellStart"/>
      <w:r w:rsidRPr="00193049">
        <w:rPr>
          <w:rFonts w:cs="Times New Roman"/>
          <w:rPrChange w:id="2553" w:author="zhouyou" w:date="2025-04-18T16:48:00Z">
            <w:rPr/>
          </w:rPrChange>
        </w:rPr>
        <w:t>hashed_path</w:t>
      </w:r>
      <w:proofErr w:type="spellEnd"/>
      <w:r w:rsidRPr="00193049">
        <w:rPr>
          <w:rFonts w:cs="Times New Roman" w:hint="eastAsia"/>
          <w:rPrChange w:id="2554" w:author="zhouyou" w:date="2025-04-18T16:48:00Z">
            <w:rPr>
              <w:rFonts w:hint="eastAsia"/>
            </w:rPr>
          </w:rPrChange>
        </w:rPr>
        <w:t>的位数为</w:t>
      </w:r>
      <w:r w:rsidRPr="00193049">
        <w:rPr>
          <w:rFonts w:cs="Times New Roman"/>
          <w:rPrChange w:id="2555" w:author="zhouyou" w:date="2025-04-18T16:48:00Z">
            <w:rPr/>
          </w:rPrChange>
        </w:rPr>
        <w:t xml:space="preserve"> 64bit</w:t>
      </w:r>
      <w:r w:rsidRPr="00193049">
        <w:rPr>
          <w:rFonts w:cs="Times New Roman" w:hint="eastAsia"/>
          <w:rPrChange w:id="2556" w:author="zhouyou" w:date="2025-04-18T16:48:00Z">
            <w:rPr>
              <w:rFonts w:hint="eastAsia"/>
            </w:rPr>
          </w:rPrChange>
        </w:rPr>
        <w:t>，</w:t>
      </w:r>
      <w:proofErr w:type="spellStart"/>
      <w:r w:rsidRPr="00193049">
        <w:rPr>
          <w:rFonts w:cs="Times New Roman"/>
          <w:rPrChange w:id="2557" w:author="zhouyou" w:date="2025-04-18T16:48:00Z">
            <w:rPr/>
          </w:rPrChange>
        </w:rPr>
        <w:t>hashed_name</w:t>
      </w:r>
      <w:proofErr w:type="spellEnd"/>
      <w:r w:rsidRPr="00193049">
        <w:rPr>
          <w:rFonts w:cs="Times New Roman" w:hint="eastAsia"/>
          <w:rPrChange w:id="2558" w:author="zhouyou" w:date="2025-04-18T16:48:00Z">
            <w:rPr>
              <w:rFonts w:hint="eastAsia"/>
            </w:rPr>
          </w:rPrChange>
        </w:rPr>
        <w:t>的位数为</w:t>
      </w:r>
      <w:r w:rsidRPr="00193049">
        <w:rPr>
          <w:rFonts w:cs="Times New Roman"/>
          <w:rPrChange w:id="2559" w:author="zhouyou" w:date="2025-04-18T16:48:00Z">
            <w:rPr/>
          </w:rPrChange>
        </w:rPr>
        <w:t xml:space="preserve"> 64bit</w:t>
      </w:r>
      <w:r w:rsidRPr="00193049">
        <w:rPr>
          <w:rFonts w:cs="Times New Roman" w:hint="eastAsia"/>
          <w:rPrChange w:id="2560" w:author="zhouyou" w:date="2025-04-18T16:48:00Z">
            <w:rPr>
              <w:rFonts w:hint="eastAsia"/>
            </w:rPr>
          </w:rPrChange>
        </w:rPr>
        <w:t>。</w:t>
      </w:r>
    </w:p>
    <w:p w14:paraId="666458F7" w14:textId="6FF3C9E9" w:rsidR="00677DB3" w:rsidRPr="00885D23" w:rsidRDefault="003101FD">
      <w:pPr>
        <w:ind w:firstLine="560"/>
        <w:jc w:val="both"/>
        <w:rPr>
          <w:rFonts w:cs="Times New Roman"/>
        </w:rPr>
        <w:pPrChange w:id="2561" w:author="zhouyou" w:date="2025-04-18T16:45:00Z">
          <w:pPr>
            <w:ind w:firstLine="560"/>
          </w:pPr>
        </w:pPrChange>
      </w:pPr>
      <w:r w:rsidRPr="00193049">
        <w:rPr>
          <w:rFonts w:cs="Times New Roman" w:hint="eastAsia"/>
          <w:rPrChange w:id="2562" w:author="zhouyou" w:date="2025-04-18T16:48:00Z">
            <w:rPr>
              <w:rFonts w:hint="eastAsia"/>
            </w:rPr>
          </w:rPrChange>
        </w:rPr>
        <w:t>采用哈希的方式将用户</w:t>
      </w:r>
      <w:r w:rsidRPr="00193049">
        <w:rPr>
          <w:rFonts w:cs="Times New Roman"/>
          <w:rPrChange w:id="2563" w:author="zhouyou" w:date="2025-04-18T16:48:00Z">
            <w:rPr/>
          </w:rPrChange>
        </w:rPr>
        <w:t>ID</w:t>
      </w:r>
      <w:r w:rsidRPr="00193049">
        <w:rPr>
          <w:rFonts w:cs="Times New Roman" w:hint="eastAsia"/>
          <w:rPrChange w:id="2564" w:author="zhouyou" w:date="2025-04-18T16:48:00Z">
            <w:rPr>
              <w:rFonts w:hint="eastAsia"/>
            </w:rPr>
          </w:rPrChange>
        </w:rPr>
        <w:t>、命名空间</w:t>
      </w:r>
      <w:r w:rsidRPr="00193049">
        <w:rPr>
          <w:rFonts w:cs="Times New Roman"/>
          <w:rPrChange w:id="2565" w:author="zhouyou" w:date="2025-04-18T16:48:00Z">
            <w:rPr/>
          </w:rPrChange>
        </w:rPr>
        <w:t>ID</w:t>
      </w:r>
      <w:r w:rsidRPr="00193049">
        <w:rPr>
          <w:rFonts w:cs="Times New Roman" w:hint="eastAsia"/>
          <w:rPrChange w:id="2566" w:author="zhouyou" w:date="2025-04-18T16:48:00Z">
            <w:rPr>
              <w:rFonts w:hint="eastAsia"/>
            </w:rPr>
          </w:rPrChange>
        </w:rPr>
        <w:t>、文件父目录路径以及文件名分别映射到键的四个字段中，实现变长路径到定长短键的映射，如</w:t>
      </w:r>
      <w:r w:rsidR="00701EF8" w:rsidRPr="00885D23">
        <w:rPr>
          <w:rFonts w:cs="Times New Roman"/>
        </w:rPr>
        <w:fldChar w:fldCharType="begin"/>
      </w:r>
      <w:r w:rsidR="00701EF8" w:rsidRPr="00193049">
        <w:rPr>
          <w:rFonts w:cs="Times New Roman"/>
          <w:rPrChange w:id="2567" w:author="zhouyou" w:date="2025-04-18T16:48:00Z">
            <w:rPr/>
          </w:rPrChange>
        </w:rPr>
        <w:instrText xml:space="preserve"> REF _Ref193883953 \h  \* MERGEFORMAT </w:instrText>
      </w:r>
      <w:r w:rsidR="00701EF8" w:rsidRPr="00193049">
        <w:rPr>
          <w:rFonts w:cs="Times New Roman"/>
          <w:rPrChange w:id="2568" w:author="zhouyou" w:date="2025-04-18T16:48:00Z">
            <w:rPr>
              <w:rFonts w:cs="Times New Roman"/>
            </w:rPr>
          </w:rPrChange>
        </w:rPr>
      </w:r>
      <w:r w:rsidR="00701EF8" w:rsidRPr="00193049">
        <w:rPr>
          <w:rFonts w:cs="Times New Roman"/>
          <w:rPrChange w:id="2569" w:author="zhouyou" w:date="2025-04-18T16:48:00Z">
            <w:rPr/>
          </w:rPrChange>
        </w:rPr>
        <w:fldChar w:fldCharType="separate"/>
      </w:r>
      <w:r w:rsidR="003B333B" w:rsidRPr="00885D23">
        <w:rPr>
          <w:rFonts w:cs="Times New Roman" w:hint="eastAsia"/>
        </w:rPr>
        <w:t>图</w:t>
      </w:r>
      <w:r w:rsidR="003B333B" w:rsidRPr="00885D23">
        <w:rPr>
          <w:rFonts w:cs="Times New Roman"/>
        </w:rPr>
        <w:t>3.15</w:t>
      </w:r>
      <w:r w:rsidR="00701EF8" w:rsidRPr="00885D23">
        <w:rPr>
          <w:rFonts w:cs="Times New Roman"/>
        </w:rPr>
        <w:fldChar w:fldCharType="end"/>
      </w:r>
      <w:r w:rsidRPr="00885D23">
        <w:rPr>
          <w:rFonts w:cs="Times New Roman"/>
          <w:szCs w:val="28"/>
        </w:rPr>
        <w:fldChar w:fldCharType="begin"/>
      </w:r>
      <w:r w:rsidRPr="00193049">
        <w:rPr>
          <w:rFonts w:cs="Times New Roman"/>
          <w:szCs w:val="28"/>
          <w:rPrChange w:id="2570" w:author="zhouyou" w:date="2025-04-18T16:48:00Z">
            <w:rPr>
              <w:szCs w:val="28"/>
            </w:rPr>
          </w:rPrChange>
        </w:rPr>
        <w:instrText xml:space="preserve"> REF _Ref193883953 \h  \* MERGEFORMAT </w:instrText>
      </w:r>
      <w:r w:rsidRPr="00193049">
        <w:rPr>
          <w:rFonts w:cs="Times New Roman"/>
          <w:szCs w:val="28"/>
          <w:rPrChange w:id="2571" w:author="zhouyou" w:date="2025-04-18T16:48:00Z">
            <w:rPr>
              <w:rFonts w:cs="Times New Roman"/>
              <w:szCs w:val="28"/>
            </w:rPr>
          </w:rPrChange>
        </w:rPr>
      </w:r>
      <w:r w:rsidRPr="00193049">
        <w:rPr>
          <w:rFonts w:cs="Times New Roman"/>
          <w:szCs w:val="28"/>
          <w:rPrChange w:id="2572" w:author="zhouyou" w:date="2025-04-18T16:48:00Z">
            <w:rPr>
              <w:szCs w:val="28"/>
            </w:rPr>
          </w:rPrChange>
        </w:rPr>
        <w:fldChar w:fldCharType="end"/>
      </w:r>
      <w:r w:rsidRPr="00885D23">
        <w:rPr>
          <w:rFonts w:cs="Times New Roman" w:hint="eastAsia"/>
        </w:rPr>
        <w:t>所示，</w:t>
      </w:r>
      <w:proofErr w:type="gramStart"/>
      <w:r w:rsidRPr="00885D23">
        <w:rPr>
          <w:rFonts w:cs="Times New Roman" w:hint="eastAsia"/>
        </w:rPr>
        <w:t>这降低</w:t>
      </w:r>
      <w:proofErr w:type="gramEnd"/>
      <w:r w:rsidRPr="00885D23">
        <w:rPr>
          <w:rFonts w:cs="Times New Roman" w:hint="eastAsia"/>
        </w:rPr>
        <w:t>了存储开销，使得同样大小的内存可以容纳更多的键值对。</w:t>
      </w:r>
    </w:p>
    <w:p w14:paraId="32B5E2E8" w14:textId="77777777" w:rsidR="00677DB3" w:rsidRPr="00193049" w:rsidRDefault="003101FD">
      <w:pPr>
        <w:ind w:firstLine="560"/>
        <w:jc w:val="center"/>
        <w:rPr>
          <w:rFonts w:cs="Times New Roman"/>
          <w:color w:val="000000" w:themeColor="text1"/>
          <w:rPrChange w:id="2573" w:author="zhouyou" w:date="2025-04-18T16:48:00Z">
            <w:rPr>
              <w:rFonts w:ascii="仿宋" w:hAnsi="仿宋"/>
              <w:color w:val="000000" w:themeColor="text1"/>
            </w:rPr>
          </w:rPrChange>
        </w:rPr>
        <w:pPrChange w:id="2574" w:author="zhouyou" w:date="2025-04-18T16:54:00Z">
          <w:pPr>
            <w:ind w:firstLine="560"/>
          </w:pPr>
        </w:pPrChange>
      </w:pPr>
      <w:r w:rsidRPr="00193049">
        <w:rPr>
          <w:rFonts w:cs="Times New Roman"/>
          <w:noProof/>
          <w:color w:val="000000" w:themeColor="text1"/>
          <w:rPrChange w:id="2575" w:author="zhouyou" w:date="2025-04-18T16:48:00Z">
            <w:rPr>
              <w:rFonts w:ascii="仿宋" w:hAnsi="仿宋"/>
              <w:noProof/>
              <w:color w:val="000000" w:themeColor="text1"/>
            </w:rPr>
          </w:rPrChange>
        </w:rPr>
        <w:lastRenderedPageBreak/>
        <w:drawing>
          <wp:inline distT="0" distB="0" distL="0" distR="0" wp14:anchorId="258D2DDB" wp14:editId="3424FCAE">
            <wp:extent cx="5274310" cy="206604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31"/>
                    <a:stretch/>
                  </pic:blipFill>
                  <pic:spPr>
                    <a:xfrm>
                      <a:off x="0" y="0"/>
                      <a:ext cx="5274310" cy="2066040"/>
                    </a:xfrm>
                    <a:prstGeom prst="rect">
                      <a:avLst/>
                    </a:prstGeom>
                  </pic:spPr>
                </pic:pic>
              </a:graphicData>
            </a:graphic>
          </wp:inline>
        </w:drawing>
      </w:r>
    </w:p>
    <w:p w14:paraId="06CEBCB2" w14:textId="082CC96A" w:rsidR="00677DB3" w:rsidRPr="00193049" w:rsidRDefault="003101FD">
      <w:pPr>
        <w:keepNext/>
        <w:ind w:firstLine="480"/>
        <w:jc w:val="center"/>
        <w:rPr>
          <w:rFonts w:cs="Times New Roman"/>
          <w:rPrChange w:id="2576" w:author="zhouyou" w:date="2025-04-18T16:48:00Z">
            <w:rPr>
              <w:rFonts w:ascii="仿宋" w:hAnsi="仿宋"/>
            </w:rPr>
          </w:rPrChange>
        </w:rPr>
      </w:pPr>
      <w:bookmarkStart w:id="2577" w:name="_Ref193883953"/>
      <w:r w:rsidRPr="00193049">
        <w:rPr>
          <w:rFonts w:cs="Times New Roman" w:hint="eastAsia"/>
          <w:sz w:val="24"/>
          <w:szCs w:val="24"/>
          <w:rPrChange w:id="2578" w:author="zhouyou" w:date="2025-04-18T16:48:00Z">
            <w:rPr>
              <w:rFonts w:ascii="仿宋" w:hAnsi="仿宋" w:hint="eastAsia"/>
              <w:sz w:val="24"/>
              <w:szCs w:val="24"/>
            </w:rPr>
          </w:rPrChange>
        </w:rPr>
        <w:t>图</w:t>
      </w:r>
      <w:r w:rsidRPr="00193049">
        <w:rPr>
          <w:rFonts w:cs="Times New Roman"/>
          <w:sz w:val="24"/>
          <w:szCs w:val="24"/>
          <w:rPrChange w:id="2579" w:author="zhouyou" w:date="2025-04-18T16:48:00Z">
            <w:rPr>
              <w:rFonts w:ascii="仿宋" w:hAnsi="仿宋"/>
              <w:sz w:val="24"/>
              <w:szCs w:val="24"/>
            </w:rPr>
          </w:rPrChange>
        </w:rPr>
        <w:t>3.</w:t>
      </w:r>
      <w:r w:rsidRPr="00193049">
        <w:rPr>
          <w:rFonts w:cs="Times New Roman" w:hint="eastAsia"/>
          <w:sz w:val="24"/>
          <w:szCs w:val="24"/>
          <w:rPrChange w:id="2580" w:author="zhouyou" w:date="2025-04-18T16:48:00Z">
            <w:rPr>
              <w:rFonts w:ascii="仿宋" w:hAnsi="仿宋" w:hint="eastAsia"/>
              <w:sz w:val="24"/>
              <w:szCs w:val="24"/>
            </w:rPr>
          </w:rPrChange>
        </w:rPr>
        <w:fldChar w:fldCharType="begin"/>
      </w:r>
      <w:r w:rsidRPr="00193049">
        <w:rPr>
          <w:rFonts w:cs="Times New Roman"/>
          <w:sz w:val="24"/>
          <w:szCs w:val="24"/>
          <w:rPrChange w:id="2581" w:author="zhouyou" w:date="2025-04-18T16:48:00Z">
            <w:rPr>
              <w:rFonts w:ascii="仿宋" w:hAnsi="仿宋"/>
              <w:sz w:val="24"/>
              <w:szCs w:val="24"/>
            </w:rPr>
          </w:rPrChange>
        </w:rPr>
        <w:instrText xml:space="preserve"> SEQ </w:instrText>
      </w:r>
      <w:r w:rsidRPr="00193049">
        <w:rPr>
          <w:rFonts w:cs="Times New Roman" w:hint="eastAsia"/>
          <w:sz w:val="24"/>
          <w:szCs w:val="24"/>
          <w:rPrChange w:id="2582" w:author="zhouyou" w:date="2025-04-18T16:48:00Z">
            <w:rPr>
              <w:rFonts w:ascii="仿宋" w:hAnsi="仿宋" w:hint="eastAsia"/>
              <w:sz w:val="24"/>
              <w:szCs w:val="24"/>
            </w:rPr>
          </w:rPrChange>
        </w:rPr>
        <w:instrText>图</w:instrText>
      </w:r>
      <w:r w:rsidRPr="00193049">
        <w:rPr>
          <w:rFonts w:cs="Times New Roman"/>
          <w:sz w:val="24"/>
          <w:szCs w:val="24"/>
          <w:rPrChange w:id="2583" w:author="zhouyou" w:date="2025-04-18T16:48:00Z">
            <w:rPr>
              <w:rFonts w:ascii="仿宋" w:hAnsi="仿宋"/>
              <w:sz w:val="24"/>
              <w:szCs w:val="24"/>
            </w:rPr>
          </w:rPrChange>
        </w:rPr>
        <w:instrText xml:space="preserve">3. \* ARABIC </w:instrText>
      </w:r>
      <w:r w:rsidRPr="00193049">
        <w:rPr>
          <w:rFonts w:cs="Times New Roman" w:hint="eastAsia"/>
          <w:sz w:val="24"/>
          <w:szCs w:val="24"/>
          <w:rPrChange w:id="2584" w:author="zhouyou" w:date="2025-04-18T16:48:00Z">
            <w:rPr>
              <w:rFonts w:ascii="仿宋" w:hAnsi="仿宋" w:hint="eastAsia"/>
              <w:sz w:val="24"/>
              <w:szCs w:val="24"/>
            </w:rPr>
          </w:rPrChange>
        </w:rPr>
        <w:fldChar w:fldCharType="separate"/>
      </w:r>
      <w:r w:rsidR="00DE3371" w:rsidRPr="00193049">
        <w:rPr>
          <w:rFonts w:cs="Times New Roman"/>
          <w:noProof/>
          <w:sz w:val="24"/>
          <w:szCs w:val="24"/>
          <w:rPrChange w:id="2585" w:author="zhouyou" w:date="2025-04-18T16:48:00Z">
            <w:rPr>
              <w:rFonts w:ascii="仿宋" w:hAnsi="仿宋"/>
              <w:noProof/>
              <w:sz w:val="24"/>
              <w:szCs w:val="24"/>
            </w:rPr>
          </w:rPrChange>
        </w:rPr>
        <w:t>15</w:t>
      </w:r>
      <w:r w:rsidRPr="00193049">
        <w:rPr>
          <w:rFonts w:cs="Times New Roman" w:hint="eastAsia"/>
          <w:sz w:val="24"/>
          <w:szCs w:val="24"/>
          <w:rPrChange w:id="2586" w:author="zhouyou" w:date="2025-04-18T16:48:00Z">
            <w:rPr>
              <w:rFonts w:ascii="仿宋" w:hAnsi="仿宋" w:hint="eastAsia"/>
              <w:sz w:val="24"/>
              <w:szCs w:val="24"/>
            </w:rPr>
          </w:rPrChange>
        </w:rPr>
        <w:fldChar w:fldCharType="end"/>
      </w:r>
      <w:bookmarkEnd w:id="2577"/>
      <w:r w:rsidRPr="00193049">
        <w:rPr>
          <w:rFonts w:cs="Times New Roman"/>
          <w:sz w:val="24"/>
          <w:szCs w:val="24"/>
          <w:rPrChange w:id="2587" w:author="zhouyou" w:date="2025-04-18T16:48:00Z">
            <w:rPr>
              <w:rFonts w:ascii="仿宋" w:hAnsi="仿宋"/>
              <w:sz w:val="24"/>
              <w:szCs w:val="24"/>
            </w:rPr>
          </w:rPrChange>
        </w:rPr>
        <w:t xml:space="preserve"> Short-one-shot key</w:t>
      </w:r>
      <w:proofErr w:type="gramStart"/>
      <w:r w:rsidRPr="00193049">
        <w:rPr>
          <w:rFonts w:cs="Times New Roman"/>
          <w:sz w:val="24"/>
          <w:szCs w:val="24"/>
          <w:rPrChange w:id="2588" w:author="zhouyou" w:date="2025-04-18T16:48:00Z">
            <w:rPr>
              <w:rFonts w:ascii="仿宋" w:hAnsi="仿宋"/>
              <w:sz w:val="24"/>
              <w:szCs w:val="24"/>
            </w:rPr>
          </w:rPrChange>
        </w:rPr>
        <w:t>键化规则</w:t>
      </w:r>
      <w:proofErr w:type="gramEnd"/>
      <w:r w:rsidRPr="00193049">
        <w:rPr>
          <w:rFonts w:cs="Times New Roman"/>
          <w:sz w:val="24"/>
          <w:szCs w:val="24"/>
          <w:rPrChange w:id="2589" w:author="zhouyou" w:date="2025-04-18T16:48:00Z">
            <w:rPr>
              <w:rFonts w:ascii="仿宋" w:hAnsi="仿宋"/>
              <w:sz w:val="24"/>
              <w:szCs w:val="24"/>
            </w:rPr>
          </w:rPrChange>
        </w:rPr>
        <w:t>示意图</w:t>
      </w:r>
    </w:p>
    <w:p w14:paraId="4429A70B" w14:textId="77777777" w:rsidR="00677DB3" w:rsidRPr="00193049" w:rsidRDefault="003101FD">
      <w:pPr>
        <w:ind w:firstLine="560"/>
        <w:jc w:val="both"/>
        <w:rPr>
          <w:rFonts w:cs="Times New Roman"/>
          <w:rPrChange w:id="2590" w:author="zhouyou" w:date="2025-04-18T16:48:00Z">
            <w:rPr/>
          </w:rPrChange>
        </w:rPr>
        <w:pPrChange w:id="2591" w:author="zhouyou" w:date="2025-04-18T16:45:00Z">
          <w:pPr>
            <w:ind w:firstLine="560"/>
          </w:pPr>
        </w:pPrChange>
      </w:pPr>
      <w:r w:rsidRPr="00885D23">
        <w:rPr>
          <w:rFonts w:cs="Times New Roman" w:hint="eastAsia"/>
        </w:rPr>
        <w:t>由于采用了逐个递增的用户</w:t>
      </w:r>
      <w:r w:rsidRPr="00885D23">
        <w:rPr>
          <w:rFonts w:cs="Times New Roman"/>
        </w:rPr>
        <w:t>ID</w:t>
      </w:r>
      <w:r w:rsidRPr="00885D23">
        <w:rPr>
          <w:rFonts w:cs="Times New Roman" w:hint="eastAsia"/>
        </w:rPr>
        <w:t>、命名空间</w:t>
      </w:r>
      <w:r w:rsidRPr="00885D23">
        <w:rPr>
          <w:rFonts w:cs="Times New Roman"/>
        </w:rPr>
        <w:t>ID</w:t>
      </w:r>
      <w:r w:rsidRPr="00885D23">
        <w:rPr>
          <w:rFonts w:cs="Times New Roman" w:hint="eastAsia"/>
        </w:rPr>
        <w:t>分配方式，确保了每个用户</w:t>
      </w:r>
      <w:r w:rsidRPr="00193049">
        <w:rPr>
          <w:rFonts w:cs="Times New Roman"/>
          <w:rPrChange w:id="2592" w:author="zhouyou" w:date="2025-04-18T16:48:00Z">
            <w:rPr/>
          </w:rPrChange>
        </w:rPr>
        <w:t>ID</w:t>
      </w:r>
      <w:r w:rsidRPr="00193049">
        <w:rPr>
          <w:rFonts w:cs="Times New Roman" w:hint="eastAsia"/>
          <w:rPrChange w:id="2593" w:author="zhouyou" w:date="2025-04-18T16:48:00Z">
            <w:rPr>
              <w:rFonts w:hint="eastAsia"/>
            </w:rPr>
          </w:rPrChange>
        </w:rPr>
        <w:t>的唯一性。此外，文件系统语义要求在同一父目录中没有两个目录具有相同的名称，因此，除非发生哈希冲突，生成的</w:t>
      </w:r>
      <w:r w:rsidRPr="00193049">
        <w:rPr>
          <w:rFonts w:cs="Times New Roman"/>
          <w:rPrChange w:id="2594" w:author="zhouyou" w:date="2025-04-18T16:48:00Z">
            <w:rPr/>
          </w:rPrChange>
        </w:rPr>
        <w:t>key</w:t>
      </w:r>
      <w:r w:rsidRPr="00193049">
        <w:rPr>
          <w:rFonts w:cs="Times New Roman" w:hint="eastAsia"/>
          <w:rPrChange w:id="2595" w:author="zhouyou" w:date="2025-04-18T16:48:00Z">
            <w:rPr>
              <w:rFonts w:hint="eastAsia"/>
            </w:rPr>
          </w:rPrChange>
        </w:rPr>
        <w:t>也应该是普遍唯一的。因此，只需保证在用户的单一命名空间下的父目录路径和文件名的散列不发生冲突即可。哈希冲突的概率与哈希函数的输出空间（哈希位数）和数据</w:t>
      </w:r>
      <w:proofErr w:type="gramStart"/>
      <w:r w:rsidRPr="00193049">
        <w:rPr>
          <w:rFonts w:cs="Times New Roman" w:hint="eastAsia"/>
          <w:rPrChange w:id="2596" w:author="zhouyou" w:date="2025-04-18T16:48:00Z">
            <w:rPr>
              <w:rFonts w:hint="eastAsia"/>
            </w:rPr>
          </w:rPrChange>
        </w:rPr>
        <w:t>集大小</w:t>
      </w:r>
      <w:proofErr w:type="gramEnd"/>
      <w:r w:rsidRPr="00193049">
        <w:rPr>
          <w:rFonts w:cs="Times New Roman" w:hint="eastAsia"/>
          <w:rPrChange w:id="2597" w:author="zhouyou" w:date="2025-04-18T16:48:00Z">
            <w:rPr>
              <w:rFonts w:hint="eastAsia"/>
            </w:rPr>
          </w:rPrChange>
        </w:rPr>
        <w:t>直接相关。为了评估哈希冲突的概率，本研究使用了生日悖论公式</w:t>
      </w:r>
      <w:r w:rsidRPr="00193049">
        <w:rPr>
          <w:rFonts w:cs="Times New Roman"/>
          <w:rPrChange w:id="2598" w:author="zhouyou" w:date="2025-04-18T16:48:00Z">
            <w:rPr/>
          </w:rPrChange>
        </w:rPr>
        <w:t>(1)</w:t>
      </w:r>
      <w:r w:rsidRPr="00193049">
        <w:rPr>
          <w:rFonts w:cs="Times New Roman" w:hint="eastAsia"/>
          <w:rPrChange w:id="2599" w:author="zhouyou" w:date="2025-04-18T16:48:00Z">
            <w:rPr>
              <w:rFonts w:hint="eastAsia"/>
            </w:rPr>
          </w:rPrChange>
        </w:rPr>
        <w:t>进进行估算：</w:t>
      </w:r>
    </w:p>
    <w:p w14:paraId="76CB2892" w14:textId="2D6A2E6F" w:rsidR="00677DB3" w:rsidRPr="00193049" w:rsidRDefault="003101FD">
      <w:pPr>
        <w:pStyle w:val="af5"/>
        <w:ind w:firstLine="640"/>
        <w:jc w:val="center"/>
        <w:rPr>
          <w:rFonts w:eastAsia="仿宋"/>
          <w:rPrChange w:id="2600" w:author="zhouyou" w:date="2025-04-18T16:48:00Z">
            <w:rPr>
              <w:rFonts w:ascii="仿宋" w:eastAsia="仿宋" w:hAnsi="仿宋"/>
            </w:rPr>
          </w:rPrChange>
        </w:rPr>
        <w:pPrChange w:id="2601" w:author="zhouyou" w:date="2025-04-18T16:54:00Z">
          <w:pPr>
            <w:pStyle w:val="af5"/>
            <w:ind w:firstLine="640"/>
            <w:jc w:val="right"/>
          </w:pPr>
        </w:pPrChange>
      </w:pPr>
      <m:oMath>
        <m:r>
          <w:rPr>
            <w:rFonts w:ascii="Cambria Math" w:eastAsia="仿宋" w:hAnsi="Cambria Math"/>
            <w:sz w:val="32"/>
            <w:rPrChange w:id="2602" w:author="zhouyou" w:date="2025-04-18T16:48:00Z">
              <w:rPr>
                <w:rFonts w:ascii="Cambria Math" w:eastAsia="仿宋" w:hAnsi="Cambria Math" w:cs="Cambria Math"/>
                <w:sz w:val="32"/>
              </w:rPr>
            </w:rPrChange>
          </w:rPr>
          <m:t>P</m:t>
        </m:r>
        <m:d>
          <m:dPr>
            <m:ctrlPr>
              <w:rPr>
                <w:rFonts w:ascii="Cambria Math" w:eastAsia="仿宋" w:hAnsi="Cambria Math"/>
                <w:i/>
                <w:sz w:val="32"/>
                <w:szCs w:val="32"/>
              </w:rPr>
            </m:ctrlPr>
          </m:dPr>
          <m:e>
            <m:r>
              <w:rPr>
                <w:rFonts w:ascii="Cambria Math" w:eastAsia="仿宋" w:hAnsi="Cambria Math"/>
                <w:sz w:val="32"/>
              </w:rPr>
              <m:t>n,d</m:t>
            </m:r>
          </m:e>
        </m:d>
        <m:r>
          <w:rPr>
            <w:rFonts w:ascii="Cambria Math" w:eastAsia="仿宋" w:hAnsi="Cambria Math" w:hint="eastAsia"/>
            <w:sz w:val="32"/>
          </w:rPr>
          <m:t>≈</m:t>
        </m:r>
        <m:r>
          <w:rPr>
            <w:rFonts w:ascii="Cambria Math" w:eastAsia="仿宋" w:hAnsi="Cambria Math"/>
            <w:sz w:val="32"/>
          </w:rPr>
          <m:t>1-</m:t>
        </m:r>
        <m:sSup>
          <m:sSupPr>
            <m:ctrlPr>
              <w:rPr>
                <w:rFonts w:ascii="Cambria Math" w:eastAsia="仿宋" w:hAnsi="Cambria Math"/>
                <w:i/>
                <w:sz w:val="32"/>
                <w:szCs w:val="32"/>
              </w:rPr>
            </m:ctrlPr>
          </m:sSupPr>
          <m:e>
            <m:r>
              <w:rPr>
                <w:rFonts w:ascii="Cambria Math" w:eastAsia="仿宋" w:hAnsi="Cambria Math"/>
                <w:sz w:val="32"/>
              </w:rPr>
              <m:t>e</m:t>
            </m:r>
          </m:e>
          <m:sup>
            <m:f>
              <m:fPr>
                <m:ctrlPr>
                  <w:rPr>
                    <w:rFonts w:ascii="Cambria Math" w:eastAsia="仿宋" w:hAnsi="Cambria Math"/>
                    <w:i/>
                    <w:sz w:val="32"/>
                    <w:szCs w:val="32"/>
                  </w:rPr>
                </m:ctrlPr>
              </m:fPr>
              <m:num>
                <m:r>
                  <w:rPr>
                    <w:rFonts w:ascii="Cambria Math" w:eastAsia="仿宋" w:hAnsi="Cambria Math"/>
                    <w:sz w:val="32"/>
                  </w:rPr>
                  <m:t>-n</m:t>
                </m:r>
                <m:d>
                  <m:dPr>
                    <m:ctrlPr>
                      <w:rPr>
                        <w:rFonts w:ascii="Cambria Math" w:eastAsia="仿宋" w:hAnsi="Cambria Math"/>
                        <w:i/>
                        <w:sz w:val="32"/>
                      </w:rPr>
                    </m:ctrlPr>
                  </m:dPr>
                  <m:e>
                    <m:r>
                      <w:rPr>
                        <w:rFonts w:ascii="Cambria Math" w:eastAsia="仿宋" w:hAnsi="Cambria Math"/>
                        <w:sz w:val="32"/>
                      </w:rPr>
                      <m:t>n-1</m:t>
                    </m:r>
                  </m:e>
                </m:d>
              </m:num>
              <m:den>
                <m:r>
                  <w:rPr>
                    <w:rFonts w:ascii="Cambria Math" w:eastAsia="仿宋" w:hAnsi="Cambria Math"/>
                    <w:sz w:val="32"/>
                  </w:rPr>
                  <m:t>2d</m:t>
                </m:r>
              </m:den>
            </m:f>
          </m:sup>
        </m:sSup>
        <m:r>
          <w:rPr>
            <w:rFonts w:ascii="Cambria Math" w:eastAsia="仿宋" w:hAnsi="Cambria Math"/>
            <w:sz w:val="32"/>
            <w:szCs w:val="32"/>
          </w:rPr>
          <m:t xml:space="preserve">                                </m:t>
        </m:r>
      </m:oMath>
      <w:bookmarkStart w:id="2603" w:name="_Ref180420062"/>
      <w:bookmarkStart w:id="2604" w:name="_Ref127105874"/>
      <w:bookmarkStart w:id="2605" w:name="_Ref127105873"/>
      <w:r w:rsidRPr="00193049">
        <w:rPr>
          <w:rFonts w:eastAsia="仿宋"/>
          <w:rPrChange w:id="2606" w:author="zhouyou" w:date="2025-04-18T16:48:00Z">
            <w:rPr>
              <w:rFonts w:ascii="仿宋" w:eastAsia="仿宋" w:hAnsi="仿宋"/>
            </w:rPr>
          </w:rPrChange>
        </w:rPr>
        <w:t>(</w:t>
      </w:r>
      <w:r w:rsidRPr="00193049">
        <w:rPr>
          <w:rFonts w:eastAsia="仿宋"/>
          <w:rPrChange w:id="2607" w:author="zhouyou" w:date="2025-04-18T16:48:00Z">
            <w:rPr>
              <w:rFonts w:ascii="仿宋" w:eastAsia="仿宋" w:hAnsi="仿宋"/>
            </w:rPr>
          </w:rPrChange>
        </w:rPr>
        <w:fldChar w:fldCharType="begin"/>
      </w:r>
      <w:r w:rsidRPr="00193049">
        <w:rPr>
          <w:rFonts w:eastAsia="仿宋"/>
          <w:rPrChange w:id="2608" w:author="zhouyou" w:date="2025-04-18T16:48:00Z">
            <w:rPr>
              <w:rFonts w:ascii="仿宋" w:eastAsia="仿宋" w:hAnsi="仿宋"/>
            </w:rPr>
          </w:rPrChange>
        </w:rPr>
        <w:instrText xml:space="preserve"> SEQ </w:instrText>
      </w:r>
      <w:r w:rsidRPr="00193049">
        <w:rPr>
          <w:rFonts w:eastAsia="仿宋" w:hint="eastAsia"/>
          <w:rPrChange w:id="2609" w:author="zhouyou" w:date="2025-04-18T16:48:00Z">
            <w:rPr>
              <w:rFonts w:ascii="仿宋" w:eastAsia="仿宋" w:hAnsi="仿宋" w:hint="eastAsia"/>
            </w:rPr>
          </w:rPrChange>
        </w:rPr>
        <w:instrText>公式</w:instrText>
      </w:r>
      <w:r w:rsidRPr="00193049">
        <w:rPr>
          <w:rFonts w:eastAsia="仿宋"/>
          <w:rPrChange w:id="2610" w:author="zhouyou" w:date="2025-04-18T16:48:00Z">
            <w:rPr>
              <w:rFonts w:ascii="仿宋" w:eastAsia="仿宋" w:hAnsi="仿宋"/>
            </w:rPr>
          </w:rPrChange>
        </w:rPr>
        <w:instrText xml:space="preserve"> \* ARABIC </w:instrText>
      </w:r>
      <w:r w:rsidRPr="00193049">
        <w:rPr>
          <w:rFonts w:eastAsia="仿宋"/>
          <w:rPrChange w:id="2611" w:author="zhouyou" w:date="2025-04-18T16:48:00Z">
            <w:rPr>
              <w:rFonts w:ascii="仿宋" w:eastAsia="仿宋" w:hAnsi="仿宋"/>
            </w:rPr>
          </w:rPrChange>
        </w:rPr>
        <w:fldChar w:fldCharType="separate"/>
      </w:r>
      <w:r w:rsidRPr="00193049">
        <w:rPr>
          <w:rFonts w:eastAsia="仿宋"/>
          <w:rPrChange w:id="2612" w:author="zhouyou" w:date="2025-04-18T16:48:00Z">
            <w:rPr>
              <w:rFonts w:ascii="仿宋" w:eastAsia="仿宋" w:hAnsi="仿宋"/>
            </w:rPr>
          </w:rPrChange>
        </w:rPr>
        <w:t>1</w:t>
      </w:r>
      <w:r w:rsidRPr="00193049">
        <w:rPr>
          <w:rFonts w:eastAsia="仿宋"/>
          <w:rPrChange w:id="2613" w:author="zhouyou" w:date="2025-04-18T16:48:00Z">
            <w:rPr>
              <w:rFonts w:ascii="仿宋" w:eastAsia="仿宋" w:hAnsi="仿宋"/>
            </w:rPr>
          </w:rPrChange>
        </w:rPr>
        <w:fldChar w:fldCharType="end"/>
      </w:r>
      <w:r w:rsidRPr="00193049">
        <w:rPr>
          <w:rFonts w:eastAsia="仿宋"/>
          <w:rPrChange w:id="2614" w:author="zhouyou" w:date="2025-04-18T16:48:00Z">
            <w:rPr>
              <w:rFonts w:ascii="仿宋" w:eastAsia="仿宋" w:hAnsi="仿宋"/>
            </w:rPr>
          </w:rPrChange>
        </w:rPr>
        <w:t>)</w:t>
      </w:r>
      <w:bookmarkEnd w:id="2603"/>
    </w:p>
    <w:p w14:paraId="5D842E1E" w14:textId="77777777" w:rsidR="00824C54" w:rsidRPr="00885D23" w:rsidRDefault="00824C54">
      <w:pPr>
        <w:ind w:firstLine="560"/>
        <w:jc w:val="both"/>
        <w:rPr>
          <w:rFonts w:cs="Times New Roman"/>
        </w:rPr>
        <w:pPrChange w:id="2615" w:author="zhouyou" w:date="2025-04-18T16:45:00Z">
          <w:pPr>
            <w:ind w:firstLine="560"/>
          </w:pPr>
        </w:pPrChange>
      </w:pPr>
    </w:p>
    <w:bookmarkEnd w:id="2604"/>
    <w:bookmarkEnd w:id="2605"/>
    <w:p w14:paraId="6AE06A83" w14:textId="77777777" w:rsidR="00677DB3" w:rsidRPr="00193049" w:rsidRDefault="003101FD">
      <w:pPr>
        <w:ind w:firstLine="560"/>
        <w:jc w:val="both"/>
        <w:rPr>
          <w:rFonts w:cs="Times New Roman"/>
          <w:color w:val="000000" w:themeColor="text1"/>
          <w:rPrChange w:id="2616" w:author="zhouyou" w:date="2025-04-18T16:48:00Z">
            <w:rPr>
              <w:color w:val="000000" w:themeColor="text1"/>
            </w:rPr>
          </w:rPrChange>
        </w:rPr>
        <w:pPrChange w:id="2617" w:author="zhouyou" w:date="2025-04-18T16:45:00Z">
          <w:pPr>
            <w:ind w:firstLine="560"/>
          </w:pPr>
        </w:pPrChange>
      </w:pPr>
      <w:r w:rsidRPr="00193049">
        <w:rPr>
          <w:rFonts w:cs="Times New Roman" w:hint="eastAsia"/>
          <w:color w:val="000000" w:themeColor="text1"/>
          <w:rPrChange w:id="2618" w:author="zhouyou" w:date="2025-04-18T16:48:00Z">
            <w:rPr>
              <w:rFonts w:hint="eastAsia"/>
              <w:color w:val="000000" w:themeColor="text1"/>
            </w:rPr>
          </w:rPrChange>
        </w:rPr>
        <w:t>其中</w:t>
      </w:r>
      <w:r w:rsidRPr="00193049">
        <w:rPr>
          <w:rFonts w:cs="Times New Roman"/>
          <w:color w:val="000000" w:themeColor="text1"/>
          <w:rPrChange w:id="2619" w:author="zhouyou" w:date="2025-04-18T16:48:00Z">
            <w:rPr>
              <w:color w:val="000000" w:themeColor="text1"/>
            </w:rPr>
          </w:rPrChange>
        </w:rPr>
        <w:t>d</w:t>
      </w:r>
      <w:r w:rsidRPr="00193049">
        <w:rPr>
          <w:rFonts w:cs="Times New Roman" w:hint="eastAsia"/>
          <w:color w:val="000000" w:themeColor="text1"/>
          <w:rPrChange w:id="2620" w:author="zhouyou" w:date="2025-04-18T16:48:00Z">
            <w:rPr>
              <w:rFonts w:hint="eastAsia"/>
              <w:color w:val="000000" w:themeColor="text1"/>
            </w:rPr>
          </w:rPrChange>
        </w:rPr>
        <w:t>是哈希空间大小（设哈希位数为</w:t>
      </w:r>
      <w:r w:rsidRPr="00193049">
        <w:rPr>
          <w:rFonts w:cs="Times New Roman"/>
          <w:color w:val="000000" w:themeColor="text1"/>
          <w:rPrChange w:id="2621" w:author="zhouyou" w:date="2025-04-18T16:48:00Z">
            <w:rPr>
              <w:color w:val="000000" w:themeColor="text1"/>
            </w:rPr>
          </w:rPrChange>
        </w:rPr>
        <w:t>m</w:t>
      </w:r>
      <w:r w:rsidRPr="00193049">
        <w:rPr>
          <w:rFonts w:cs="Times New Roman" w:hint="eastAsia"/>
          <w:color w:val="000000" w:themeColor="text1"/>
          <w:rPrChange w:id="2622" w:author="zhouyou" w:date="2025-04-18T16:48:00Z">
            <w:rPr>
              <w:rFonts w:hint="eastAsia"/>
              <w:color w:val="000000" w:themeColor="text1"/>
            </w:rPr>
          </w:rPrChange>
        </w:rPr>
        <w:t>，则</w:t>
      </w:r>
      <w:r w:rsidRPr="00193049">
        <w:rPr>
          <w:rFonts w:cs="Times New Roman"/>
          <w:color w:val="000000" w:themeColor="text1"/>
          <w:rPrChange w:id="2623" w:author="zhouyou" w:date="2025-04-18T16:48:00Z">
            <w:rPr>
              <w:color w:val="000000" w:themeColor="text1"/>
            </w:rPr>
          </w:rPrChange>
        </w:rPr>
        <w:t>d = 2</w:t>
      </w:r>
      <w:r w:rsidRPr="00193049">
        <w:rPr>
          <w:rFonts w:cs="Times New Roman"/>
          <w:color w:val="000000" w:themeColor="text1"/>
          <w:vertAlign w:val="superscript"/>
          <w:rPrChange w:id="2624" w:author="zhouyou" w:date="2025-04-18T16:48:00Z">
            <w:rPr>
              <w:color w:val="000000" w:themeColor="text1"/>
              <w:vertAlign w:val="superscript"/>
            </w:rPr>
          </w:rPrChange>
        </w:rPr>
        <w:t>m</w:t>
      </w:r>
      <w:r w:rsidRPr="00193049">
        <w:rPr>
          <w:rFonts w:cs="Times New Roman" w:hint="eastAsia"/>
          <w:color w:val="000000" w:themeColor="text1"/>
          <w:rPrChange w:id="2625" w:author="zhouyou" w:date="2025-04-18T16:48:00Z">
            <w:rPr>
              <w:rFonts w:hint="eastAsia"/>
              <w:color w:val="000000" w:themeColor="text1"/>
            </w:rPr>
          </w:rPrChange>
        </w:rPr>
        <w:t>），</w:t>
      </w:r>
      <w:r w:rsidRPr="00193049">
        <w:rPr>
          <w:rFonts w:cs="Times New Roman"/>
          <w:color w:val="000000" w:themeColor="text1"/>
          <w:rPrChange w:id="2626" w:author="zhouyou" w:date="2025-04-18T16:48:00Z">
            <w:rPr>
              <w:color w:val="000000" w:themeColor="text1"/>
            </w:rPr>
          </w:rPrChange>
        </w:rPr>
        <w:t>n</w:t>
      </w:r>
      <w:r w:rsidRPr="00193049">
        <w:rPr>
          <w:rFonts w:cs="Times New Roman" w:hint="eastAsia"/>
          <w:color w:val="000000" w:themeColor="text1"/>
          <w:rPrChange w:id="2627" w:author="zhouyou" w:date="2025-04-18T16:48:00Z">
            <w:rPr>
              <w:rFonts w:hint="eastAsia"/>
              <w:color w:val="000000" w:themeColor="text1"/>
            </w:rPr>
          </w:rPrChange>
        </w:rPr>
        <w:t>是需要哈希的对象数量，</w:t>
      </w:r>
      <w:r w:rsidRPr="00193049">
        <w:rPr>
          <w:rFonts w:cs="Times New Roman"/>
          <w:color w:val="000000" w:themeColor="text1"/>
          <w:rPrChange w:id="2628" w:author="zhouyou" w:date="2025-04-18T16:48:00Z">
            <w:rPr>
              <w:color w:val="000000" w:themeColor="text1"/>
            </w:rPr>
          </w:rPrChange>
        </w:rPr>
        <w:t>P(</w:t>
      </w:r>
      <w:proofErr w:type="spellStart"/>
      <w:r w:rsidRPr="00193049">
        <w:rPr>
          <w:rFonts w:cs="Times New Roman"/>
          <w:color w:val="000000" w:themeColor="text1"/>
          <w:rPrChange w:id="2629" w:author="zhouyou" w:date="2025-04-18T16:48:00Z">
            <w:rPr>
              <w:color w:val="000000" w:themeColor="text1"/>
            </w:rPr>
          </w:rPrChange>
        </w:rPr>
        <w:t>n,d</w:t>
      </w:r>
      <w:proofErr w:type="spellEnd"/>
      <w:r w:rsidRPr="00193049">
        <w:rPr>
          <w:rFonts w:cs="Times New Roman"/>
          <w:color w:val="000000" w:themeColor="text1"/>
          <w:rPrChange w:id="2630" w:author="zhouyou" w:date="2025-04-18T16:48:00Z">
            <w:rPr>
              <w:color w:val="000000" w:themeColor="text1"/>
            </w:rPr>
          </w:rPrChange>
        </w:rPr>
        <w:t>)</w:t>
      </w:r>
      <w:r w:rsidRPr="00193049">
        <w:rPr>
          <w:rFonts w:cs="Times New Roman" w:hint="eastAsia"/>
          <w:color w:val="000000" w:themeColor="text1"/>
          <w:rPrChange w:id="2631" w:author="zhouyou" w:date="2025-04-18T16:48:00Z">
            <w:rPr>
              <w:rFonts w:hint="eastAsia"/>
              <w:color w:val="000000" w:themeColor="text1"/>
            </w:rPr>
          </w:rPrChange>
        </w:rPr>
        <w:t>为冲突概率，表示至少有一次冲突发生的概率。由于用户的单一命名空间下文件规模一般不会超过一亿，考虑到本课题大规模</w:t>
      </w:r>
      <w:proofErr w:type="gramStart"/>
      <w:r w:rsidRPr="00193049">
        <w:rPr>
          <w:rFonts w:cs="Times New Roman" w:hint="eastAsia"/>
          <w:color w:val="000000" w:themeColor="text1"/>
          <w:rPrChange w:id="2632" w:author="zhouyou" w:date="2025-04-18T16:48:00Z">
            <w:rPr>
              <w:rFonts w:hint="eastAsia"/>
              <w:color w:val="000000" w:themeColor="text1"/>
            </w:rPr>
          </w:rPrChange>
        </w:rPr>
        <w:t>冷数据</w:t>
      </w:r>
      <w:proofErr w:type="gramEnd"/>
      <w:r w:rsidRPr="00193049">
        <w:rPr>
          <w:rFonts w:cs="Times New Roman" w:hint="eastAsia"/>
          <w:color w:val="000000" w:themeColor="text1"/>
          <w:rPrChange w:id="2633" w:author="zhouyou" w:date="2025-04-18T16:48:00Z">
            <w:rPr>
              <w:rFonts w:hint="eastAsia"/>
              <w:color w:val="000000" w:themeColor="text1"/>
            </w:rPr>
          </w:rPrChange>
        </w:rPr>
        <w:t>具备时间跨度较大的情况，考虑可扩展性，预期用户的单一命名空间下支持</w:t>
      </w:r>
      <w:r w:rsidRPr="00193049">
        <w:rPr>
          <w:rFonts w:cs="Times New Roman"/>
          <w:color w:val="000000" w:themeColor="text1"/>
          <w:rPrChange w:id="2634" w:author="zhouyou" w:date="2025-04-18T16:48:00Z">
            <w:rPr>
              <w:color w:val="000000" w:themeColor="text1"/>
            </w:rPr>
          </w:rPrChange>
        </w:rPr>
        <w:t>10</w:t>
      </w:r>
      <w:r w:rsidRPr="00193049">
        <w:rPr>
          <w:rFonts w:cs="Times New Roman" w:hint="eastAsia"/>
          <w:color w:val="000000" w:themeColor="text1"/>
          <w:rPrChange w:id="2635" w:author="zhouyou" w:date="2025-04-18T16:48:00Z">
            <w:rPr>
              <w:rFonts w:hint="eastAsia"/>
              <w:color w:val="000000" w:themeColor="text1"/>
            </w:rPr>
          </w:rPrChange>
        </w:rPr>
        <w:t>亿的文件数量规模。因此，在下文分析中，文件总数被假定为</w:t>
      </w:r>
      <w:r w:rsidRPr="00193049">
        <w:rPr>
          <w:rFonts w:cs="Times New Roman"/>
          <w:color w:val="000000" w:themeColor="text1"/>
          <w:rPrChange w:id="2636" w:author="zhouyou" w:date="2025-04-18T16:48:00Z">
            <w:rPr>
              <w:color w:val="000000" w:themeColor="text1"/>
            </w:rPr>
          </w:rPrChange>
        </w:rPr>
        <w:t>10</w:t>
      </w:r>
      <w:r w:rsidRPr="00193049">
        <w:rPr>
          <w:rFonts w:cs="Times New Roman" w:hint="eastAsia"/>
          <w:color w:val="000000" w:themeColor="text1"/>
          <w:rPrChange w:id="2637" w:author="zhouyou" w:date="2025-04-18T16:48:00Z">
            <w:rPr>
              <w:rFonts w:hint="eastAsia"/>
              <w:color w:val="000000" w:themeColor="text1"/>
            </w:rPr>
          </w:rPrChange>
        </w:rPr>
        <w:t>亿。</w:t>
      </w:r>
    </w:p>
    <w:p w14:paraId="3E631EFF" w14:textId="77777777" w:rsidR="00677DB3" w:rsidRPr="00193049" w:rsidRDefault="003101FD">
      <w:pPr>
        <w:ind w:firstLine="560"/>
        <w:jc w:val="both"/>
        <w:rPr>
          <w:rFonts w:cs="Times New Roman"/>
          <w:color w:val="000000" w:themeColor="text1"/>
          <w:rPrChange w:id="2638" w:author="zhouyou" w:date="2025-04-18T16:48:00Z">
            <w:rPr>
              <w:color w:val="000000" w:themeColor="text1"/>
            </w:rPr>
          </w:rPrChange>
        </w:rPr>
        <w:pPrChange w:id="2639" w:author="zhouyou" w:date="2025-04-18T16:45:00Z">
          <w:pPr>
            <w:ind w:firstLine="560"/>
          </w:pPr>
        </w:pPrChange>
      </w:pPr>
      <w:r w:rsidRPr="00193049">
        <w:rPr>
          <w:rFonts w:cs="Times New Roman" w:hint="eastAsia"/>
          <w:color w:val="000000" w:themeColor="text1"/>
          <w:rPrChange w:id="2640" w:author="zhouyou" w:date="2025-04-18T16:48:00Z">
            <w:rPr>
              <w:rFonts w:hint="eastAsia"/>
              <w:color w:val="000000" w:themeColor="text1"/>
            </w:rPr>
          </w:rPrChange>
        </w:rPr>
        <w:lastRenderedPageBreak/>
        <w:t>一般情况下目录文件在系统中所有文件的占比总在</w:t>
      </w:r>
      <w:r w:rsidRPr="00193049">
        <w:rPr>
          <w:rFonts w:cs="Times New Roman"/>
          <w:color w:val="000000" w:themeColor="text1"/>
          <w:rPrChange w:id="2641" w:author="zhouyou" w:date="2025-04-18T16:48:00Z">
            <w:rPr>
              <w:color w:val="000000" w:themeColor="text1"/>
            </w:rPr>
          </w:rPrChange>
        </w:rPr>
        <w:t>10%</w:t>
      </w:r>
      <w:r w:rsidRPr="00193049">
        <w:rPr>
          <w:rFonts w:cs="Times New Roman" w:hint="eastAsia"/>
          <w:color w:val="000000" w:themeColor="text1"/>
          <w:rPrChange w:id="2642" w:author="zhouyou" w:date="2025-04-18T16:48:00Z">
            <w:rPr>
              <w:rFonts w:hint="eastAsia"/>
              <w:color w:val="000000" w:themeColor="text1"/>
            </w:rPr>
          </w:rPrChange>
        </w:rPr>
        <w:t>以内，由于一个目录总是代表着一个</w:t>
      </w:r>
      <w:r w:rsidRPr="00193049">
        <w:rPr>
          <w:rFonts w:cs="Times New Roman"/>
          <w:color w:val="000000" w:themeColor="text1"/>
          <w:rPrChange w:id="2643" w:author="zhouyou" w:date="2025-04-18T16:48:00Z">
            <w:rPr>
              <w:color w:val="000000" w:themeColor="text1"/>
            </w:rPr>
          </w:rPrChange>
        </w:rPr>
        <w:t>path</w:t>
      </w:r>
      <w:r w:rsidRPr="00193049">
        <w:rPr>
          <w:rFonts w:cs="Times New Roman" w:hint="eastAsia"/>
          <w:color w:val="000000" w:themeColor="text1"/>
          <w:rPrChange w:id="2644" w:author="zhouyou" w:date="2025-04-18T16:48:00Z">
            <w:rPr>
              <w:rFonts w:hint="eastAsia"/>
              <w:color w:val="000000" w:themeColor="text1"/>
            </w:rPr>
          </w:rPrChange>
        </w:rPr>
        <w:t>，因此对于</w:t>
      </w:r>
      <w:proofErr w:type="spellStart"/>
      <w:r w:rsidRPr="00193049">
        <w:rPr>
          <w:rFonts w:cs="Times New Roman"/>
          <w:color w:val="000000" w:themeColor="text1"/>
          <w:rPrChange w:id="2645" w:author="zhouyou" w:date="2025-04-18T16:48:00Z">
            <w:rPr>
              <w:color w:val="000000" w:themeColor="text1"/>
            </w:rPr>
          </w:rPrChange>
        </w:rPr>
        <w:t>hashed_path</w:t>
      </w:r>
      <w:proofErr w:type="spellEnd"/>
      <w:r w:rsidRPr="00193049">
        <w:rPr>
          <w:rFonts w:cs="Times New Roman" w:hint="eastAsia"/>
          <w:color w:val="000000" w:themeColor="text1"/>
          <w:rPrChange w:id="2646" w:author="zhouyou" w:date="2025-04-18T16:48:00Z">
            <w:rPr>
              <w:rFonts w:hint="eastAsia"/>
              <w:color w:val="000000" w:themeColor="text1"/>
            </w:rPr>
          </w:rPrChange>
        </w:rPr>
        <w:t>而言，哈希对象数量</w:t>
      </w:r>
      <w:r w:rsidRPr="00193049">
        <w:rPr>
          <w:rFonts w:cs="Times New Roman"/>
          <w:color w:val="000000" w:themeColor="text1"/>
          <w:rPrChange w:id="2647" w:author="zhouyou" w:date="2025-04-18T16:48:00Z">
            <w:rPr>
              <w:color w:val="000000" w:themeColor="text1"/>
            </w:rPr>
          </w:rPrChange>
        </w:rPr>
        <w:t xml:space="preserve">n </w:t>
      </w:r>
      <w:r w:rsidRPr="00193049">
        <w:rPr>
          <w:rFonts w:cs="Times New Roman" w:hint="eastAsia"/>
          <w:color w:val="000000" w:themeColor="text1"/>
          <w:rPrChange w:id="2648" w:author="zhouyou" w:date="2025-04-18T16:48:00Z">
            <w:rPr>
              <w:rFonts w:hint="eastAsia"/>
              <w:color w:val="000000" w:themeColor="text1"/>
            </w:rPr>
          </w:rPrChange>
        </w:rPr>
        <w:t>≈</w:t>
      </w:r>
      <w:r w:rsidRPr="00193049">
        <w:rPr>
          <w:rFonts w:cs="Times New Roman"/>
          <w:color w:val="000000" w:themeColor="text1"/>
          <w:rPrChange w:id="2649" w:author="zhouyou" w:date="2025-04-18T16:48:00Z">
            <w:rPr>
              <w:color w:val="000000" w:themeColor="text1"/>
            </w:rPr>
          </w:rPrChange>
        </w:rPr>
        <w:t xml:space="preserve"> 10</w:t>
      </w:r>
      <w:r w:rsidRPr="00193049">
        <w:rPr>
          <w:rFonts w:cs="Times New Roman"/>
          <w:color w:val="000000" w:themeColor="text1"/>
          <w:vertAlign w:val="superscript"/>
          <w:rPrChange w:id="2650" w:author="zhouyou" w:date="2025-04-18T16:48:00Z">
            <w:rPr>
              <w:color w:val="000000" w:themeColor="text1"/>
              <w:vertAlign w:val="superscript"/>
            </w:rPr>
          </w:rPrChange>
        </w:rPr>
        <w:t>9</w:t>
      </w:r>
      <w:r w:rsidRPr="00193049">
        <w:rPr>
          <w:rFonts w:cs="Times New Roman" w:hint="eastAsia"/>
          <w:color w:val="000000" w:themeColor="text1"/>
          <w:rPrChange w:id="2651" w:author="zhouyou" w:date="2025-04-18T16:48:00Z">
            <w:rPr>
              <w:rFonts w:hint="eastAsia"/>
              <w:color w:val="000000" w:themeColor="text1"/>
            </w:rPr>
          </w:rPrChange>
        </w:rPr>
        <w:t>×</w:t>
      </w:r>
      <w:r w:rsidRPr="00193049">
        <w:rPr>
          <w:rFonts w:cs="Times New Roman"/>
          <w:color w:val="000000" w:themeColor="text1"/>
          <w:rPrChange w:id="2652" w:author="zhouyou" w:date="2025-04-18T16:48:00Z">
            <w:rPr>
              <w:color w:val="000000" w:themeColor="text1"/>
            </w:rPr>
          </w:rPrChange>
        </w:rPr>
        <w:t>10%</w:t>
      </w:r>
      <w:r w:rsidRPr="00193049">
        <w:rPr>
          <w:rFonts w:cs="Times New Roman" w:hint="eastAsia"/>
          <w:color w:val="000000" w:themeColor="text1"/>
          <w:rPrChange w:id="2653" w:author="zhouyou" w:date="2025-04-18T16:48:00Z">
            <w:rPr>
              <w:rFonts w:hint="eastAsia"/>
              <w:color w:val="000000" w:themeColor="text1"/>
            </w:rPr>
          </w:rPrChange>
        </w:rPr>
        <w:t>，令</w:t>
      </w:r>
      <w:r w:rsidRPr="00193049">
        <w:rPr>
          <w:rFonts w:cs="Times New Roman"/>
          <w:color w:val="000000" w:themeColor="text1"/>
          <w:rPrChange w:id="2654" w:author="zhouyou" w:date="2025-04-18T16:48:00Z">
            <w:rPr>
              <w:color w:val="000000" w:themeColor="text1"/>
            </w:rPr>
          </w:rPrChange>
        </w:rPr>
        <w:t>m = 80</w:t>
      </w:r>
      <w:r w:rsidRPr="00193049">
        <w:rPr>
          <w:rFonts w:cs="Times New Roman" w:hint="eastAsia"/>
          <w:color w:val="000000" w:themeColor="text1"/>
          <w:rPrChange w:id="2655" w:author="zhouyou" w:date="2025-04-18T16:48:00Z">
            <w:rPr>
              <w:rFonts w:hint="eastAsia"/>
              <w:color w:val="000000" w:themeColor="text1"/>
            </w:rPr>
          </w:rPrChange>
        </w:rPr>
        <w:t>，则</w:t>
      </w:r>
      <w:r w:rsidRPr="00193049">
        <w:rPr>
          <w:rFonts w:cs="Times New Roman"/>
          <w:color w:val="000000" w:themeColor="text1"/>
          <w:rPrChange w:id="2656" w:author="zhouyou" w:date="2025-04-18T16:48:00Z">
            <w:rPr>
              <w:color w:val="000000" w:themeColor="text1"/>
            </w:rPr>
          </w:rPrChange>
        </w:rPr>
        <w:t>d = 2</w:t>
      </w:r>
      <w:r w:rsidRPr="00193049">
        <w:rPr>
          <w:rFonts w:cs="Times New Roman"/>
          <w:color w:val="000000" w:themeColor="text1"/>
          <w:vertAlign w:val="superscript"/>
          <w:rPrChange w:id="2657" w:author="zhouyou" w:date="2025-04-18T16:48:00Z">
            <w:rPr>
              <w:color w:val="000000" w:themeColor="text1"/>
              <w:vertAlign w:val="superscript"/>
            </w:rPr>
          </w:rPrChange>
        </w:rPr>
        <w:t>80</w:t>
      </w:r>
      <w:r w:rsidRPr="00193049">
        <w:rPr>
          <w:rFonts w:cs="Times New Roman" w:hint="eastAsia"/>
          <w:color w:val="000000" w:themeColor="text1"/>
          <w:rPrChange w:id="2658" w:author="zhouyou" w:date="2025-04-18T16:48:00Z">
            <w:rPr>
              <w:rFonts w:hint="eastAsia"/>
              <w:color w:val="000000" w:themeColor="text1"/>
            </w:rPr>
          </w:rPrChange>
        </w:rPr>
        <w:t>，将</w:t>
      </w:r>
      <w:r w:rsidRPr="00193049">
        <w:rPr>
          <w:rFonts w:cs="Times New Roman"/>
          <w:color w:val="000000" w:themeColor="text1"/>
          <w:rPrChange w:id="2659" w:author="zhouyou" w:date="2025-04-18T16:48:00Z">
            <w:rPr>
              <w:color w:val="000000" w:themeColor="text1"/>
            </w:rPr>
          </w:rPrChange>
        </w:rPr>
        <w:t>n</w:t>
      </w:r>
      <w:r w:rsidRPr="00193049">
        <w:rPr>
          <w:rFonts w:cs="Times New Roman" w:hint="eastAsia"/>
          <w:color w:val="000000" w:themeColor="text1"/>
          <w:rPrChange w:id="2660" w:author="zhouyou" w:date="2025-04-18T16:48:00Z">
            <w:rPr>
              <w:rFonts w:hint="eastAsia"/>
              <w:color w:val="000000" w:themeColor="text1"/>
            </w:rPr>
          </w:rPrChange>
        </w:rPr>
        <w:t>与</w:t>
      </w:r>
      <w:r w:rsidRPr="00193049">
        <w:rPr>
          <w:rFonts w:cs="Times New Roman"/>
          <w:color w:val="000000" w:themeColor="text1"/>
          <w:rPrChange w:id="2661" w:author="zhouyou" w:date="2025-04-18T16:48:00Z">
            <w:rPr>
              <w:color w:val="000000" w:themeColor="text1"/>
            </w:rPr>
          </w:rPrChange>
        </w:rPr>
        <w:t>d</w:t>
      </w:r>
      <w:r w:rsidRPr="00193049">
        <w:rPr>
          <w:rFonts w:cs="Times New Roman" w:hint="eastAsia"/>
          <w:color w:val="000000" w:themeColor="text1"/>
          <w:rPrChange w:id="2662" w:author="zhouyou" w:date="2025-04-18T16:48:00Z">
            <w:rPr>
              <w:rFonts w:hint="eastAsia"/>
              <w:color w:val="000000" w:themeColor="text1"/>
            </w:rPr>
          </w:rPrChange>
        </w:rPr>
        <w:t>代入公式</w:t>
      </w:r>
      <w:r w:rsidRPr="00193049">
        <w:rPr>
          <w:rFonts w:cs="Times New Roman"/>
          <w:color w:val="000000" w:themeColor="text1"/>
          <w:rPrChange w:id="2663" w:author="zhouyou" w:date="2025-04-18T16:48:00Z">
            <w:rPr>
              <w:color w:val="000000" w:themeColor="text1"/>
            </w:rPr>
          </w:rPrChange>
        </w:rPr>
        <w:t>(1)</w:t>
      </w:r>
      <w:r w:rsidRPr="00193049">
        <w:rPr>
          <w:rFonts w:cs="Times New Roman" w:hint="eastAsia"/>
          <w:color w:val="000000" w:themeColor="text1"/>
          <w:rPrChange w:id="2664" w:author="zhouyou" w:date="2025-04-18T16:48:00Z">
            <w:rPr>
              <w:rFonts w:hint="eastAsia"/>
              <w:color w:val="000000" w:themeColor="text1"/>
            </w:rPr>
          </w:rPrChange>
        </w:rPr>
        <w:t>可得，冲突概率</w:t>
      </w:r>
      <w:r w:rsidRPr="00193049">
        <w:rPr>
          <w:rFonts w:cs="Times New Roman"/>
          <w:color w:val="000000" w:themeColor="text1"/>
          <w:rPrChange w:id="2665" w:author="zhouyou" w:date="2025-04-18T16:48:00Z">
            <w:rPr>
              <w:color w:val="000000" w:themeColor="text1"/>
            </w:rPr>
          </w:rPrChange>
        </w:rPr>
        <w:t>P</w:t>
      </w:r>
      <w:r w:rsidRPr="00193049">
        <w:rPr>
          <w:rFonts w:cs="Times New Roman" w:hint="eastAsia"/>
          <w:color w:val="000000" w:themeColor="text1"/>
          <w:rPrChange w:id="2666" w:author="zhouyou" w:date="2025-04-18T16:48:00Z">
            <w:rPr>
              <w:rFonts w:hint="eastAsia"/>
              <w:color w:val="000000" w:themeColor="text1"/>
            </w:rPr>
          </w:rPrChange>
        </w:rPr>
        <w:t>约为</w:t>
      </w:r>
      <w:r w:rsidRPr="00193049">
        <w:rPr>
          <w:rFonts w:cs="Times New Roman"/>
          <w:color w:val="000000" w:themeColor="text1"/>
          <w:rPrChange w:id="2667" w:author="zhouyou" w:date="2025-04-18T16:48:00Z">
            <w:rPr>
              <w:color w:val="000000" w:themeColor="text1"/>
            </w:rPr>
          </w:rPrChange>
        </w:rPr>
        <w:t>4.13</w:t>
      </w:r>
      <w:r w:rsidRPr="00193049">
        <w:rPr>
          <w:rFonts w:cs="Times New Roman" w:hint="eastAsia"/>
          <w:color w:val="000000" w:themeColor="text1"/>
          <w:rPrChange w:id="2668" w:author="zhouyou" w:date="2025-04-18T16:48:00Z">
            <w:rPr>
              <w:rFonts w:hint="eastAsia"/>
              <w:color w:val="000000" w:themeColor="text1"/>
            </w:rPr>
          </w:rPrChange>
        </w:rPr>
        <w:t>×</w:t>
      </w:r>
      <w:r w:rsidRPr="00193049">
        <w:rPr>
          <w:rFonts w:cs="Times New Roman"/>
          <w:color w:val="000000" w:themeColor="text1"/>
          <w:rPrChange w:id="2669" w:author="zhouyou" w:date="2025-04-18T16:48:00Z">
            <w:rPr>
              <w:color w:val="000000" w:themeColor="text1"/>
            </w:rPr>
          </w:rPrChange>
        </w:rPr>
        <w:t>10</w:t>
      </w:r>
      <w:r w:rsidRPr="00193049">
        <w:rPr>
          <w:rFonts w:cs="Times New Roman"/>
          <w:color w:val="000000" w:themeColor="text1"/>
          <w:vertAlign w:val="superscript"/>
          <w:rPrChange w:id="2670" w:author="zhouyou" w:date="2025-04-18T16:48:00Z">
            <w:rPr>
              <w:color w:val="000000" w:themeColor="text1"/>
              <w:vertAlign w:val="superscript"/>
            </w:rPr>
          </w:rPrChange>
        </w:rPr>
        <w:t xml:space="preserve">-7 </w:t>
      </w:r>
      <w:r w:rsidRPr="00193049">
        <w:rPr>
          <w:rFonts w:cs="Times New Roman"/>
          <w:color w:val="000000" w:themeColor="text1"/>
          <w:rPrChange w:id="2671" w:author="zhouyou" w:date="2025-04-18T16:48:00Z">
            <w:rPr>
              <w:color w:val="000000" w:themeColor="text1"/>
            </w:rPr>
          </w:rPrChange>
        </w:rPr>
        <w:t>%</w:t>
      </w:r>
      <w:r w:rsidRPr="00193049">
        <w:rPr>
          <w:rFonts w:cs="Times New Roman" w:hint="eastAsia"/>
          <w:color w:val="000000" w:themeColor="text1"/>
          <w:rPrChange w:id="2672" w:author="zhouyou" w:date="2025-04-18T16:48:00Z">
            <w:rPr>
              <w:rFonts w:hint="eastAsia"/>
              <w:color w:val="000000" w:themeColor="text1"/>
            </w:rPr>
          </w:rPrChange>
        </w:rPr>
        <w:t>。</w:t>
      </w:r>
    </w:p>
    <w:p w14:paraId="7BA8FCC4" w14:textId="77777777" w:rsidR="00677DB3" w:rsidRPr="00193049" w:rsidRDefault="003101FD">
      <w:pPr>
        <w:ind w:firstLine="560"/>
        <w:jc w:val="both"/>
        <w:rPr>
          <w:rFonts w:cs="Times New Roman"/>
          <w:color w:val="000000" w:themeColor="text1"/>
          <w:rPrChange w:id="2673" w:author="zhouyou" w:date="2025-04-18T16:48:00Z">
            <w:rPr>
              <w:color w:val="000000" w:themeColor="text1"/>
            </w:rPr>
          </w:rPrChange>
        </w:rPr>
        <w:pPrChange w:id="2674" w:author="zhouyou" w:date="2025-04-18T16:45:00Z">
          <w:pPr>
            <w:ind w:firstLine="560"/>
          </w:pPr>
        </w:pPrChange>
      </w:pPr>
      <w:r w:rsidRPr="00193049">
        <w:rPr>
          <w:rFonts w:cs="Times New Roman" w:hint="eastAsia"/>
          <w:color w:val="000000" w:themeColor="text1"/>
          <w:rPrChange w:id="2675" w:author="zhouyou" w:date="2025-04-18T16:48:00Z">
            <w:rPr>
              <w:rFonts w:hint="eastAsia"/>
              <w:color w:val="000000" w:themeColor="text1"/>
            </w:rPr>
          </w:rPrChange>
        </w:rPr>
        <w:t>在不考虑没有文件重名的极端情况下，保证在一亿文件集规模下，</w:t>
      </w:r>
      <w:r w:rsidRPr="00193049">
        <w:rPr>
          <w:rFonts w:cs="Times New Roman"/>
          <w:color w:val="000000" w:themeColor="text1"/>
          <w:rPrChange w:id="2676" w:author="zhouyou" w:date="2025-04-18T16:48:00Z">
            <w:rPr>
              <w:color w:val="000000" w:themeColor="text1"/>
            </w:rPr>
          </w:rPrChange>
        </w:rPr>
        <w:t>80</w:t>
      </w:r>
      <w:r w:rsidRPr="00193049">
        <w:rPr>
          <w:rFonts w:cs="Times New Roman" w:hint="eastAsia"/>
          <w:color w:val="000000" w:themeColor="text1"/>
          <w:rPrChange w:id="2677" w:author="zhouyou" w:date="2025-04-18T16:48:00Z">
            <w:rPr>
              <w:rFonts w:hint="eastAsia"/>
              <w:color w:val="000000" w:themeColor="text1"/>
            </w:rPr>
          </w:rPrChange>
        </w:rPr>
        <w:t>位的哈希函数的输出空间不会发生冲突即可。令</w:t>
      </w:r>
      <w:r w:rsidRPr="00193049">
        <w:rPr>
          <w:rFonts w:cs="Times New Roman"/>
          <w:color w:val="000000" w:themeColor="text1"/>
          <w:rPrChange w:id="2678" w:author="zhouyou" w:date="2025-04-18T16:48:00Z">
            <w:rPr>
              <w:color w:val="000000" w:themeColor="text1"/>
            </w:rPr>
          </w:rPrChange>
        </w:rPr>
        <w:t>m = 80</w:t>
      </w:r>
      <w:r w:rsidRPr="00193049">
        <w:rPr>
          <w:rFonts w:cs="Times New Roman" w:hint="eastAsia"/>
          <w:color w:val="000000" w:themeColor="text1"/>
          <w:rPrChange w:id="2679" w:author="zhouyou" w:date="2025-04-18T16:48:00Z">
            <w:rPr>
              <w:rFonts w:hint="eastAsia"/>
              <w:color w:val="000000" w:themeColor="text1"/>
            </w:rPr>
          </w:rPrChange>
        </w:rPr>
        <w:t>，则</w:t>
      </w:r>
      <w:r w:rsidRPr="00193049">
        <w:rPr>
          <w:rFonts w:cs="Times New Roman"/>
          <w:color w:val="000000" w:themeColor="text1"/>
          <w:rPrChange w:id="2680" w:author="zhouyou" w:date="2025-04-18T16:48:00Z">
            <w:rPr>
              <w:color w:val="000000" w:themeColor="text1"/>
            </w:rPr>
          </w:rPrChange>
        </w:rPr>
        <w:t>d = 2</w:t>
      </w:r>
      <w:r w:rsidRPr="00193049">
        <w:rPr>
          <w:rFonts w:cs="Times New Roman"/>
          <w:color w:val="000000" w:themeColor="text1"/>
          <w:vertAlign w:val="superscript"/>
          <w:rPrChange w:id="2681" w:author="zhouyou" w:date="2025-04-18T16:48:00Z">
            <w:rPr>
              <w:color w:val="000000" w:themeColor="text1"/>
              <w:vertAlign w:val="superscript"/>
            </w:rPr>
          </w:rPrChange>
        </w:rPr>
        <w:t>80</w:t>
      </w:r>
      <w:r w:rsidRPr="00193049">
        <w:rPr>
          <w:rFonts w:cs="Times New Roman" w:hint="eastAsia"/>
          <w:color w:val="000000" w:themeColor="text1"/>
          <w:rPrChange w:id="2682" w:author="zhouyou" w:date="2025-04-18T16:48:00Z">
            <w:rPr>
              <w:rFonts w:hint="eastAsia"/>
              <w:color w:val="000000" w:themeColor="text1"/>
            </w:rPr>
          </w:rPrChange>
        </w:rPr>
        <w:t>，将</w:t>
      </w:r>
      <w:r w:rsidRPr="00193049">
        <w:rPr>
          <w:rFonts w:cs="Times New Roman"/>
          <w:color w:val="000000" w:themeColor="text1"/>
          <w:rPrChange w:id="2683" w:author="zhouyou" w:date="2025-04-18T16:48:00Z">
            <w:rPr>
              <w:color w:val="000000" w:themeColor="text1"/>
            </w:rPr>
          </w:rPrChange>
        </w:rPr>
        <w:t>n</w:t>
      </w:r>
      <w:r w:rsidRPr="00193049">
        <w:rPr>
          <w:rFonts w:cs="Times New Roman" w:hint="eastAsia"/>
          <w:color w:val="000000" w:themeColor="text1"/>
          <w:rPrChange w:id="2684" w:author="zhouyou" w:date="2025-04-18T16:48:00Z">
            <w:rPr>
              <w:rFonts w:hint="eastAsia"/>
              <w:color w:val="000000" w:themeColor="text1"/>
            </w:rPr>
          </w:rPrChange>
        </w:rPr>
        <w:t>与</w:t>
      </w:r>
      <w:r w:rsidRPr="00193049">
        <w:rPr>
          <w:rFonts w:cs="Times New Roman"/>
          <w:color w:val="000000" w:themeColor="text1"/>
          <w:rPrChange w:id="2685" w:author="zhouyou" w:date="2025-04-18T16:48:00Z">
            <w:rPr>
              <w:color w:val="000000" w:themeColor="text1"/>
            </w:rPr>
          </w:rPrChange>
        </w:rPr>
        <w:t>d</w:t>
      </w:r>
      <w:r w:rsidRPr="00193049">
        <w:rPr>
          <w:rFonts w:cs="Times New Roman" w:hint="eastAsia"/>
          <w:color w:val="000000" w:themeColor="text1"/>
          <w:rPrChange w:id="2686" w:author="zhouyou" w:date="2025-04-18T16:48:00Z">
            <w:rPr>
              <w:rFonts w:hint="eastAsia"/>
              <w:color w:val="000000" w:themeColor="text1"/>
            </w:rPr>
          </w:rPrChange>
        </w:rPr>
        <w:t>代入公式</w:t>
      </w:r>
      <w:r w:rsidRPr="00193049">
        <w:rPr>
          <w:rFonts w:cs="Times New Roman"/>
          <w:color w:val="000000" w:themeColor="text1"/>
          <w:rPrChange w:id="2687" w:author="zhouyou" w:date="2025-04-18T16:48:00Z">
            <w:rPr>
              <w:color w:val="000000" w:themeColor="text1"/>
            </w:rPr>
          </w:rPrChange>
        </w:rPr>
        <w:t>(1)</w:t>
      </w:r>
      <w:r w:rsidRPr="00193049">
        <w:rPr>
          <w:rFonts w:cs="Times New Roman" w:hint="eastAsia"/>
          <w:color w:val="000000" w:themeColor="text1"/>
          <w:rPrChange w:id="2688" w:author="zhouyou" w:date="2025-04-18T16:48:00Z">
            <w:rPr>
              <w:rFonts w:hint="eastAsia"/>
              <w:color w:val="000000" w:themeColor="text1"/>
            </w:rPr>
          </w:rPrChange>
        </w:rPr>
        <w:t>可得，冲突概率</w:t>
      </w:r>
      <w:r w:rsidRPr="00193049">
        <w:rPr>
          <w:rFonts w:cs="Times New Roman"/>
          <w:color w:val="000000" w:themeColor="text1"/>
          <w:rPrChange w:id="2689" w:author="zhouyou" w:date="2025-04-18T16:48:00Z">
            <w:rPr>
              <w:color w:val="000000" w:themeColor="text1"/>
            </w:rPr>
          </w:rPrChange>
        </w:rPr>
        <w:t>P</w:t>
      </w:r>
      <w:r w:rsidRPr="00193049">
        <w:rPr>
          <w:rFonts w:cs="Times New Roman" w:hint="eastAsia"/>
          <w:color w:val="000000" w:themeColor="text1"/>
          <w:rPrChange w:id="2690" w:author="zhouyou" w:date="2025-04-18T16:48:00Z">
            <w:rPr>
              <w:rFonts w:hint="eastAsia"/>
              <w:color w:val="000000" w:themeColor="text1"/>
            </w:rPr>
          </w:rPrChange>
        </w:rPr>
        <w:t>约为</w:t>
      </w:r>
      <w:r w:rsidRPr="00193049">
        <w:rPr>
          <w:rFonts w:cs="Times New Roman"/>
          <w:color w:val="000000" w:themeColor="text1"/>
          <w:rPrChange w:id="2691" w:author="zhouyou" w:date="2025-04-18T16:48:00Z">
            <w:rPr>
              <w:color w:val="000000" w:themeColor="text1"/>
            </w:rPr>
          </w:rPrChange>
        </w:rPr>
        <w:t>4.13</w:t>
      </w:r>
      <w:r w:rsidRPr="00193049">
        <w:rPr>
          <w:rFonts w:cs="Times New Roman" w:hint="eastAsia"/>
          <w:color w:val="000000" w:themeColor="text1"/>
          <w:rPrChange w:id="2692" w:author="zhouyou" w:date="2025-04-18T16:48:00Z">
            <w:rPr>
              <w:rFonts w:hint="eastAsia"/>
              <w:color w:val="000000" w:themeColor="text1"/>
            </w:rPr>
          </w:rPrChange>
        </w:rPr>
        <w:t>×</w:t>
      </w:r>
      <w:r w:rsidRPr="00193049">
        <w:rPr>
          <w:rFonts w:cs="Times New Roman"/>
          <w:color w:val="000000" w:themeColor="text1"/>
          <w:rPrChange w:id="2693" w:author="zhouyou" w:date="2025-04-18T16:48:00Z">
            <w:rPr>
              <w:color w:val="000000" w:themeColor="text1"/>
            </w:rPr>
          </w:rPrChange>
        </w:rPr>
        <w:t>10</w:t>
      </w:r>
      <w:r w:rsidRPr="00193049">
        <w:rPr>
          <w:rFonts w:cs="Times New Roman"/>
          <w:color w:val="000000" w:themeColor="text1"/>
          <w:vertAlign w:val="superscript"/>
          <w:rPrChange w:id="2694" w:author="zhouyou" w:date="2025-04-18T16:48:00Z">
            <w:rPr>
              <w:color w:val="000000" w:themeColor="text1"/>
              <w:vertAlign w:val="superscript"/>
            </w:rPr>
          </w:rPrChange>
        </w:rPr>
        <w:t xml:space="preserve">-5 </w:t>
      </w:r>
      <w:r w:rsidRPr="00193049">
        <w:rPr>
          <w:rFonts w:cs="Times New Roman"/>
          <w:color w:val="000000" w:themeColor="text1"/>
          <w:rPrChange w:id="2695" w:author="zhouyou" w:date="2025-04-18T16:48:00Z">
            <w:rPr>
              <w:color w:val="000000" w:themeColor="text1"/>
            </w:rPr>
          </w:rPrChange>
        </w:rPr>
        <w:t>%</w:t>
      </w:r>
      <w:r w:rsidRPr="00193049">
        <w:rPr>
          <w:rFonts w:cs="Times New Roman" w:hint="eastAsia"/>
          <w:color w:val="000000" w:themeColor="text1"/>
          <w:rPrChange w:id="2696" w:author="zhouyou" w:date="2025-04-18T16:48:00Z">
            <w:rPr>
              <w:rFonts w:hint="eastAsia"/>
              <w:color w:val="000000" w:themeColor="text1"/>
            </w:rPr>
          </w:rPrChange>
        </w:rPr>
        <w:t>。</w:t>
      </w:r>
    </w:p>
    <w:p w14:paraId="1CF5ED22" w14:textId="6427B132" w:rsidR="00677DB3" w:rsidRPr="00193049" w:rsidRDefault="003101FD">
      <w:pPr>
        <w:ind w:firstLine="560"/>
        <w:jc w:val="both"/>
        <w:rPr>
          <w:rFonts w:cs="Times New Roman"/>
          <w:color w:val="000000" w:themeColor="text1"/>
          <w:rPrChange w:id="2697" w:author="zhouyou" w:date="2025-04-18T16:48:00Z">
            <w:rPr>
              <w:color w:val="000000" w:themeColor="text1"/>
            </w:rPr>
          </w:rPrChange>
        </w:rPr>
        <w:pPrChange w:id="2698" w:author="zhouyou" w:date="2025-04-18T16:45:00Z">
          <w:pPr>
            <w:ind w:firstLine="560"/>
          </w:pPr>
        </w:pPrChange>
      </w:pPr>
      <w:r w:rsidRPr="00193049">
        <w:rPr>
          <w:rFonts w:cs="Times New Roman" w:hint="eastAsia"/>
          <w:color w:val="000000" w:themeColor="text1"/>
          <w:rPrChange w:id="2699" w:author="zhouyou" w:date="2025-04-18T16:48:00Z">
            <w:rPr>
              <w:rFonts w:hint="eastAsia"/>
              <w:color w:val="000000" w:themeColor="text1"/>
            </w:rPr>
          </w:rPrChange>
        </w:rPr>
        <w:t>上述分析与计算证明在理论上，为用户空间下父目录路径和文件名选择</w:t>
      </w:r>
      <w:r w:rsidRPr="00193049">
        <w:rPr>
          <w:rFonts w:cs="Times New Roman"/>
          <w:color w:val="000000" w:themeColor="text1"/>
          <w:rPrChange w:id="2700" w:author="zhouyou" w:date="2025-04-18T16:48:00Z">
            <w:rPr>
              <w:color w:val="000000" w:themeColor="text1"/>
            </w:rPr>
          </w:rPrChange>
        </w:rPr>
        <w:t>80</w:t>
      </w:r>
      <w:r w:rsidRPr="00193049">
        <w:rPr>
          <w:rFonts w:cs="Times New Roman" w:hint="eastAsia"/>
          <w:color w:val="000000" w:themeColor="text1"/>
          <w:rPrChange w:id="2701" w:author="zhouyou" w:date="2025-04-18T16:48:00Z">
            <w:rPr>
              <w:rFonts w:hint="eastAsia"/>
              <w:color w:val="000000" w:themeColor="text1"/>
            </w:rPr>
          </w:rPrChange>
        </w:rPr>
        <w:t>位的哈希值，可以提供相当高的冲突安全性。值得一提的是，不同目录下可能有存在哈希冲突的文件名，但这种情况并不会导致系统出错，因此对于</w:t>
      </w:r>
      <w:r w:rsidR="00514D57" w:rsidRPr="00193049">
        <w:rPr>
          <w:rFonts w:cs="Times New Roman" w:hint="eastAsia"/>
          <w:color w:val="000000" w:themeColor="text1"/>
          <w:rPrChange w:id="2702" w:author="zhouyou" w:date="2025-04-18T16:48:00Z">
            <w:rPr>
              <w:rFonts w:hint="eastAsia"/>
              <w:color w:val="000000" w:themeColor="text1"/>
            </w:rPr>
          </w:rPrChange>
        </w:rPr>
        <w:t>文件名称</w:t>
      </w:r>
      <w:r w:rsidRPr="00193049">
        <w:rPr>
          <w:rFonts w:cs="Times New Roman" w:hint="eastAsia"/>
          <w:color w:val="000000" w:themeColor="text1"/>
          <w:rPrChange w:id="2703" w:author="zhouyou" w:date="2025-04-18T16:48:00Z">
            <w:rPr>
              <w:rFonts w:hint="eastAsia"/>
              <w:color w:val="000000" w:themeColor="text1"/>
            </w:rPr>
          </w:rPrChange>
        </w:rPr>
        <w:t>的哈希，因为哈希冲突导致错误的概率会低于哈希冲突的概率。另外，在目录创建过程中插入新的元数据时，可以很容易地检测到哈希冲突并采用拉链法等方法进行处理。</w:t>
      </w:r>
    </w:p>
    <w:p w14:paraId="2196E3A1" w14:textId="79590C4F" w:rsidR="00677DB3" w:rsidRPr="00193049" w:rsidRDefault="00CC49B7">
      <w:pPr>
        <w:ind w:firstLine="562"/>
        <w:jc w:val="both"/>
        <w:rPr>
          <w:rFonts w:cs="Times New Roman"/>
          <w:b/>
          <w:bCs/>
          <w:color w:val="000000" w:themeColor="text1"/>
        </w:rPr>
      </w:pPr>
      <w:r w:rsidRPr="00193049">
        <w:rPr>
          <w:rFonts w:cs="Times New Roman" w:hint="eastAsia"/>
          <w:b/>
          <w:bCs/>
          <w:color w:val="000000" w:themeColor="text1"/>
          <w:rPrChange w:id="2704" w:author="zhouyou" w:date="2025-04-18T16:48:00Z">
            <w:rPr>
              <w:rFonts w:ascii="仿宋" w:hAnsi="仿宋" w:hint="eastAsia"/>
              <w:b/>
              <w:bCs/>
              <w:color w:val="000000" w:themeColor="text1"/>
            </w:rPr>
          </w:rPrChange>
        </w:rPr>
        <w:t>（</w:t>
      </w:r>
      <w:r w:rsidRPr="00193049">
        <w:rPr>
          <w:rFonts w:cs="Times New Roman"/>
          <w:b/>
          <w:bCs/>
          <w:color w:val="000000" w:themeColor="text1"/>
          <w:rPrChange w:id="2705" w:author="zhouyou" w:date="2025-04-18T16:48:00Z">
            <w:rPr>
              <w:rFonts w:ascii="仿宋" w:hAnsi="仿宋"/>
              <w:b/>
              <w:bCs/>
              <w:color w:val="000000" w:themeColor="text1"/>
            </w:rPr>
          </w:rPrChange>
        </w:rPr>
        <w:t>b</w:t>
      </w:r>
      <w:r w:rsidR="00EB5F6E" w:rsidRPr="00193049">
        <w:rPr>
          <w:rFonts w:cs="Times New Roman" w:hint="eastAsia"/>
          <w:b/>
          <w:bCs/>
          <w:color w:val="000000" w:themeColor="text1"/>
          <w:rPrChange w:id="2706" w:author="zhouyou" w:date="2025-04-18T16:48:00Z">
            <w:rPr>
              <w:rFonts w:ascii="仿宋" w:hAnsi="仿宋" w:hint="eastAsia"/>
              <w:b/>
              <w:bCs/>
              <w:color w:val="000000" w:themeColor="text1"/>
            </w:rPr>
          </w:rPrChange>
        </w:rPr>
        <w:t>）</w:t>
      </w:r>
      <w:r w:rsidR="003101FD" w:rsidRPr="00193049">
        <w:rPr>
          <w:rFonts w:cs="Times New Roman" w:hint="eastAsia"/>
          <w:b/>
          <w:bCs/>
          <w:color w:val="000000" w:themeColor="text1"/>
          <w:rPrChange w:id="2707" w:author="zhouyou" w:date="2025-04-18T16:48:00Z">
            <w:rPr>
              <w:rFonts w:ascii="仿宋" w:hAnsi="仿宋" w:hint="eastAsia"/>
              <w:b/>
              <w:bCs/>
              <w:color w:val="000000" w:themeColor="text1"/>
            </w:rPr>
          </w:rPrChange>
        </w:rPr>
        <w:t>内存</w:t>
      </w:r>
      <w:r w:rsidR="003101FD" w:rsidRPr="00193049">
        <w:rPr>
          <w:rFonts w:cs="Times New Roman"/>
          <w:b/>
          <w:bCs/>
          <w:color w:val="000000" w:themeColor="text1"/>
          <w:rPrChange w:id="2708" w:author="zhouyou" w:date="2025-04-18T16:48:00Z">
            <w:rPr>
              <w:rFonts w:ascii="仿宋" w:hAnsi="仿宋"/>
              <w:b/>
              <w:bCs/>
              <w:color w:val="000000" w:themeColor="text1"/>
            </w:rPr>
          </w:rPrChange>
        </w:rPr>
        <w:t>-</w:t>
      </w:r>
      <w:r w:rsidR="003101FD" w:rsidRPr="00193049">
        <w:rPr>
          <w:rFonts w:cs="Times New Roman" w:hint="eastAsia"/>
          <w:b/>
          <w:bCs/>
          <w:color w:val="000000" w:themeColor="text1"/>
          <w:rPrChange w:id="2709" w:author="zhouyou" w:date="2025-04-18T16:48:00Z">
            <w:rPr>
              <w:rFonts w:ascii="仿宋" w:hAnsi="仿宋" w:hint="eastAsia"/>
              <w:b/>
              <w:bCs/>
              <w:color w:val="000000" w:themeColor="text1"/>
            </w:rPr>
          </w:rPrChange>
        </w:rPr>
        <w:t>外存混合元数据键值索引结构</w:t>
      </w:r>
      <w:r w:rsidR="003101FD" w:rsidRPr="00193049">
        <w:rPr>
          <w:rFonts w:cs="Times New Roman"/>
          <w:b/>
          <w:bCs/>
          <w:color w:val="000000" w:themeColor="text1"/>
        </w:rPr>
        <w:t>AMS-Tree</w:t>
      </w:r>
    </w:p>
    <w:p w14:paraId="34A76CC2" w14:textId="584605CC" w:rsidR="00677DB3" w:rsidRPr="00193049" w:rsidRDefault="003101FD">
      <w:pPr>
        <w:ind w:firstLine="560"/>
        <w:jc w:val="both"/>
        <w:rPr>
          <w:rFonts w:cs="Times New Roman"/>
          <w:rPrChange w:id="2710" w:author="zhouyou" w:date="2025-04-18T16:48:00Z">
            <w:rPr/>
          </w:rPrChange>
        </w:rPr>
        <w:pPrChange w:id="2711" w:author="zhouyou" w:date="2025-04-18T16:45:00Z">
          <w:pPr>
            <w:ind w:firstLine="560"/>
          </w:pPr>
        </w:pPrChange>
      </w:pPr>
      <w:r w:rsidRPr="00885D23">
        <w:rPr>
          <w:rFonts w:cs="Times New Roman" w:hint="eastAsia"/>
        </w:rPr>
        <w:t>将元数据打包以块对齐方式存储在</w:t>
      </w:r>
      <w:r w:rsidRPr="00885D23">
        <w:rPr>
          <w:rFonts w:cs="Times New Roman"/>
        </w:rPr>
        <w:t>SSD/HDD</w:t>
      </w:r>
      <w:r w:rsidRPr="00885D23">
        <w:rPr>
          <w:rFonts w:cs="Times New Roman" w:hint="eastAsia"/>
        </w:rPr>
        <w:t>数据块上，将上层索引完全保存在</w:t>
      </w:r>
      <w:r w:rsidRPr="00193049">
        <w:rPr>
          <w:rFonts w:cs="Times New Roman"/>
          <w:rPrChange w:id="2712" w:author="zhouyou" w:date="2025-04-18T16:48:00Z">
            <w:rPr/>
          </w:rPrChange>
        </w:rPr>
        <w:t>DRAM</w:t>
      </w:r>
      <w:r w:rsidRPr="00193049">
        <w:rPr>
          <w:rFonts w:cs="Times New Roman" w:hint="eastAsia"/>
          <w:rPrChange w:id="2713" w:author="zhouyou" w:date="2025-04-18T16:48:00Z">
            <w:rPr>
              <w:rFonts w:hint="eastAsia"/>
            </w:rPr>
          </w:rPrChange>
        </w:rPr>
        <w:t>中，无需额外缓存调度。实现层次命名空间和索引树的高效融合，减少内存索引容量和</w:t>
      </w:r>
      <w:r w:rsidRPr="00193049">
        <w:rPr>
          <w:rFonts w:cs="Times New Roman"/>
          <w:rPrChange w:id="2714" w:author="zhouyou" w:date="2025-04-18T16:48:00Z">
            <w:rPr/>
          </w:rPrChange>
        </w:rPr>
        <w:t>IO</w:t>
      </w:r>
      <w:r w:rsidRPr="00193049">
        <w:rPr>
          <w:rFonts w:cs="Times New Roman" w:hint="eastAsia"/>
          <w:rPrChange w:id="2715" w:author="zhouyou" w:date="2025-04-18T16:48:00Z">
            <w:rPr>
              <w:rFonts w:hint="eastAsia"/>
            </w:rPr>
          </w:rPrChange>
        </w:rPr>
        <w:t>开销；可以确保在内存受限的情况下，仍然提供高性能的检索操作，每次</w:t>
      </w:r>
      <w:r w:rsidR="00A36039" w:rsidRPr="00193049">
        <w:rPr>
          <w:rFonts w:cs="Times New Roman"/>
          <w:rPrChange w:id="2716" w:author="zhouyou" w:date="2025-04-18T16:48:00Z">
            <w:rPr/>
          </w:rPrChange>
        </w:rPr>
        <w:t>KV</w:t>
      </w:r>
      <w:r w:rsidRPr="00193049">
        <w:rPr>
          <w:rFonts w:cs="Times New Roman" w:hint="eastAsia"/>
          <w:rPrChange w:id="2717" w:author="zhouyou" w:date="2025-04-18T16:48:00Z">
            <w:rPr>
              <w:rFonts w:hint="eastAsia"/>
            </w:rPr>
          </w:rPrChange>
        </w:rPr>
        <w:t>查询只需一次</w:t>
      </w:r>
      <w:r w:rsidRPr="00193049">
        <w:rPr>
          <w:rFonts w:cs="Times New Roman"/>
          <w:rPrChange w:id="2718" w:author="zhouyou" w:date="2025-04-18T16:48:00Z">
            <w:rPr/>
          </w:rPrChange>
        </w:rPr>
        <w:t>SSD I/O</w:t>
      </w:r>
      <w:r w:rsidRPr="00193049">
        <w:rPr>
          <w:rFonts w:cs="Times New Roman" w:hint="eastAsia"/>
          <w:rPrChange w:id="2719" w:author="zhouyou" w:date="2025-04-18T16:48:00Z">
            <w:rPr>
              <w:rFonts w:hint="eastAsia"/>
            </w:rPr>
          </w:rPrChange>
        </w:rPr>
        <w:t>操作。此外，</w:t>
      </w:r>
      <w:r w:rsidRPr="00193049">
        <w:rPr>
          <w:rFonts w:cs="Times New Roman"/>
          <w:rPrChange w:id="2720" w:author="zhouyou" w:date="2025-04-18T16:48:00Z">
            <w:rPr/>
          </w:rPrChange>
        </w:rPr>
        <w:t>AMS-Tree</w:t>
      </w:r>
      <w:r w:rsidRPr="00193049">
        <w:rPr>
          <w:rFonts w:cs="Times New Roman" w:hint="eastAsia"/>
          <w:rPrChange w:id="2721" w:author="zhouyou" w:date="2025-04-18T16:48:00Z">
            <w:rPr>
              <w:rFonts w:hint="eastAsia"/>
            </w:rPr>
          </w:rPrChange>
        </w:rPr>
        <w:t>采用多线程恢复机制，减少了系统崩溃后的恢复时间。</w:t>
      </w:r>
    </w:p>
    <w:bookmarkStart w:id="2722" w:name="_Ref194235320"/>
    <w:p w14:paraId="7193BA9A" w14:textId="657F5340" w:rsidR="00DE3371" w:rsidRPr="00193049" w:rsidRDefault="003101FD">
      <w:pPr>
        <w:keepNext/>
        <w:ind w:firstLineChars="0" w:firstLine="0"/>
        <w:jc w:val="center"/>
        <w:rPr>
          <w:rFonts w:cs="Times New Roman"/>
          <w:rPrChange w:id="2723" w:author="zhouyou" w:date="2025-04-18T16:48:00Z">
            <w:rPr>
              <w:rFonts w:ascii="仿宋" w:hAnsi="仿宋"/>
            </w:rPr>
          </w:rPrChange>
        </w:rPr>
        <w:pPrChange w:id="2724" w:author="zhouyou" w:date="2025-04-18T16:54:00Z">
          <w:pPr>
            <w:keepNext/>
            <w:ind w:firstLineChars="0" w:firstLine="0"/>
          </w:pPr>
        </w:pPrChange>
      </w:pPr>
      <w:r w:rsidRPr="00885D23">
        <w:rPr>
          <w:rFonts w:cs="Times New Roman"/>
          <w:noProof/>
          <w:szCs w:val="21"/>
        </w:rPr>
        <w:object w:dxaOrig="8310" w:dyaOrig="3870" w14:anchorId="09FE7C0D">
          <v:shape id="_x0000_i1028" type="#_x0000_t75" alt="" style="width:415.7pt;height:191.55pt;mso-width-percent:0;mso-height-percent:0;mso-width-percent:0;mso-height-percent:0" o:ole="">
            <v:imagedata r:id="rId32" o:title=""/>
          </v:shape>
          <o:OLEObject Type="Embed" ProgID="Visio.Drawing.15" ShapeID="_x0000_i1028" DrawAspect="Content" ObjectID="_1806501687" r:id="rId33"/>
        </w:object>
      </w:r>
      <w:bookmarkEnd w:id="2722"/>
    </w:p>
    <w:p w14:paraId="16041D14" w14:textId="7C8C4CE0" w:rsidR="00677DB3" w:rsidRPr="00193049" w:rsidRDefault="00DE3371">
      <w:pPr>
        <w:pStyle w:val="af3"/>
        <w:ind w:firstLine="480"/>
        <w:rPr>
          <w:rFonts w:cs="Times New Roman"/>
          <w:rPrChange w:id="2725" w:author="zhouyou" w:date="2025-04-18T16:48:00Z">
            <w:rPr>
              <w:rFonts w:ascii="仿宋" w:hAnsi="仿宋"/>
            </w:rPr>
          </w:rPrChange>
        </w:rPr>
      </w:pPr>
      <w:bookmarkStart w:id="2726" w:name="_Ref194235920"/>
      <w:r w:rsidRPr="00193049">
        <w:rPr>
          <w:rFonts w:cs="Times New Roman" w:hint="eastAsia"/>
          <w:rPrChange w:id="2727" w:author="zhouyou" w:date="2025-04-18T16:48:00Z">
            <w:rPr>
              <w:rFonts w:ascii="仿宋" w:hAnsi="仿宋" w:hint="eastAsia"/>
            </w:rPr>
          </w:rPrChange>
        </w:rPr>
        <w:t>图</w:t>
      </w:r>
      <w:r w:rsidRPr="00193049">
        <w:rPr>
          <w:rFonts w:cs="Times New Roman"/>
          <w:rPrChange w:id="2728" w:author="zhouyou" w:date="2025-04-18T16:48:00Z">
            <w:rPr>
              <w:rFonts w:ascii="仿宋" w:hAnsi="仿宋"/>
            </w:rPr>
          </w:rPrChange>
        </w:rPr>
        <w:t xml:space="preserve">3. </w:t>
      </w:r>
      <w:r w:rsidRPr="00193049">
        <w:rPr>
          <w:rFonts w:cs="Times New Roman"/>
          <w:rPrChange w:id="2729" w:author="zhouyou" w:date="2025-04-18T16:48:00Z">
            <w:rPr>
              <w:rFonts w:ascii="仿宋" w:hAnsi="仿宋"/>
            </w:rPr>
          </w:rPrChange>
        </w:rPr>
        <w:fldChar w:fldCharType="begin"/>
      </w:r>
      <w:r w:rsidRPr="00193049">
        <w:rPr>
          <w:rFonts w:cs="Times New Roman"/>
          <w:rPrChange w:id="2730" w:author="zhouyou" w:date="2025-04-18T16:48:00Z">
            <w:rPr>
              <w:rFonts w:ascii="仿宋" w:hAnsi="仿宋"/>
            </w:rPr>
          </w:rPrChange>
        </w:rPr>
        <w:instrText xml:space="preserve"> SEQ </w:instrText>
      </w:r>
      <w:r w:rsidRPr="00193049">
        <w:rPr>
          <w:rFonts w:cs="Times New Roman" w:hint="eastAsia"/>
          <w:rPrChange w:id="2731" w:author="zhouyou" w:date="2025-04-18T16:48:00Z">
            <w:rPr>
              <w:rFonts w:ascii="仿宋" w:hAnsi="仿宋" w:hint="eastAsia"/>
            </w:rPr>
          </w:rPrChange>
        </w:rPr>
        <w:instrText>图</w:instrText>
      </w:r>
      <w:r w:rsidRPr="00193049">
        <w:rPr>
          <w:rFonts w:cs="Times New Roman"/>
          <w:rPrChange w:id="2732" w:author="zhouyou" w:date="2025-04-18T16:48:00Z">
            <w:rPr>
              <w:rFonts w:ascii="仿宋" w:hAnsi="仿宋"/>
            </w:rPr>
          </w:rPrChange>
        </w:rPr>
        <w:instrText xml:space="preserve">3. \* ARABIC </w:instrText>
      </w:r>
      <w:r w:rsidRPr="00193049">
        <w:rPr>
          <w:rFonts w:cs="Times New Roman"/>
          <w:rPrChange w:id="2733" w:author="zhouyou" w:date="2025-04-18T16:48:00Z">
            <w:rPr>
              <w:rFonts w:ascii="仿宋" w:hAnsi="仿宋"/>
            </w:rPr>
          </w:rPrChange>
        </w:rPr>
        <w:fldChar w:fldCharType="separate"/>
      </w:r>
      <w:r w:rsidRPr="00193049">
        <w:rPr>
          <w:rFonts w:cs="Times New Roman"/>
          <w:noProof/>
          <w:rPrChange w:id="2734" w:author="zhouyou" w:date="2025-04-18T16:48:00Z">
            <w:rPr>
              <w:rFonts w:ascii="仿宋" w:hAnsi="仿宋"/>
              <w:noProof/>
            </w:rPr>
          </w:rPrChange>
        </w:rPr>
        <w:t>16</w:t>
      </w:r>
      <w:r w:rsidRPr="00193049">
        <w:rPr>
          <w:rFonts w:cs="Times New Roman"/>
          <w:rPrChange w:id="2735" w:author="zhouyou" w:date="2025-04-18T16:48:00Z">
            <w:rPr>
              <w:rFonts w:ascii="仿宋" w:hAnsi="仿宋"/>
            </w:rPr>
          </w:rPrChange>
        </w:rPr>
        <w:fldChar w:fldCharType="end"/>
      </w:r>
      <w:bookmarkEnd w:id="2726"/>
      <w:r w:rsidRPr="00193049">
        <w:rPr>
          <w:rFonts w:cs="Times New Roman"/>
          <w:rPrChange w:id="2736" w:author="zhouyou" w:date="2025-04-18T16:48:00Z">
            <w:rPr>
              <w:rFonts w:ascii="仿宋" w:hAnsi="仿宋"/>
            </w:rPr>
          </w:rPrChange>
        </w:rPr>
        <w:t xml:space="preserve"> </w:t>
      </w:r>
      <w:r w:rsidRPr="00193049">
        <w:rPr>
          <w:rFonts w:cs="Times New Roman"/>
          <w:szCs w:val="24"/>
          <w:rPrChange w:id="2737" w:author="zhouyou" w:date="2025-04-18T16:48:00Z">
            <w:rPr>
              <w:rFonts w:ascii="仿宋" w:hAnsi="仿宋" w:cs="Times New Roman"/>
              <w:szCs w:val="24"/>
            </w:rPr>
          </w:rPrChange>
        </w:rPr>
        <w:t>AMS-Tree</w:t>
      </w:r>
      <w:r w:rsidRPr="00193049">
        <w:rPr>
          <w:rFonts w:cs="Times New Roman" w:hint="eastAsia"/>
          <w:szCs w:val="24"/>
          <w:rPrChange w:id="2738" w:author="zhouyou" w:date="2025-04-18T16:48:00Z">
            <w:rPr>
              <w:rFonts w:ascii="仿宋" w:hAnsi="仿宋" w:hint="eastAsia"/>
              <w:szCs w:val="24"/>
            </w:rPr>
          </w:rPrChange>
        </w:rPr>
        <w:t>结构示意图</w:t>
      </w:r>
    </w:p>
    <w:p w14:paraId="36DC507F" w14:textId="56E377C4" w:rsidR="00677DB3" w:rsidRPr="00885D23" w:rsidRDefault="003101FD">
      <w:pPr>
        <w:ind w:firstLine="560"/>
        <w:jc w:val="both"/>
        <w:rPr>
          <w:rFonts w:cs="Times New Roman"/>
        </w:rPr>
        <w:pPrChange w:id="2739" w:author="zhouyou" w:date="2025-04-18T16:45:00Z">
          <w:pPr>
            <w:ind w:firstLine="560"/>
          </w:pPr>
        </w:pPrChange>
      </w:pPr>
      <w:r w:rsidRPr="00885D23">
        <w:rPr>
          <w:rFonts w:cs="Times New Roman" w:hint="eastAsia"/>
        </w:rPr>
        <w:t>本研究设计了</w:t>
      </w:r>
      <w:r w:rsidRPr="00885D23">
        <w:rPr>
          <w:rFonts w:cs="Times New Roman"/>
        </w:rPr>
        <w:t>AMS-Tree</w:t>
      </w:r>
      <w:r w:rsidRPr="00885D23">
        <w:rPr>
          <w:rFonts w:cs="Times New Roman" w:hint="eastAsia"/>
        </w:rPr>
        <w:t>（</w:t>
      </w:r>
      <w:r w:rsidRPr="00885D23">
        <w:rPr>
          <w:rFonts w:cs="Times New Roman"/>
        </w:rPr>
        <w:t>Adaptive Memory-SSD Tree</w:t>
      </w:r>
      <w:r w:rsidRPr="00885D23">
        <w:rPr>
          <w:rFonts w:cs="Times New Roman" w:hint="eastAsia"/>
        </w:rPr>
        <w:t>）作为索引结构。如</w:t>
      </w:r>
      <w:r w:rsidR="009E7535" w:rsidRPr="00885D23">
        <w:rPr>
          <w:rFonts w:cs="Times New Roman"/>
        </w:rPr>
        <w:fldChar w:fldCharType="begin"/>
      </w:r>
      <w:r w:rsidR="009E7535" w:rsidRPr="00193049">
        <w:rPr>
          <w:rFonts w:cs="Times New Roman"/>
          <w:rPrChange w:id="2740" w:author="zhouyou" w:date="2025-04-18T16:48:00Z">
            <w:rPr/>
          </w:rPrChange>
        </w:rPr>
        <w:instrText xml:space="preserve"> REF _Ref194235320 \h </w:instrText>
      </w:r>
      <w:r w:rsidR="00F3268B" w:rsidRPr="00193049">
        <w:rPr>
          <w:rFonts w:cs="Times New Roman"/>
          <w:rPrChange w:id="2741" w:author="zhouyou" w:date="2025-04-18T16:48:00Z">
            <w:rPr/>
          </w:rPrChange>
        </w:rPr>
        <w:instrText xml:space="preserve"> \* MERGEFORMAT </w:instrText>
      </w:r>
      <w:r w:rsidR="009E7535" w:rsidRPr="00193049">
        <w:rPr>
          <w:rFonts w:cs="Times New Roman"/>
          <w:rPrChange w:id="2742" w:author="zhouyou" w:date="2025-04-18T16:48:00Z">
            <w:rPr>
              <w:rFonts w:cs="Times New Roman"/>
            </w:rPr>
          </w:rPrChange>
        </w:rPr>
      </w:r>
      <w:r w:rsidR="009E7535" w:rsidRPr="00193049">
        <w:rPr>
          <w:rFonts w:cs="Times New Roman"/>
          <w:rPrChange w:id="2743" w:author="zhouyou" w:date="2025-04-18T16:48:00Z">
            <w:rPr/>
          </w:rPrChange>
        </w:rPr>
        <w:fldChar w:fldCharType="separate"/>
      </w:r>
      <w:r w:rsidR="00F3268B" w:rsidRPr="00885D23">
        <w:rPr>
          <w:rFonts w:cs="Times New Roman" w:hint="eastAsia"/>
        </w:rPr>
        <w:t>图</w:t>
      </w:r>
      <w:r w:rsidR="00F3268B" w:rsidRPr="00885D23">
        <w:rPr>
          <w:rFonts w:cs="Times New Roman"/>
        </w:rPr>
        <w:t>3.16</w:t>
      </w:r>
      <w:r w:rsidR="009E7535" w:rsidRPr="00885D23">
        <w:rPr>
          <w:rFonts w:cs="Times New Roman"/>
        </w:rPr>
        <w:fldChar w:fldCharType="end"/>
      </w:r>
      <w:r w:rsidRPr="00885D23">
        <w:rPr>
          <w:rFonts w:cs="Times New Roman" w:hint="eastAsia"/>
        </w:rPr>
        <w:t>所示，</w:t>
      </w:r>
      <w:r w:rsidRPr="00885D23">
        <w:rPr>
          <w:rFonts w:cs="Times New Roman"/>
        </w:rPr>
        <w:t>AMS-Tree</w:t>
      </w:r>
      <w:r w:rsidRPr="00885D23">
        <w:rPr>
          <w:rFonts w:cs="Times New Roman" w:hint="eastAsia"/>
        </w:rPr>
        <w:t>拟设计为是</w:t>
      </w:r>
      <w:r w:rsidRPr="00885D23">
        <w:rPr>
          <w:rFonts w:cs="Times New Roman"/>
        </w:rPr>
        <w:t>B+</w:t>
      </w:r>
      <w:r w:rsidRPr="00885D23">
        <w:rPr>
          <w:rFonts w:cs="Times New Roman" w:hint="eastAsia"/>
        </w:rPr>
        <w:t>树的变种，区别在于</w:t>
      </w:r>
      <w:r w:rsidRPr="00193049">
        <w:rPr>
          <w:rFonts w:cs="Times New Roman"/>
          <w:rPrChange w:id="2744" w:author="zhouyou" w:date="2025-04-18T16:48:00Z">
            <w:rPr/>
          </w:rPrChange>
        </w:rPr>
        <w:t>AMS-Tree</w:t>
      </w:r>
      <w:r w:rsidRPr="00193049">
        <w:rPr>
          <w:rFonts w:cs="Times New Roman" w:hint="eastAsia"/>
          <w:rPrChange w:id="2745" w:author="zhouyou" w:date="2025-04-18T16:48:00Z">
            <w:rPr>
              <w:rFonts w:hint="eastAsia"/>
            </w:rPr>
          </w:rPrChange>
        </w:rPr>
        <w:t>在叶子节点设计上与</w:t>
      </w:r>
      <w:r w:rsidRPr="00193049">
        <w:rPr>
          <w:rFonts w:cs="Times New Roman"/>
          <w:rPrChange w:id="2746" w:author="zhouyou" w:date="2025-04-18T16:48:00Z">
            <w:rPr/>
          </w:rPrChange>
        </w:rPr>
        <w:t>B+</w:t>
      </w:r>
      <w:r w:rsidRPr="00193049">
        <w:rPr>
          <w:rFonts w:cs="Times New Roman" w:hint="eastAsia"/>
          <w:rPrChange w:id="2747" w:author="zhouyou" w:date="2025-04-18T16:48:00Z">
            <w:rPr>
              <w:rFonts w:hint="eastAsia"/>
            </w:rPr>
          </w:rPrChange>
        </w:rPr>
        <w:t>树不同。</w:t>
      </w:r>
      <w:r w:rsidRPr="00193049">
        <w:rPr>
          <w:rFonts w:cs="Times New Roman"/>
          <w:rPrChange w:id="2748" w:author="zhouyou" w:date="2025-04-18T16:48:00Z">
            <w:rPr/>
          </w:rPrChange>
        </w:rPr>
        <w:t>AMS-Tree</w:t>
      </w:r>
      <w:r w:rsidRPr="00193049">
        <w:rPr>
          <w:rFonts w:cs="Times New Roman" w:hint="eastAsia"/>
          <w:rPrChange w:id="2749" w:author="zhouyou" w:date="2025-04-18T16:48:00Z">
            <w:rPr>
              <w:rFonts w:hint="eastAsia"/>
            </w:rPr>
          </w:rPrChange>
        </w:rPr>
        <w:t>的</w:t>
      </w:r>
      <w:r w:rsidRPr="00193049">
        <w:rPr>
          <w:rFonts w:cs="Times New Roman"/>
          <w:rPrChange w:id="2750" w:author="zhouyou" w:date="2025-04-18T16:48:00Z">
            <w:rPr/>
          </w:rPrChange>
        </w:rPr>
        <w:t>Leaf node</w:t>
      </w:r>
      <w:r w:rsidRPr="00193049">
        <w:rPr>
          <w:rFonts w:cs="Times New Roman" w:hint="eastAsia"/>
          <w:rPrChange w:id="2751" w:author="zhouyou" w:date="2025-04-18T16:48:00Z">
            <w:rPr>
              <w:rFonts w:hint="eastAsia"/>
            </w:rPr>
          </w:rPrChange>
        </w:rPr>
        <w:t>由两层组成——索引层和数据层。其中，索引层是索引节点</w:t>
      </w:r>
      <w:r w:rsidRPr="00193049">
        <w:rPr>
          <w:rFonts w:cs="Times New Roman"/>
          <w:rPrChange w:id="2752" w:author="zhouyou" w:date="2025-04-18T16:48:00Z">
            <w:rPr/>
          </w:rPrChange>
        </w:rPr>
        <w:t>index-leaf nodes</w:t>
      </w:r>
      <w:r w:rsidRPr="00193049">
        <w:rPr>
          <w:rFonts w:cs="Times New Roman" w:hint="eastAsia"/>
          <w:rPrChange w:id="2753" w:author="zhouyou" w:date="2025-04-18T16:48:00Z">
            <w:rPr>
              <w:rFonts w:hint="eastAsia"/>
            </w:rPr>
          </w:rPrChange>
        </w:rPr>
        <w:t>中的一个条目（即</w:t>
      </w:r>
      <w:r w:rsidR="00B45F1D" w:rsidRPr="00885D23">
        <w:rPr>
          <w:rFonts w:cs="Times New Roman"/>
        </w:rPr>
        <w:fldChar w:fldCharType="begin"/>
      </w:r>
      <w:r w:rsidR="00B45F1D" w:rsidRPr="00193049">
        <w:rPr>
          <w:rFonts w:cs="Times New Roman"/>
          <w:rPrChange w:id="2754" w:author="zhouyou" w:date="2025-04-18T16:48:00Z">
            <w:rPr/>
          </w:rPrChange>
        </w:rPr>
        <w:instrText xml:space="preserve"> REF _Ref194235920 \h </w:instrText>
      </w:r>
      <w:r w:rsidR="00DD67B5" w:rsidRPr="00193049">
        <w:rPr>
          <w:rFonts w:cs="Times New Roman"/>
          <w:rPrChange w:id="2755" w:author="zhouyou" w:date="2025-04-18T16:48:00Z">
            <w:rPr/>
          </w:rPrChange>
        </w:rPr>
        <w:instrText xml:space="preserve"> \* MERGEFORMAT </w:instrText>
      </w:r>
      <w:r w:rsidR="00B45F1D" w:rsidRPr="00193049">
        <w:rPr>
          <w:rFonts w:cs="Times New Roman"/>
          <w:rPrChange w:id="2756" w:author="zhouyou" w:date="2025-04-18T16:48:00Z">
            <w:rPr>
              <w:rFonts w:cs="Times New Roman"/>
            </w:rPr>
          </w:rPrChange>
        </w:rPr>
      </w:r>
      <w:r w:rsidR="00B45F1D" w:rsidRPr="00193049">
        <w:rPr>
          <w:rFonts w:cs="Times New Roman"/>
          <w:rPrChange w:id="2757" w:author="zhouyou" w:date="2025-04-18T16:48:00Z">
            <w:rPr/>
          </w:rPrChange>
        </w:rPr>
        <w:fldChar w:fldCharType="separate"/>
      </w:r>
      <w:r w:rsidR="00B45F1D" w:rsidRPr="00885D23">
        <w:rPr>
          <w:rFonts w:cs="Times New Roman" w:hint="eastAsia"/>
        </w:rPr>
        <w:t>图</w:t>
      </w:r>
      <w:r w:rsidR="00B45F1D" w:rsidRPr="00885D23">
        <w:rPr>
          <w:rFonts w:cs="Times New Roman"/>
        </w:rPr>
        <w:t>3.</w:t>
      </w:r>
      <w:r w:rsidR="00B45F1D" w:rsidRPr="00885D23">
        <w:rPr>
          <w:rFonts w:cs="Times New Roman"/>
          <w:noProof/>
        </w:rPr>
        <w:t>16</w:t>
      </w:r>
      <w:r w:rsidR="00B45F1D" w:rsidRPr="00885D23">
        <w:rPr>
          <w:rFonts w:cs="Times New Roman"/>
        </w:rPr>
        <w:fldChar w:fldCharType="end"/>
      </w:r>
      <w:r w:rsidR="00227061" w:rsidRPr="00885D23">
        <w:rPr>
          <w:rFonts w:cs="Times New Roman"/>
        </w:rPr>
        <w:t xml:space="preserve"> </w:t>
      </w:r>
      <w:r w:rsidR="00B45F1D" w:rsidRPr="00885D23">
        <w:rPr>
          <w:rFonts w:cs="Times New Roman" w:hint="eastAsia"/>
        </w:rPr>
        <w:t>中</w:t>
      </w:r>
      <w:r w:rsidRPr="00885D23">
        <w:rPr>
          <w:rFonts w:cs="Times New Roman"/>
        </w:rPr>
        <w:t>Leaf node</w:t>
      </w:r>
      <w:r w:rsidRPr="00885D23">
        <w:rPr>
          <w:rFonts w:cs="Times New Roman" w:hint="eastAsia"/>
        </w:rPr>
        <w:t>的</w:t>
      </w:r>
      <w:r w:rsidRPr="00885D23">
        <w:rPr>
          <w:rFonts w:cs="Times New Roman"/>
        </w:rPr>
        <w:t>Index-Layer</w:t>
      </w:r>
      <w:r w:rsidRPr="00885D23">
        <w:rPr>
          <w:rFonts w:cs="Times New Roman" w:hint="eastAsia"/>
        </w:rPr>
        <w:t>中的数据结构），被存储在</w:t>
      </w:r>
      <w:r w:rsidRPr="00193049">
        <w:rPr>
          <w:rFonts w:cs="Times New Roman"/>
          <w:rPrChange w:id="2758" w:author="zhouyou" w:date="2025-04-18T16:48:00Z">
            <w:rPr/>
          </w:rPrChange>
        </w:rPr>
        <w:t>DRAM</w:t>
      </w:r>
      <w:r w:rsidRPr="00193049">
        <w:rPr>
          <w:rFonts w:cs="Times New Roman" w:hint="eastAsia"/>
          <w:rPrChange w:id="2759" w:author="zhouyou" w:date="2025-04-18T16:48:00Z">
            <w:rPr>
              <w:rFonts w:hint="eastAsia"/>
            </w:rPr>
          </w:rPrChange>
        </w:rPr>
        <w:t>中；数据层是一个</w:t>
      </w:r>
      <w:r w:rsidRPr="00193049">
        <w:rPr>
          <w:rFonts w:cs="Times New Roman"/>
          <w:rPrChange w:id="2760" w:author="zhouyou" w:date="2025-04-18T16:48:00Z">
            <w:rPr/>
          </w:rPrChange>
        </w:rPr>
        <w:t>data-leaf nodes</w:t>
      </w:r>
      <w:r w:rsidRPr="00193049">
        <w:rPr>
          <w:rFonts w:cs="Times New Roman" w:hint="eastAsia"/>
          <w:rPrChange w:id="2761" w:author="zhouyou" w:date="2025-04-18T16:48:00Z">
            <w:rPr>
              <w:rFonts w:hint="eastAsia"/>
            </w:rPr>
          </w:rPrChange>
        </w:rPr>
        <w:t>，被存储在</w:t>
      </w:r>
      <w:r w:rsidRPr="00193049">
        <w:rPr>
          <w:rFonts w:cs="Times New Roman"/>
          <w:rPrChange w:id="2762" w:author="zhouyou" w:date="2025-04-18T16:48:00Z">
            <w:rPr/>
          </w:rPrChange>
        </w:rPr>
        <w:t>SSD</w:t>
      </w:r>
      <w:r w:rsidRPr="00193049">
        <w:rPr>
          <w:rFonts w:cs="Times New Roman" w:hint="eastAsia"/>
          <w:rPrChange w:id="2763" w:author="zhouyou" w:date="2025-04-18T16:48:00Z">
            <w:rPr>
              <w:rFonts w:hint="eastAsia"/>
            </w:rPr>
          </w:rPrChange>
        </w:rPr>
        <w:t>中。其数据结构如</w:t>
      </w:r>
      <w:r w:rsidRPr="00885D23">
        <w:rPr>
          <w:rFonts w:cs="Times New Roman"/>
        </w:rPr>
        <w:fldChar w:fldCharType="begin"/>
      </w:r>
      <w:r w:rsidRPr="00193049">
        <w:rPr>
          <w:rFonts w:cs="Times New Roman"/>
          <w:rPrChange w:id="2764" w:author="zhouyou" w:date="2025-04-18T16:48:00Z">
            <w:rPr/>
          </w:rPrChange>
        </w:rPr>
        <w:instrText xml:space="preserve"> REF _Ref180420564 \h  \* MERGEFORMAT </w:instrText>
      </w:r>
      <w:r w:rsidRPr="00193049">
        <w:rPr>
          <w:rFonts w:cs="Times New Roman"/>
          <w:rPrChange w:id="2765" w:author="zhouyou" w:date="2025-04-18T16:48:00Z">
            <w:rPr>
              <w:rFonts w:cs="Times New Roman"/>
            </w:rPr>
          </w:rPrChange>
        </w:rPr>
      </w:r>
      <w:r w:rsidRPr="00193049">
        <w:rPr>
          <w:rFonts w:cs="Times New Roman"/>
          <w:rPrChange w:id="2766" w:author="zhouyou" w:date="2025-04-18T16:48:00Z">
            <w:rPr/>
          </w:rPrChange>
        </w:rPr>
        <w:fldChar w:fldCharType="separate"/>
      </w:r>
      <w:r w:rsidRPr="00885D23">
        <w:rPr>
          <w:rFonts w:cs="Times New Roman" w:hint="eastAsia"/>
        </w:rPr>
        <w:t>表</w:t>
      </w:r>
      <w:r w:rsidRPr="00885D23">
        <w:rPr>
          <w:rFonts w:cs="Times New Roman"/>
        </w:rPr>
        <w:t>3.3</w:t>
      </w:r>
      <w:r w:rsidRPr="00885D23">
        <w:rPr>
          <w:rFonts w:cs="Times New Roman"/>
        </w:rPr>
        <w:fldChar w:fldCharType="end"/>
      </w:r>
      <w:r w:rsidR="00227061" w:rsidRPr="00885D23">
        <w:rPr>
          <w:rFonts w:cs="Times New Roman"/>
        </w:rPr>
        <w:t xml:space="preserve"> </w:t>
      </w:r>
      <w:r w:rsidRPr="00885D23">
        <w:rPr>
          <w:rFonts w:cs="Times New Roman" w:hint="eastAsia"/>
        </w:rPr>
        <w:t>所示。</w:t>
      </w:r>
    </w:p>
    <w:p w14:paraId="3D08F5DF" w14:textId="6FA68AFE" w:rsidR="00677DB3" w:rsidRDefault="003101FD" w:rsidP="00627601">
      <w:pPr>
        <w:ind w:firstLine="560"/>
        <w:jc w:val="both"/>
        <w:rPr>
          <w:ins w:id="2767" w:author="zhouyou" w:date="2025-04-18T16:54:00Z"/>
          <w:rFonts w:cs="Times New Roman"/>
        </w:rPr>
      </w:pPr>
      <w:r w:rsidRPr="00193049">
        <w:rPr>
          <w:rFonts w:cs="Times New Roman" w:hint="eastAsia"/>
          <w:rPrChange w:id="2768" w:author="zhouyou" w:date="2025-04-18T16:48:00Z">
            <w:rPr>
              <w:rFonts w:hint="eastAsia"/>
            </w:rPr>
          </w:rPrChange>
        </w:rPr>
        <w:t>所有的</w:t>
      </w:r>
      <w:r w:rsidRPr="00193049">
        <w:rPr>
          <w:rFonts w:cs="Times New Roman"/>
          <w:rPrChange w:id="2769" w:author="zhouyou" w:date="2025-04-18T16:48:00Z">
            <w:rPr/>
          </w:rPrChange>
        </w:rPr>
        <w:t>index-leaf nodes</w:t>
      </w:r>
      <w:r w:rsidRPr="00193049">
        <w:rPr>
          <w:rFonts w:cs="Times New Roman" w:hint="eastAsia"/>
          <w:rPrChange w:id="2770" w:author="zhouyou" w:date="2025-04-18T16:48:00Z">
            <w:rPr>
              <w:rFonts w:hint="eastAsia"/>
            </w:rPr>
          </w:rPrChange>
        </w:rPr>
        <w:t>按序排列，并通过前驱指针和后继指针构成双向链表。每个</w:t>
      </w:r>
      <w:r w:rsidRPr="00193049">
        <w:rPr>
          <w:rFonts w:cs="Times New Roman"/>
          <w:rPrChange w:id="2771" w:author="zhouyou" w:date="2025-04-18T16:48:00Z">
            <w:rPr/>
          </w:rPrChange>
        </w:rPr>
        <w:t>index-leaf node</w:t>
      </w:r>
      <w:r w:rsidRPr="00193049">
        <w:rPr>
          <w:rFonts w:cs="Times New Roman" w:hint="eastAsia"/>
          <w:rPrChange w:id="2772" w:author="zhouyou" w:date="2025-04-18T16:48:00Z">
            <w:rPr>
              <w:rFonts w:hint="eastAsia"/>
            </w:rPr>
          </w:rPrChange>
        </w:rPr>
        <w:t>包含多个条目，每个条目都指向一个</w:t>
      </w:r>
      <w:r w:rsidRPr="00193049">
        <w:rPr>
          <w:rFonts w:cs="Times New Roman"/>
          <w:rPrChange w:id="2773" w:author="zhouyou" w:date="2025-04-18T16:48:00Z">
            <w:rPr/>
          </w:rPrChange>
        </w:rPr>
        <w:t>data-leaf node</w:t>
      </w:r>
      <w:r w:rsidRPr="00193049">
        <w:rPr>
          <w:rFonts w:cs="Times New Roman" w:hint="eastAsia"/>
          <w:rPrChange w:id="2774" w:author="zhouyou" w:date="2025-04-18T16:48:00Z">
            <w:rPr>
              <w:rFonts w:hint="eastAsia"/>
            </w:rPr>
          </w:rPrChange>
        </w:rPr>
        <w:t>。条目中</w:t>
      </w:r>
      <w:proofErr w:type="spellStart"/>
      <w:r w:rsidRPr="00193049">
        <w:rPr>
          <w:rFonts w:cs="Times New Roman"/>
          <w:rPrChange w:id="2775" w:author="zhouyou" w:date="2025-04-18T16:48:00Z">
            <w:rPr/>
          </w:rPrChange>
        </w:rPr>
        <w:t>max_key</w:t>
      </w:r>
      <w:proofErr w:type="spellEnd"/>
      <w:r w:rsidRPr="00193049">
        <w:rPr>
          <w:rFonts w:cs="Times New Roman" w:hint="eastAsia"/>
          <w:rPrChange w:id="2776" w:author="zhouyou" w:date="2025-04-18T16:48:00Z">
            <w:rPr>
              <w:rFonts w:hint="eastAsia"/>
            </w:rPr>
          </w:rPrChange>
        </w:rPr>
        <w:t>字段表示这个</w:t>
      </w:r>
      <w:r w:rsidRPr="00193049">
        <w:rPr>
          <w:rFonts w:cs="Times New Roman"/>
          <w:rPrChange w:id="2777" w:author="zhouyou" w:date="2025-04-18T16:48:00Z">
            <w:rPr/>
          </w:rPrChange>
        </w:rPr>
        <w:t>data-leaf node</w:t>
      </w:r>
      <w:r w:rsidRPr="00193049">
        <w:rPr>
          <w:rFonts w:cs="Times New Roman" w:hint="eastAsia"/>
          <w:rPrChange w:id="2778" w:author="zhouyou" w:date="2025-04-18T16:48:00Z">
            <w:rPr>
              <w:rFonts w:hint="eastAsia"/>
            </w:rPr>
          </w:rPrChange>
        </w:rPr>
        <w:t>中最大的键。数据全部保存在</w:t>
      </w:r>
      <w:r w:rsidRPr="00193049">
        <w:rPr>
          <w:rFonts w:cs="Times New Roman"/>
          <w:rPrChange w:id="2779" w:author="zhouyou" w:date="2025-04-18T16:48:00Z">
            <w:rPr/>
          </w:rPrChange>
        </w:rPr>
        <w:t>data-leaf node</w:t>
      </w:r>
      <w:r w:rsidRPr="00193049">
        <w:rPr>
          <w:rFonts w:cs="Times New Roman" w:hint="eastAsia"/>
          <w:rPrChange w:id="2780" w:author="zhouyou" w:date="2025-04-18T16:48:00Z">
            <w:rPr>
              <w:rFonts w:hint="eastAsia"/>
            </w:rPr>
          </w:rPrChange>
        </w:rPr>
        <w:t>中，</w:t>
      </w:r>
      <w:r w:rsidRPr="00193049">
        <w:rPr>
          <w:rFonts w:cs="Times New Roman"/>
          <w:rPrChange w:id="2781" w:author="zhouyou" w:date="2025-04-18T16:48:00Z">
            <w:rPr/>
          </w:rPrChange>
        </w:rPr>
        <w:t>data-leaf node</w:t>
      </w:r>
      <w:r w:rsidRPr="00193049">
        <w:rPr>
          <w:rFonts w:cs="Times New Roman" w:hint="eastAsia"/>
          <w:rPrChange w:id="2782" w:author="zhouyou" w:date="2025-04-18T16:48:00Z">
            <w:rPr>
              <w:rFonts w:hint="eastAsia"/>
            </w:rPr>
          </w:rPrChange>
        </w:rPr>
        <w:t>被分为键区域和值区域。键区域中，</w:t>
      </w:r>
      <w:r w:rsidRPr="00193049">
        <w:rPr>
          <w:rFonts w:cs="Times New Roman"/>
          <w:rPrChange w:id="2783" w:author="zhouyou" w:date="2025-04-18T16:48:00Z">
            <w:rPr/>
          </w:rPrChange>
        </w:rPr>
        <w:t>key</w:t>
      </w:r>
      <w:r w:rsidRPr="00193049">
        <w:rPr>
          <w:rFonts w:cs="Times New Roman" w:hint="eastAsia"/>
          <w:rPrChange w:id="2784" w:author="zhouyou" w:date="2025-04-18T16:48:00Z">
            <w:rPr>
              <w:rFonts w:hint="eastAsia"/>
            </w:rPr>
          </w:rPrChange>
        </w:rPr>
        <w:t>按照键值的大小进行排序。</w:t>
      </w:r>
      <w:proofErr w:type="gramStart"/>
      <w:r w:rsidRPr="00193049">
        <w:rPr>
          <w:rFonts w:cs="Times New Roman" w:hint="eastAsia"/>
          <w:rPrChange w:id="2785" w:author="zhouyou" w:date="2025-04-18T16:48:00Z">
            <w:rPr>
              <w:rFonts w:hint="eastAsia"/>
            </w:rPr>
          </w:rPrChange>
        </w:rPr>
        <w:t>值区域</w:t>
      </w:r>
      <w:proofErr w:type="gramEnd"/>
      <w:r w:rsidRPr="00193049">
        <w:rPr>
          <w:rFonts w:cs="Times New Roman" w:hint="eastAsia"/>
          <w:rPrChange w:id="2786" w:author="zhouyou" w:date="2025-04-18T16:48:00Z">
            <w:rPr>
              <w:rFonts w:hint="eastAsia"/>
            </w:rPr>
          </w:rPrChange>
        </w:rPr>
        <w:t>中，</w:t>
      </w:r>
      <w:r w:rsidRPr="00193049">
        <w:rPr>
          <w:rFonts w:cs="Times New Roman"/>
          <w:rPrChange w:id="2787" w:author="zhouyou" w:date="2025-04-18T16:48:00Z">
            <w:rPr/>
          </w:rPrChange>
        </w:rPr>
        <w:t>value</w:t>
      </w:r>
      <w:r w:rsidRPr="00193049">
        <w:rPr>
          <w:rFonts w:cs="Times New Roman" w:hint="eastAsia"/>
          <w:rPrChange w:id="2788" w:author="zhouyou" w:date="2025-04-18T16:48:00Z">
            <w:rPr>
              <w:rFonts w:hint="eastAsia"/>
            </w:rPr>
          </w:rPrChange>
        </w:rPr>
        <w:t>按照对应键在键区域中的顺序进行放置。</w:t>
      </w:r>
    </w:p>
    <w:p w14:paraId="632F2FA0" w14:textId="77777777" w:rsidR="00081A8B" w:rsidRPr="00885D23" w:rsidRDefault="00081A8B">
      <w:pPr>
        <w:ind w:firstLine="560"/>
        <w:jc w:val="both"/>
        <w:rPr>
          <w:rFonts w:cs="Times New Roman"/>
        </w:rPr>
        <w:pPrChange w:id="2789" w:author="zhouyou" w:date="2025-04-18T16:45:00Z">
          <w:pPr>
            <w:ind w:firstLine="560"/>
          </w:pPr>
        </w:pPrChange>
      </w:pPr>
    </w:p>
    <w:p w14:paraId="1BCD4EC5" w14:textId="1494AF76" w:rsidR="00677DB3" w:rsidRPr="00193049" w:rsidRDefault="003101FD">
      <w:pPr>
        <w:pStyle w:val="af3"/>
        <w:ind w:firstLine="480"/>
        <w:rPr>
          <w:rFonts w:cs="Times New Roman"/>
          <w:rPrChange w:id="2790" w:author="zhouyou" w:date="2025-04-18T16:48:00Z">
            <w:rPr>
              <w:rFonts w:ascii="仿宋" w:hAnsi="仿宋"/>
            </w:rPr>
          </w:rPrChange>
        </w:rPr>
      </w:pPr>
      <w:bookmarkStart w:id="2791" w:name="_Ref180420564"/>
      <w:bookmarkStart w:id="2792" w:name="_Ref167470319"/>
      <w:bookmarkStart w:id="2793" w:name="_Toc180487909"/>
      <w:r w:rsidRPr="00193049">
        <w:rPr>
          <w:rFonts w:cs="Times New Roman" w:hint="eastAsia"/>
          <w:rPrChange w:id="2794" w:author="zhouyou" w:date="2025-04-18T16:48:00Z">
            <w:rPr>
              <w:rFonts w:ascii="仿宋" w:hAnsi="仿宋" w:hint="eastAsia"/>
            </w:rPr>
          </w:rPrChange>
        </w:rPr>
        <w:lastRenderedPageBreak/>
        <w:t>表</w:t>
      </w:r>
      <w:r w:rsidRPr="00193049">
        <w:rPr>
          <w:rFonts w:cs="Times New Roman"/>
          <w:rPrChange w:id="2795" w:author="zhouyou" w:date="2025-04-18T16:48:00Z">
            <w:rPr>
              <w:rFonts w:ascii="仿宋" w:hAnsi="仿宋"/>
            </w:rPr>
          </w:rPrChange>
        </w:rPr>
        <w:t>3.</w:t>
      </w:r>
      <w:r w:rsidRPr="00193049">
        <w:rPr>
          <w:rFonts w:cs="Times New Roman"/>
          <w:rPrChange w:id="2796" w:author="zhouyou" w:date="2025-04-18T16:48:00Z">
            <w:rPr>
              <w:rFonts w:ascii="仿宋" w:hAnsi="仿宋"/>
            </w:rPr>
          </w:rPrChange>
        </w:rPr>
        <w:fldChar w:fldCharType="begin"/>
      </w:r>
      <w:r w:rsidRPr="00193049">
        <w:rPr>
          <w:rFonts w:cs="Times New Roman"/>
          <w:rPrChange w:id="2797" w:author="zhouyou" w:date="2025-04-18T16:48:00Z">
            <w:rPr>
              <w:rFonts w:ascii="仿宋" w:hAnsi="仿宋"/>
            </w:rPr>
          </w:rPrChange>
        </w:rPr>
        <w:instrText xml:space="preserve"> SEQ </w:instrText>
      </w:r>
      <w:r w:rsidRPr="00193049">
        <w:rPr>
          <w:rFonts w:cs="Times New Roman" w:hint="eastAsia"/>
          <w:rPrChange w:id="2798" w:author="zhouyou" w:date="2025-04-18T16:48:00Z">
            <w:rPr>
              <w:rFonts w:ascii="仿宋" w:hAnsi="仿宋" w:hint="eastAsia"/>
            </w:rPr>
          </w:rPrChange>
        </w:rPr>
        <w:instrText>表</w:instrText>
      </w:r>
      <w:r w:rsidRPr="00193049">
        <w:rPr>
          <w:rFonts w:cs="Times New Roman"/>
          <w:rPrChange w:id="2799" w:author="zhouyou" w:date="2025-04-18T16:48:00Z">
            <w:rPr>
              <w:rFonts w:ascii="仿宋" w:hAnsi="仿宋"/>
            </w:rPr>
          </w:rPrChange>
        </w:rPr>
        <w:instrText xml:space="preserve">3. \* ARABIC </w:instrText>
      </w:r>
      <w:r w:rsidRPr="00193049">
        <w:rPr>
          <w:rFonts w:cs="Times New Roman"/>
          <w:rPrChange w:id="2800" w:author="zhouyou" w:date="2025-04-18T16:48:00Z">
            <w:rPr>
              <w:rFonts w:ascii="仿宋" w:hAnsi="仿宋"/>
            </w:rPr>
          </w:rPrChange>
        </w:rPr>
        <w:fldChar w:fldCharType="separate"/>
      </w:r>
      <w:r w:rsidRPr="00193049">
        <w:rPr>
          <w:rFonts w:cs="Times New Roman"/>
          <w:rPrChange w:id="2801" w:author="zhouyou" w:date="2025-04-18T16:48:00Z">
            <w:rPr>
              <w:rFonts w:ascii="仿宋" w:hAnsi="仿宋"/>
            </w:rPr>
          </w:rPrChange>
        </w:rPr>
        <w:t>3</w:t>
      </w:r>
      <w:r w:rsidRPr="00193049">
        <w:rPr>
          <w:rFonts w:cs="Times New Roman"/>
          <w:rPrChange w:id="2802" w:author="zhouyou" w:date="2025-04-18T16:48:00Z">
            <w:rPr>
              <w:rFonts w:ascii="仿宋" w:hAnsi="仿宋"/>
            </w:rPr>
          </w:rPrChange>
        </w:rPr>
        <w:fldChar w:fldCharType="end"/>
      </w:r>
      <w:bookmarkEnd w:id="2791"/>
      <w:r w:rsidRPr="00193049">
        <w:rPr>
          <w:rFonts w:cs="Times New Roman"/>
          <w:rPrChange w:id="2803" w:author="zhouyou" w:date="2025-04-18T16:48:00Z">
            <w:rPr>
              <w:rFonts w:ascii="仿宋" w:hAnsi="仿宋"/>
            </w:rPr>
          </w:rPrChange>
        </w:rPr>
        <w:t xml:space="preserve"> Leaf node</w:t>
      </w:r>
      <w:r w:rsidRPr="00193049">
        <w:rPr>
          <w:rFonts w:cs="Times New Roman" w:hint="eastAsia"/>
          <w:rPrChange w:id="2804" w:author="zhouyou" w:date="2025-04-18T16:48:00Z">
            <w:rPr>
              <w:rFonts w:ascii="仿宋" w:hAnsi="仿宋" w:hint="eastAsia"/>
            </w:rPr>
          </w:rPrChange>
        </w:rPr>
        <w:t>数据结构</w:t>
      </w:r>
      <w:bookmarkEnd w:id="2792"/>
      <w:bookmarkEnd w:id="2793"/>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8"/>
        <w:gridCol w:w="3054"/>
        <w:gridCol w:w="3872"/>
      </w:tblGrid>
      <w:tr w:rsidR="00677DB3" w:rsidRPr="00193049" w14:paraId="17092896" w14:textId="77777777">
        <w:tc>
          <w:tcPr>
            <w:tcW w:w="1438" w:type="dxa"/>
            <w:tcBorders>
              <w:top w:val="single" w:sz="12" w:space="0" w:color="auto"/>
              <w:left w:val="nil"/>
              <w:bottom w:val="single" w:sz="8" w:space="0" w:color="auto"/>
              <w:right w:val="nil"/>
            </w:tcBorders>
            <w:vAlign w:val="center"/>
            <w:hideMark/>
          </w:tcPr>
          <w:p w14:paraId="2E539E7B" w14:textId="77777777" w:rsidR="00677DB3" w:rsidRPr="00193049" w:rsidRDefault="003101FD">
            <w:pPr>
              <w:ind w:firstLineChars="0" w:firstLine="0"/>
              <w:jc w:val="center"/>
              <w:rPr>
                <w:rFonts w:cs="Times New Roman"/>
                <w:b/>
                <w:bCs/>
                <w:sz w:val="24"/>
                <w:szCs w:val="24"/>
                <w:rPrChange w:id="2805" w:author="zhouyou" w:date="2025-04-18T16:48:00Z">
                  <w:rPr>
                    <w:rFonts w:ascii="仿宋" w:hAnsi="仿宋"/>
                    <w:b/>
                    <w:bCs/>
                    <w:sz w:val="24"/>
                    <w:szCs w:val="24"/>
                  </w:rPr>
                </w:rPrChange>
              </w:rPr>
            </w:pPr>
            <w:r w:rsidRPr="00193049">
              <w:rPr>
                <w:rFonts w:cs="Times New Roman" w:hint="eastAsia"/>
                <w:b/>
                <w:bCs/>
                <w:sz w:val="24"/>
                <w:szCs w:val="24"/>
                <w:rPrChange w:id="2806" w:author="zhouyou" w:date="2025-04-18T16:48:00Z">
                  <w:rPr>
                    <w:rFonts w:ascii="仿宋" w:hAnsi="仿宋" w:hint="eastAsia"/>
                    <w:b/>
                    <w:bCs/>
                    <w:sz w:val="24"/>
                    <w:szCs w:val="24"/>
                  </w:rPr>
                </w:rPrChange>
              </w:rPr>
              <w:t>变量</w:t>
            </w:r>
          </w:p>
        </w:tc>
        <w:tc>
          <w:tcPr>
            <w:tcW w:w="3054" w:type="dxa"/>
            <w:tcBorders>
              <w:top w:val="single" w:sz="12" w:space="0" w:color="auto"/>
              <w:left w:val="nil"/>
              <w:bottom w:val="single" w:sz="8" w:space="0" w:color="auto"/>
              <w:right w:val="nil"/>
            </w:tcBorders>
            <w:vAlign w:val="center"/>
            <w:hideMark/>
          </w:tcPr>
          <w:p w14:paraId="58F39007" w14:textId="77777777" w:rsidR="00677DB3" w:rsidRPr="00193049" w:rsidRDefault="003101FD">
            <w:pPr>
              <w:ind w:firstLineChars="0" w:firstLine="0"/>
              <w:jc w:val="center"/>
              <w:rPr>
                <w:rFonts w:cs="Times New Roman"/>
                <w:b/>
                <w:bCs/>
                <w:sz w:val="24"/>
                <w:szCs w:val="24"/>
                <w:rPrChange w:id="2807" w:author="zhouyou" w:date="2025-04-18T16:48:00Z">
                  <w:rPr>
                    <w:rFonts w:ascii="仿宋" w:hAnsi="仿宋"/>
                    <w:b/>
                    <w:bCs/>
                    <w:sz w:val="24"/>
                    <w:szCs w:val="24"/>
                  </w:rPr>
                </w:rPrChange>
              </w:rPr>
            </w:pPr>
            <w:r w:rsidRPr="00193049">
              <w:rPr>
                <w:rFonts w:cs="Times New Roman" w:hint="eastAsia"/>
                <w:b/>
                <w:bCs/>
                <w:sz w:val="24"/>
                <w:szCs w:val="24"/>
                <w:rPrChange w:id="2808" w:author="zhouyou" w:date="2025-04-18T16:48:00Z">
                  <w:rPr>
                    <w:rFonts w:ascii="仿宋" w:hAnsi="仿宋" w:hint="eastAsia"/>
                    <w:b/>
                    <w:bCs/>
                    <w:sz w:val="24"/>
                    <w:szCs w:val="24"/>
                  </w:rPr>
                </w:rPrChange>
              </w:rPr>
              <w:t>类型</w:t>
            </w:r>
            <w:r w:rsidRPr="00193049">
              <w:rPr>
                <w:rFonts w:cs="Times New Roman"/>
                <w:b/>
                <w:bCs/>
                <w:sz w:val="24"/>
                <w:szCs w:val="24"/>
                <w:rPrChange w:id="2809" w:author="zhouyou" w:date="2025-04-18T16:48:00Z">
                  <w:rPr>
                    <w:rFonts w:ascii="仿宋" w:hAnsi="仿宋"/>
                    <w:b/>
                    <w:bCs/>
                    <w:sz w:val="24"/>
                    <w:szCs w:val="24"/>
                  </w:rPr>
                </w:rPrChange>
              </w:rPr>
              <w:t>/</w:t>
            </w:r>
            <w:r w:rsidRPr="00193049">
              <w:rPr>
                <w:rFonts w:cs="Times New Roman" w:hint="eastAsia"/>
                <w:b/>
                <w:bCs/>
                <w:sz w:val="24"/>
                <w:szCs w:val="24"/>
                <w:rPrChange w:id="2810" w:author="zhouyou" w:date="2025-04-18T16:48:00Z">
                  <w:rPr>
                    <w:rFonts w:ascii="仿宋" w:hAnsi="仿宋" w:hint="eastAsia"/>
                    <w:b/>
                    <w:bCs/>
                    <w:sz w:val="24"/>
                    <w:szCs w:val="24"/>
                  </w:rPr>
                </w:rPrChange>
              </w:rPr>
              <w:t>大小</w:t>
            </w:r>
          </w:p>
        </w:tc>
        <w:tc>
          <w:tcPr>
            <w:tcW w:w="3872" w:type="dxa"/>
            <w:tcBorders>
              <w:top w:val="single" w:sz="12" w:space="0" w:color="auto"/>
              <w:left w:val="nil"/>
              <w:bottom w:val="single" w:sz="8" w:space="0" w:color="auto"/>
              <w:right w:val="nil"/>
            </w:tcBorders>
            <w:vAlign w:val="center"/>
            <w:hideMark/>
          </w:tcPr>
          <w:p w14:paraId="12E930FD" w14:textId="77777777" w:rsidR="00677DB3" w:rsidRPr="00193049" w:rsidRDefault="003101FD">
            <w:pPr>
              <w:ind w:firstLineChars="0" w:firstLine="0"/>
              <w:jc w:val="center"/>
              <w:rPr>
                <w:rFonts w:cs="Times New Roman"/>
                <w:b/>
                <w:bCs/>
                <w:sz w:val="24"/>
                <w:szCs w:val="24"/>
                <w:rPrChange w:id="2811" w:author="zhouyou" w:date="2025-04-18T16:48:00Z">
                  <w:rPr>
                    <w:rFonts w:ascii="仿宋" w:hAnsi="仿宋"/>
                    <w:b/>
                    <w:bCs/>
                    <w:sz w:val="24"/>
                    <w:szCs w:val="24"/>
                  </w:rPr>
                </w:rPrChange>
              </w:rPr>
            </w:pPr>
            <w:r w:rsidRPr="00193049">
              <w:rPr>
                <w:rFonts w:cs="Times New Roman" w:hint="eastAsia"/>
                <w:b/>
                <w:bCs/>
                <w:sz w:val="24"/>
                <w:szCs w:val="24"/>
                <w:rPrChange w:id="2812" w:author="zhouyou" w:date="2025-04-18T16:48:00Z">
                  <w:rPr>
                    <w:rFonts w:ascii="仿宋" w:hAnsi="仿宋" w:hint="eastAsia"/>
                    <w:b/>
                    <w:bCs/>
                    <w:sz w:val="24"/>
                    <w:szCs w:val="24"/>
                  </w:rPr>
                </w:rPrChange>
              </w:rPr>
              <w:t>说明</w:t>
            </w:r>
          </w:p>
        </w:tc>
      </w:tr>
      <w:tr w:rsidR="00677DB3" w:rsidRPr="00193049" w14:paraId="1F0C7478" w14:textId="77777777">
        <w:tc>
          <w:tcPr>
            <w:tcW w:w="1438" w:type="dxa"/>
            <w:tcBorders>
              <w:top w:val="single" w:sz="8" w:space="0" w:color="auto"/>
              <w:left w:val="nil"/>
              <w:bottom w:val="single" w:sz="6" w:space="0" w:color="auto"/>
              <w:right w:val="nil"/>
            </w:tcBorders>
            <w:vAlign w:val="center"/>
            <w:hideMark/>
          </w:tcPr>
          <w:p w14:paraId="5566D1B1" w14:textId="77777777" w:rsidR="00677DB3" w:rsidRPr="00193049" w:rsidRDefault="003101FD">
            <w:pPr>
              <w:ind w:firstLineChars="0" w:firstLine="0"/>
              <w:jc w:val="center"/>
              <w:rPr>
                <w:rFonts w:cs="Times New Roman"/>
                <w:sz w:val="21"/>
                <w:szCs w:val="21"/>
                <w:rPrChange w:id="2813" w:author="zhouyou" w:date="2025-04-18T16:48:00Z">
                  <w:rPr>
                    <w:rFonts w:ascii="仿宋" w:hAnsi="仿宋"/>
                    <w:sz w:val="21"/>
                    <w:szCs w:val="21"/>
                  </w:rPr>
                </w:rPrChange>
              </w:rPr>
            </w:pPr>
            <w:proofErr w:type="spellStart"/>
            <w:r w:rsidRPr="00193049">
              <w:rPr>
                <w:rFonts w:cs="Times New Roman"/>
                <w:sz w:val="21"/>
                <w:szCs w:val="21"/>
                <w:rPrChange w:id="2814" w:author="zhouyou" w:date="2025-04-18T16:48:00Z">
                  <w:rPr>
                    <w:rFonts w:ascii="仿宋" w:hAnsi="仿宋"/>
                    <w:sz w:val="21"/>
                    <w:szCs w:val="21"/>
                  </w:rPr>
                </w:rPrChange>
              </w:rPr>
              <w:t>max_key</w:t>
            </w:r>
            <w:proofErr w:type="spellEnd"/>
          </w:p>
        </w:tc>
        <w:tc>
          <w:tcPr>
            <w:tcW w:w="3054" w:type="dxa"/>
            <w:tcBorders>
              <w:top w:val="single" w:sz="8" w:space="0" w:color="auto"/>
              <w:left w:val="nil"/>
              <w:bottom w:val="single" w:sz="6" w:space="0" w:color="auto"/>
              <w:right w:val="nil"/>
            </w:tcBorders>
            <w:vAlign w:val="center"/>
            <w:hideMark/>
          </w:tcPr>
          <w:p w14:paraId="64874CEA" w14:textId="77777777" w:rsidR="00677DB3" w:rsidRPr="00193049" w:rsidRDefault="003101FD">
            <w:pPr>
              <w:ind w:firstLineChars="0" w:firstLine="0"/>
              <w:jc w:val="center"/>
              <w:rPr>
                <w:rFonts w:cs="Times New Roman"/>
                <w:sz w:val="21"/>
                <w:szCs w:val="21"/>
                <w:rPrChange w:id="2815" w:author="zhouyou" w:date="2025-04-18T16:48:00Z">
                  <w:rPr>
                    <w:rFonts w:ascii="仿宋" w:hAnsi="仿宋"/>
                    <w:sz w:val="21"/>
                    <w:szCs w:val="21"/>
                  </w:rPr>
                </w:rPrChange>
              </w:rPr>
            </w:pPr>
            <w:r w:rsidRPr="00193049">
              <w:rPr>
                <w:rFonts w:cs="Times New Roman" w:hint="eastAsia"/>
                <w:sz w:val="21"/>
                <w:szCs w:val="21"/>
                <w:rPrChange w:id="2816" w:author="zhouyou" w:date="2025-04-18T16:48:00Z">
                  <w:rPr>
                    <w:rFonts w:ascii="仿宋" w:hAnsi="仿宋" w:hint="eastAsia"/>
                    <w:sz w:val="21"/>
                    <w:szCs w:val="21"/>
                  </w:rPr>
                </w:rPrChange>
              </w:rPr>
              <w:t>字符串</w:t>
            </w:r>
            <w:r w:rsidRPr="00193049">
              <w:rPr>
                <w:rFonts w:cs="Times New Roman"/>
                <w:sz w:val="21"/>
                <w:szCs w:val="21"/>
                <w:rPrChange w:id="2817" w:author="zhouyou" w:date="2025-04-18T16:48:00Z">
                  <w:rPr>
                    <w:rFonts w:ascii="仿宋" w:hAnsi="仿宋"/>
                    <w:sz w:val="21"/>
                    <w:szCs w:val="21"/>
                  </w:rPr>
                </w:rPrChange>
              </w:rPr>
              <w:t>/24byte</w:t>
            </w:r>
          </w:p>
        </w:tc>
        <w:tc>
          <w:tcPr>
            <w:tcW w:w="3872" w:type="dxa"/>
            <w:tcBorders>
              <w:top w:val="single" w:sz="8" w:space="0" w:color="auto"/>
              <w:left w:val="nil"/>
              <w:bottom w:val="single" w:sz="6" w:space="0" w:color="auto"/>
              <w:right w:val="nil"/>
            </w:tcBorders>
            <w:vAlign w:val="center"/>
            <w:hideMark/>
          </w:tcPr>
          <w:p w14:paraId="359E9024" w14:textId="77777777" w:rsidR="00677DB3" w:rsidRPr="00193049" w:rsidRDefault="003101FD">
            <w:pPr>
              <w:tabs>
                <w:tab w:val="num" w:pos="720"/>
              </w:tabs>
              <w:ind w:firstLineChars="0" w:firstLine="0"/>
              <w:jc w:val="center"/>
              <w:rPr>
                <w:rFonts w:cs="Times New Roman"/>
                <w:sz w:val="21"/>
                <w:szCs w:val="21"/>
                <w:rPrChange w:id="2818" w:author="zhouyou" w:date="2025-04-18T16:48:00Z">
                  <w:rPr>
                    <w:rFonts w:ascii="仿宋" w:hAnsi="仿宋"/>
                    <w:sz w:val="21"/>
                    <w:szCs w:val="21"/>
                  </w:rPr>
                </w:rPrChange>
              </w:rPr>
            </w:pPr>
            <w:r w:rsidRPr="00193049">
              <w:rPr>
                <w:rFonts w:cs="Times New Roman" w:hint="eastAsia"/>
                <w:sz w:val="21"/>
                <w:szCs w:val="21"/>
                <w:rPrChange w:id="2819" w:author="zhouyou" w:date="2025-04-18T16:48:00Z">
                  <w:rPr>
                    <w:rFonts w:ascii="仿宋" w:hAnsi="仿宋" w:hint="eastAsia"/>
                    <w:sz w:val="21"/>
                    <w:szCs w:val="21"/>
                  </w:rPr>
                </w:rPrChange>
              </w:rPr>
              <w:t>叶子节点中最大的键</w:t>
            </w:r>
          </w:p>
        </w:tc>
      </w:tr>
      <w:tr w:rsidR="00677DB3" w:rsidRPr="00193049" w14:paraId="3E2C904C" w14:textId="77777777">
        <w:tc>
          <w:tcPr>
            <w:tcW w:w="1438" w:type="dxa"/>
            <w:tcBorders>
              <w:top w:val="single" w:sz="6" w:space="0" w:color="auto"/>
              <w:left w:val="nil"/>
              <w:bottom w:val="single" w:sz="6" w:space="0" w:color="auto"/>
              <w:right w:val="nil"/>
            </w:tcBorders>
            <w:vAlign w:val="center"/>
            <w:hideMark/>
          </w:tcPr>
          <w:p w14:paraId="3BDCECB2" w14:textId="77777777" w:rsidR="00677DB3" w:rsidRPr="00193049" w:rsidRDefault="003101FD">
            <w:pPr>
              <w:ind w:firstLineChars="0" w:firstLine="0"/>
              <w:jc w:val="center"/>
              <w:rPr>
                <w:rFonts w:cs="Times New Roman"/>
                <w:sz w:val="21"/>
                <w:szCs w:val="21"/>
                <w:rPrChange w:id="2820" w:author="zhouyou" w:date="2025-04-18T16:48:00Z">
                  <w:rPr>
                    <w:rFonts w:ascii="仿宋" w:hAnsi="仿宋"/>
                    <w:sz w:val="21"/>
                    <w:szCs w:val="21"/>
                  </w:rPr>
                </w:rPrChange>
              </w:rPr>
            </w:pPr>
            <w:proofErr w:type="spellStart"/>
            <w:r w:rsidRPr="00193049">
              <w:rPr>
                <w:rFonts w:cs="Times New Roman"/>
                <w:sz w:val="21"/>
                <w:szCs w:val="21"/>
                <w:rPrChange w:id="2821" w:author="zhouyou" w:date="2025-04-18T16:48:00Z">
                  <w:rPr>
                    <w:rFonts w:ascii="仿宋" w:hAnsi="仿宋"/>
                    <w:sz w:val="21"/>
                    <w:szCs w:val="21"/>
                  </w:rPr>
                </w:rPrChange>
              </w:rPr>
              <w:t>ptr</w:t>
            </w:r>
            <w:proofErr w:type="spellEnd"/>
          </w:p>
        </w:tc>
        <w:tc>
          <w:tcPr>
            <w:tcW w:w="3054" w:type="dxa"/>
            <w:tcBorders>
              <w:top w:val="single" w:sz="6" w:space="0" w:color="auto"/>
              <w:left w:val="nil"/>
              <w:bottom w:val="single" w:sz="6" w:space="0" w:color="auto"/>
              <w:right w:val="nil"/>
            </w:tcBorders>
            <w:vAlign w:val="center"/>
            <w:hideMark/>
          </w:tcPr>
          <w:p w14:paraId="25713EFC" w14:textId="77777777" w:rsidR="00677DB3" w:rsidRPr="00193049" w:rsidRDefault="003101FD">
            <w:pPr>
              <w:ind w:firstLineChars="0" w:firstLine="0"/>
              <w:jc w:val="center"/>
              <w:rPr>
                <w:rFonts w:cs="Times New Roman"/>
                <w:sz w:val="21"/>
                <w:szCs w:val="21"/>
                <w:rPrChange w:id="2822" w:author="zhouyou" w:date="2025-04-18T16:48:00Z">
                  <w:rPr>
                    <w:rFonts w:ascii="仿宋" w:hAnsi="仿宋"/>
                    <w:sz w:val="21"/>
                    <w:szCs w:val="21"/>
                  </w:rPr>
                </w:rPrChange>
              </w:rPr>
            </w:pPr>
            <w:r w:rsidRPr="00193049">
              <w:rPr>
                <w:rFonts w:cs="Times New Roman" w:hint="eastAsia"/>
                <w:sz w:val="21"/>
                <w:szCs w:val="21"/>
                <w:rPrChange w:id="2823" w:author="zhouyou" w:date="2025-04-18T16:48:00Z">
                  <w:rPr>
                    <w:rFonts w:ascii="仿宋" w:hAnsi="仿宋" w:hint="eastAsia"/>
                    <w:sz w:val="21"/>
                    <w:szCs w:val="21"/>
                  </w:rPr>
                </w:rPrChange>
              </w:rPr>
              <w:t>整数</w:t>
            </w:r>
            <w:r w:rsidRPr="00193049">
              <w:rPr>
                <w:rFonts w:cs="Times New Roman"/>
                <w:sz w:val="21"/>
                <w:szCs w:val="21"/>
                <w:rPrChange w:id="2824" w:author="zhouyou" w:date="2025-04-18T16:48:00Z">
                  <w:rPr>
                    <w:rFonts w:ascii="仿宋" w:hAnsi="仿宋"/>
                    <w:sz w:val="21"/>
                    <w:szCs w:val="21"/>
                  </w:rPr>
                </w:rPrChange>
              </w:rPr>
              <w:t>/56bit</w:t>
            </w:r>
          </w:p>
        </w:tc>
        <w:tc>
          <w:tcPr>
            <w:tcW w:w="3872" w:type="dxa"/>
            <w:tcBorders>
              <w:top w:val="single" w:sz="6" w:space="0" w:color="auto"/>
              <w:left w:val="nil"/>
              <w:bottom w:val="single" w:sz="6" w:space="0" w:color="auto"/>
              <w:right w:val="nil"/>
            </w:tcBorders>
            <w:vAlign w:val="center"/>
            <w:hideMark/>
          </w:tcPr>
          <w:p w14:paraId="048A069E" w14:textId="77777777" w:rsidR="00677DB3" w:rsidRPr="00193049" w:rsidRDefault="003101FD">
            <w:pPr>
              <w:tabs>
                <w:tab w:val="num" w:pos="720"/>
              </w:tabs>
              <w:ind w:firstLineChars="0" w:firstLine="0"/>
              <w:jc w:val="center"/>
              <w:rPr>
                <w:rFonts w:cs="Times New Roman"/>
                <w:sz w:val="21"/>
                <w:szCs w:val="21"/>
                <w:rPrChange w:id="2825" w:author="zhouyou" w:date="2025-04-18T16:48:00Z">
                  <w:rPr>
                    <w:rFonts w:ascii="仿宋" w:hAnsi="仿宋"/>
                    <w:sz w:val="21"/>
                    <w:szCs w:val="21"/>
                  </w:rPr>
                </w:rPrChange>
              </w:rPr>
            </w:pPr>
            <w:r w:rsidRPr="00193049">
              <w:rPr>
                <w:rFonts w:cs="Times New Roman" w:hint="eastAsia"/>
                <w:sz w:val="21"/>
                <w:szCs w:val="21"/>
                <w:rPrChange w:id="2826" w:author="zhouyou" w:date="2025-04-18T16:48:00Z">
                  <w:rPr>
                    <w:rFonts w:ascii="仿宋" w:hAnsi="仿宋" w:hint="eastAsia"/>
                    <w:sz w:val="21"/>
                    <w:szCs w:val="21"/>
                  </w:rPr>
                </w:rPrChange>
              </w:rPr>
              <w:t>指向</w:t>
            </w:r>
            <w:r w:rsidRPr="00193049">
              <w:rPr>
                <w:rFonts w:cs="Times New Roman"/>
                <w:sz w:val="21"/>
                <w:szCs w:val="21"/>
                <w:rPrChange w:id="2827" w:author="zhouyou" w:date="2025-04-18T16:48:00Z">
                  <w:rPr>
                    <w:rFonts w:ascii="仿宋" w:hAnsi="仿宋"/>
                    <w:sz w:val="21"/>
                    <w:szCs w:val="21"/>
                  </w:rPr>
                </w:rPrChange>
              </w:rPr>
              <w:t>data-leaf node</w:t>
            </w:r>
            <w:r w:rsidRPr="00193049">
              <w:rPr>
                <w:rFonts w:cs="Times New Roman" w:hint="eastAsia"/>
                <w:sz w:val="21"/>
                <w:szCs w:val="21"/>
                <w:rPrChange w:id="2828" w:author="zhouyou" w:date="2025-04-18T16:48:00Z">
                  <w:rPr>
                    <w:rFonts w:ascii="仿宋" w:hAnsi="仿宋" w:hint="eastAsia"/>
                    <w:sz w:val="21"/>
                    <w:szCs w:val="21"/>
                  </w:rPr>
                </w:rPrChange>
              </w:rPr>
              <w:t>在</w:t>
            </w:r>
            <w:r w:rsidRPr="00193049">
              <w:rPr>
                <w:rFonts w:cs="Times New Roman"/>
                <w:sz w:val="21"/>
                <w:szCs w:val="21"/>
                <w:rPrChange w:id="2829" w:author="zhouyou" w:date="2025-04-18T16:48:00Z">
                  <w:rPr>
                    <w:rFonts w:ascii="仿宋" w:hAnsi="仿宋"/>
                    <w:sz w:val="21"/>
                    <w:szCs w:val="21"/>
                  </w:rPr>
                </w:rPrChange>
              </w:rPr>
              <w:t>SSD</w:t>
            </w:r>
            <w:r w:rsidRPr="00193049">
              <w:rPr>
                <w:rFonts w:cs="Times New Roman" w:hint="eastAsia"/>
                <w:sz w:val="21"/>
                <w:szCs w:val="21"/>
                <w:rPrChange w:id="2830" w:author="zhouyou" w:date="2025-04-18T16:48:00Z">
                  <w:rPr>
                    <w:rFonts w:ascii="仿宋" w:hAnsi="仿宋" w:hint="eastAsia"/>
                    <w:sz w:val="21"/>
                    <w:szCs w:val="21"/>
                  </w:rPr>
                </w:rPrChange>
              </w:rPr>
              <w:t>上的位置</w:t>
            </w:r>
          </w:p>
        </w:tc>
      </w:tr>
      <w:tr w:rsidR="00677DB3" w:rsidRPr="00193049" w14:paraId="1A210F96" w14:textId="77777777">
        <w:tc>
          <w:tcPr>
            <w:tcW w:w="1438" w:type="dxa"/>
            <w:tcBorders>
              <w:top w:val="single" w:sz="6" w:space="0" w:color="auto"/>
              <w:left w:val="nil"/>
              <w:bottom w:val="single" w:sz="6" w:space="0" w:color="auto"/>
              <w:right w:val="nil"/>
            </w:tcBorders>
            <w:vAlign w:val="center"/>
            <w:hideMark/>
          </w:tcPr>
          <w:p w14:paraId="4EA89697" w14:textId="77777777" w:rsidR="00677DB3" w:rsidRPr="00193049" w:rsidRDefault="003101FD">
            <w:pPr>
              <w:ind w:firstLineChars="0" w:firstLine="0"/>
              <w:jc w:val="center"/>
              <w:rPr>
                <w:rFonts w:cs="Times New Roman"/>
                <w:sz w:val="21"/>
                <w:szCs w:val="21"/>
                <w:rPrChange w:id="2831" w:author="zhouyou" w:date="2025-04-18T16:48:00Z">
                  <w:rPr>
                    <w:rFonts w:ascii="仿宋" w:hAnsi="仿宋"/>
                    <w:sz w:val="21"/>
                    <w:szCs w:val="21"/>
                  </w:rPr>
                </w:rPrChange>
              </w:rPr>
            </w:pPr>
            <w:r w:rsidRPr="00193049">
              <w:rPr>
                <w:rFonts w:cs="Times New Roman"/>
                <w:sz w:val="21"/>
                <w:szCs w:val="21"/>
                <w:rPrChange w:id="2832" w:author="zhouyou" w:date="2025-04-18T16:48:00Z">
                  <w:rPr>
                    <w:rFonts w:ascii="仿宋" w:hAnsi="仿宋"/>
                    <w:sz w:val="21"/>
                    <w:szCs w:val="21"/>
                  </w:rPr>
                </w:rPrChange>
              </w:rPr>
              <w:t>size</w:t>
            </w:r>
          </w:p>
        </w:tc>
        <w:tc>
          <w:tcPr>
            <w:tcW w:w="3054" w:type="dxa"/>
            <w:tcBorders>
              <w:top w:val="single" w:sz="6" w:space="0" w:color="auto"/>
              <w:left w:val="nil"/>
              <w:bottom w:val="single" w:sz="6" w:space="0" w:color="auto"/>
              <w:right w:val="nil"/>
            </w:tcBorders>
            <w:vAlign w:val="center"/>
            <w:hideMark/>
          </w:tcPr>
          <w:p w14:paraId="34A5F6AC" w14:textId="77777777" w:rsidR="00677DB3" w:rsidRPr="00193049" w:rsidRDefault="003101FD">
            <w:pPr>
              <w:ind w:firstLineChars="0" w:firstLine="0"/>
              <w:jc w:val="center"/>
              <w:rPr>
                <w:rFonts w:cs="Times New Roman"/>
                <w:sz w:val="21"/>
                <w:szCs w:val="21"/>
                <w:rPrChange w:id="2833" w:author="zhouyou" w:date="2025-04-18T16:48:00Z">
                  <w:rPr>
                    <w:rFonts w:ascii="仿宋" w:hAnsi="仿宋"/>
                    <w:sz w:val="21"/>
                    <w:szCs w:val="21"/>
                  </w:rPr>
                </w:rPrChange>
              </w:rPr>
            </w:pPr>
            <w:r w:rsidRPr="00193049">
              <w:rPr>
                <w:rFonts w:cs="Times New Roman" w:hint="eastAsia"/>
                <w:sz w:val="21"/>
                <w:szCs w:val="21"/>
                <w:rPrChange w:id="2834" w:author="zhouyou" w:date="2025-04-18T16:48:00Z">
                  <w:rPr>
                    <w:rFonts w:ascii="仿宋" w:hAnsi="仿宋" w:hint="eastAsia"/>
                    <w:sz w:val="21"/>
                    <w:szCs w:val="21"/>
                  </w:rPr>
                </w:rPrChange>
              </w:rPr>
              <w:t>整数</w:t>
            </w:r>
            <w:r w:rsidRPr="00193049">
              <w:rPr>
                <w:rFonts w:cs="Times New Roman"/>
                <w:sz w:val="21"/>
                <w:szCs w:val="21"/>
                <w:rPrChange w:id="2835" w:author="zhouyou" w:date="2025-04-18T16:48:00Z">
                  <w:rPr>
                    <w:rFonts w:ascii="仿宋" w:hAnsi="仿宋"/>
                    <w:sz w:val="21"/>
                    <w:szCs w:val="21"/>
                  </w:rPr>
                </w:rPrChange>
              </w:rPr>
              <w:t>/8bit</w:t>
            </w:r>
          </w:p>
        </w:tc>
        <w:tc>
          <w:tcPr>
            <w:tcW w:w="3872" w:type="dxa"/>
            <w:tcBorders>
              <w:top w:val="single" w:sz="6" w:space="0" w:color="auto"/>
              <w:left w:val="nil"/>
              <w:bottom w:val="single" w:sz="6" w:space="0" w:color="auto"/>
              <w:right w:val="nil"/>
            </w:tcBorders>
            <w:vAlign w:val="center"/>
            <w:hideMark/>
          </w:tcPr>
          <w:p w14:paraId="5DF4F9D4" w14:textId="77777777" w:rsidR="00677DB3" w:rsidRPr="00193049" w:rsidRDefault="003101FD">
            <w:pPr>
              <w:tabs>
                <w:tab w:val="num" w:pos="720"/>
              </w:tabs>
              <w:ind w:firstLineChars="0" w:firstLine="0"/>
              <w:jc w:val="center"/>
              <w:rPr>
                <w:rFonts w:cs="Times New Roman"/>
                <w:sz w:val="21"/>
                <w:szCs w:val="21"/>
                <w:rPrChange w:id="2836" w:author="zhouyou" w:date="2025-04-18T16:48:00Z">
                  <w:rPr>
                    <w:rFonts w:ascii="仿宋" w:hAnsi="仿宋"/>
                    <w:sz w:val="21"/>
                    <w:szCs w:val="21"/>
                  </w:rPr>
                </w:rPrChange>
              </w:rPr>
            </w:pPr>
            <w:r w:rsidRPr="00193049">
              <w:rPr>
                <w:rFonts w:cs="Times New Roman" w:hint="eastAsia"/>
                <w:sz w:val="21"/>
                <w:szCs w:val="21"/>
                <w:rPrChange w:id="2837" w:author="zhouyou" w:date="2025-04-18T16:48:00Z">
                  <w:rPr>
                    <w:rFonts w:ascii="仿宋" w:hAnsi="仿宋" w:hint="eastAsia"/>
                    <w:sz w:val="21"/>
                    <w:szCs w:val="21"/>
                  </w:rPr>
                </w:rPrChange>
              </w:rPr>
              <w:t>叶子节点中</w:t>
            </w:r>
            <w:r w:rsidRPr="00193049">
              <w:rPr>
                <w:rFonts w:cs="Times New Roman"/>
                <w:sz w:val="21"/>
                <w:szCs w:val="21"/>
                <w:rPrChange w:id="2838" w:author="zhouyou" w:date="2025-04-18T16:48:00Z">
                  <w:rPr>
                    <w:rFonts w:ascii="仿宋" w:hAnsi="仿宋"/>
                    <w:sz w:val="21"/>
                    <w:szCs w:val="21"/>
                  </w:rPr>
                </w:rPrChange>
              </w:rPr>
              <w:t>SSD</w:t>
            </w:r>
            <w:r w:rsidRPr="00193049">
              <w:rPr>
                <w:rFonts w:cs="Times New Roman" w:hint="eastAsia"/>
                <w:sz w:val="21"/>
                <w:szCs w:val="21"/>
                <w:rPrChange w:id="2839" w:author="zhouyou" w:date="2025-04-18T16:48:00Z">
                  <w:rPr>
                    <w:rFonts w:ascii="仿宋" w:hAnsi="仿宋" w:hint="eastAsia"/>
                    <w:sz w:val="21"/>
                    <w:szCs w:val="21"/>
                  </w:rPr>
                </w:rPrChange>
              </w:rPr>
              <w:t>键值对的数量</w:t>
            </w:r>
          </w:p>
        </w:tc>
      </w:tr>
      <w:tr w:rsidR="00677DB3" w:rsidRPr="00193049" w14:paraId="3B62B8EC" w14:textId="77777777">
        <w:tc>
          <w:tcPr>
            <w:tcW w:w="1438" w:type="dxa"/>
            <w:tcBorders>
              <w:top w:val="single" w:sz="6" w:space="0" w:color="auto"/>
              <w:left w:val="nil"/>
              <w:bottom w:val="single" w:sz="6" w:space="0" w:color="auto"/>
              <w:right w:val="nil"/>
            </w:tcBorders>
            <w:vAlign w:val="center"/>
            <w:hideMark/>
          </w:tcPr>
          <w:p w14:paraId="015FB19B" w14:textId="77777777" w:rsidR="00677DB3" w:rsidRPr="00193049" w:rsidRDefault="003101FD">
            <w:pPr>
              <w:ind w:firstLineChars="0" w:firstLine="0"/>
              <w:jc w:val="center"/>
              <w:rPr>
                <w:rFonts w:cs="Times New Roman"/>
                <w:sz w:val="21"/>
                <w:szCs w:val="21"/>
                <w:rPrChange w:id="2840" w:author="zhouyou" w:date="2025-04-18T16:48:00Z">
                  <w:rPr>
                    <w:rFonts w:ascii="仿宋" w:hAnsi="仿宋"/>
                    <w:sz w:val="21"/>
                    <w:szCs w:val="21"/>
                  </w:rPr>
                </w:rPrChange>
              </w:rPr>
            </w:pPr>
            <w:r w:rsidRPr="00193049">
              <w:rPr>
                <w:rFonts w:cs="Times New Roman"/>
                <w:sz w:val="21"/>
                <w:szCs w:val="21"/>
                <w:rPrChange w:id="2841" w:author="zhouyou" w:date="2025-04-18T16:48:00Z">
                  <w:rPr>
                    <w:rFonts w:ascii="仿宋" w:hAnsi="仿宋"/>
                    <w:sz w:val="21"/>
                    <w:szCs w:val="21"/>
                  </w:rPr>
                </w:rPrChange>
              </w:rPr>
              <w:t>Key</w:t>
            </w:r>
          </w:p>
        </w:tc>
        <w:tc>
          <w:tcPr>
            <w:tcW w:w="3054" w:type="dxa"/>
            <w:tcBorders>
              <w:top w:val="single" w:sz="6" w:space="0" w:color="auto"/>
              <w:left w:val="nil"/>
              <w:bottom w:val="single" w:sz="6" w:space="0" w:color="auto"/>
              <w:right w:val="nil"/>
            </w:tcBorders>
            <w:vAlign w:val="center"/>
            <w:hideMark/>
          </w:tcPr>
          <w:p w14:paraId="4F2D3F0E" w14:textId="77777777" w:rsidR="00677DB3" w:rsidRPr="00193049" w:rsidRDefault="003101FD">
            <w:pPr>
              <w:ind w:firstLineChars="0" w:firstLine="0"/>
              <w:jc w:val="center"/>
              <w:rPr>
                <w:rFonts w:cs="Times New Roman"/>
                <w:sz w:val="21"/>
                <w:szCs w:val="21"/>
                <w:rPrChange w:id="2842" w:author="zhouyou" w:date="2025-04-18T16:48:00Z">
                  <w:rPr>
                    <w:rFonts w:ascii="仿宋" w:hAnsi="仿宋"/>
                    <w:sz w:val="21"/>
                    <w:szCs w:val="21"/>
                  </w:rPr>
                </w:rPrChange>
              </w:rPr>
            </w:pPr>
            <w:r w:rsidRPr="00193049">
              <w:rPr>
                <w:rFonts w:cs="Times New Roman" w:hint="eastAsia"/>
                <w:sz w:val="21"/>
                <w:szCs w:val="21"/>
                <w:rPrChange w:id="2843" w:author="zhouyou" w:date="2025-04-18T16:48:00Z">
                  <w:rPr>
                    <w:rFonts w:ascii="仿宋" w:hAnsi="仿宋" w:hint="eastAsia"/>
                    <w:sz w:val="21"/>
                    <w:szCs w:val="21"/>
                  </w:rPr>
                </w:rPrChange>
              </w:rPr>
              <w:t>字符串数组</w:t>
            </w:r>
            <w:r w:rsidRPr="00193049">
              <w:rPr>
                <w:rFonts w:cs="Times New Roman"/>
                <w:sz w:val="21"/>
                <w:szCs w:val="21"/>
                <w:rPrChange w:id="2844" w:author="zhouyou" w:date="2025-04-18T16:48:00Z">
                  <w:rPr>
                    <w:rFonts w:ascii="仿宋" w:hAnsi="仿宋"/>
                    <w:sz w:val="21"/>
                    <w:szCs w:val="21"/>
                  </w:rPr>
                </w:rPrChange>
              </w:rPr>
              <w:t xml:space="preserve">/24byte </w:t>
            </w:r>
            <w:r w:rsidRPr="00193049">
              <w:rPr>
                <w:rFonts w:cs="Times New Roman" w:hint="eastAsia"/>
                <w:sz w:val="21"/>
                <w:szCs w:val="21"/>
                <w:rPrChange w:id="2845" w:author="zhouyou" w:date="2025-04-18T16:48:00Z">
                  <w:rPr>
                    <w:rFonts w:ascii="仿宋" w:hAnsi="仿宋" w:hint="eastAsia"/>
                    <w:sz w:val="21"/>
                    <w:szCs w:val="21"/>
                  </w:rPr>
                </w:rPrChange>
              </w:rPr>
              <w:t>×</w:t>
            </w:r>
            <w:r w:rsidRPr="00193049">
              <w:rPr>
                <w:rFonts w:cs="Times New Roman"/>
                <w:sz w:val="21"/>
                <w:szCs w:val="21"/>
                <w:rPrChange w:id="2846" w:author="zhouyou" w:date="2025-04-18T16:48:00Z">
                  <w:rPr>
                    <w:rFonts w:ascii="仿宋" w:hAnsi="仿宋"/>
                    <w:sz w:val="21"/>
                    <w:szCs w:val="21"/>
                  </w:rPr>
                </w:rPrChange>
              </w:rPr>
              <w:t xml:space="preserve"> n</w:t>
            </w:r>
          </w:p>
        </w:tc>
        <w:tc>
          <w:tcPr>
            <w:tcW w:w="3872" w:type="dxa"/>
            <w:tcBorders>
              <w:top w:val="single" w:sz="6" w:space="0" w:color="auto"/>
              <w:left w:val="nil"/>
              <w:bottom w:val="single" w:sz="6" w:space="0" w:color="auto"/>
              <w:right w:val="nil"/>
            </w:tcBorders>
            <w:vAlign w:val="center"/>
            <w:hideMark/>
          </w:tcPr>
          <w:p w14:paraId="15D8DB53" w14:textId="77777777" w:rsidR="00677DB3" w:rsidRPr="00193049" w:rsidRDefault="003101FD">
            <w:pPr>
              <w:tabs>
                <w:tab w:val="num" w:pos="720"/>
              </w:tabs>
              <w:ind w:firstLineChars="0" w:firstLine="0"/>
              <w:jc w:val="center"/>
              <w:rPr>
                <w:rFonts w:cs="Times New Roman"/>
                <w:sz w:val="21"/>
                <w:szCs w:val="21"/>
                <w:rPrChange w:id="2847" w:author="zhouyou" w:date="2025-04-18T16:48:00Z">
                  <w:rPr>
                    <w:rFonts w:ascii="仿宋" w:hAnsi="仿宋"/>
                    <w:sz w:val="21"/>
                    <w:szCs w:val="21"/>
                  </w:rPr>
                </w:rPrChange>
              </w:rPr>
            </w:pPr>
            <w:r w:rsidRPr="00193049">
              <w:rPr>
                <w:rFonts w:cs="Times New Roman" w:hint="eastAsia"/>
                <w:sz w:val="21"/>
                <w:szCs w:val="21"/>
                <w:rPrChange w:id="2848" w:author="zhouyou" w:date="2025-04-18T16:48:00Z">
                  <w:rPr>
                    <w:rFonts w:ascii="仿宋" w:hAnsi="仿宋" w:hint="eastAsia"/>
                    <w:sz w:val="21"/>
                    <w:szCs w:val="21"/>
                  </w:rPr>
                </w:rPrChange>
              </w:rPr>
              <w:t>键区域，集中存放</w:t>
            </w:r>
            <w:proofErr w:type="gramStart"/>
            <w:r w:rsidRPr="00193049">
              <w:rPr>
                <w:rFonts w:cs="Times New Roman" w:hint="eastAsia"/>
                <w:sz w:val="21"/>
                <w:szCs w:val="21"/>
                <w:rPrChange w:id="2849" w:author="zhouyou" w:date="2025-04-18T16:48:00Z">
                  <w:rPr>
                    <w:rFonts w:ascii="仿宋" w:hAnsi="仿宋" w:hint="eastAsia"/>
                    <w:sz w:val="21"/>
                    <w:szCs w:val="21"/>
                  </w:rPr>
                </w:rPrChange>
              </w:rPr>
              <w:t>节点中键值</w:t>
            </w:r>
            <w:proofErr w:type="gramEnd"/>
            <w:r w:rsidRPr="00193049">
              <w:rPr>
                <w:rFonts w:cs="Times New Roman" w:hint="eastAsia"/>
                <w:sz w:val="21"/>
                <w:szCs w:val="21"/>
                <w:rPrChange w:id="2850" w:author="zhouyou" w:date="2025-04-18T16:48:00Z">
                  <w:rPr>
                    <w:rFonts w:ascii="仿宋" w:hAnsi="仿宋" w:hint="eastAsia"/>
                    <w:sz w:val="21"/>
                    <w:szCs w:val="21"/>
                  </w:rPr>
                </w:rPrChange>
              </w:rPr>
              <w:t>对的键</w:t>
            </w:r>
          </w:p>
        </w:tc>
      </w:tr>
      <w:tr w:rsidR="00677DB3" w:rsidRPr="00193049" w14:paraId="3B2D9623" w14:textId="77777777">
        <w:tc>
          <w:tcPr>
            <w:tcW w:w="1438" w:type="dxa"/>
            <w:tcBorders>
              <w:top w:val="single" w:sz="6" w:space="0" w:color="auto"/>
              <w:left w:val="nil"/>
              <w:bottom w:val="single" w:sz="12" w:space="0" w:color="auto"/>
              <w:right w:val="nil"/>
            </w:tcBorders>
            <w:vAlign w:val="center"/>
            <w:hideMark/>
          </w:tcPr>
          <w:p w14:paraId="555D114C" w14:textId="77777777" w:rsidR="00677DB3" w:rsidRPr="00193049" w:rsidRDefault="003101FD">
            <w:pPr>
              <w:ind w:firstLineChars="0" w:firstLine="0"/>
              <w:jc w:val="center"/>
              <w:rPr>
                <w:rFonts w:cs="Times New Roman"/>
                <w:sz w:val="21"/>
                <w:szCs w:val="21"/>
                <w:rPrChange w:id="2851" w:author="zhouyou" w:date="2025-04-18T16:48:00Z">
                  <w:rPr>
                    <w:rFonts w:ascii="仿宋" w:hAnsi="仿宋"/>
                    <w:sz w:val="21"/>
                    <w:szCs w:val="21"/>
                  </w:rPr>
                </w:rPrChange>
              </w:rPr>
            </w:pPr>
            <w:r w:rsidRPr="00193049">
              <w:rPr>
                <w:rFonts w:cs="Times New Roman"/>
                <w:sz w:val="21"/>
                <w:szCs w:val="21"/>
                <w:rPrChange w:id="2852" w:author="zhouyou" w:date="2025-04-18T16:48:00Z">
                  <w:rPr>
                    <w:rFonts w:ascii="仿宋" w:hAnsi="仿宋"/>
                    <w:sz w:val="21"/>
                    <w:szCs w:val="21"/>
                  </w:rPr>
                </w:rPrChange>
              </w:rPr>
              <w:t>Value</w:t>
            </w:r>
          </w:p>
        </w:tc>
        <w:tc>
          <w:tcPr>
            <w:tcW w:w="3054" w:type="dxa"/>
            <w:tcBorders>
              <w:top w:val="single" w:sz="6" w:space="0" w:color="auto"/>
              <w:left w:val="nil"/>
              <w:bottom w:val="single" w:sz="12" w:space="0" w:color="auto"/>
              <w:right w:val="nil"/>
            </w:tcBorders>
            <w:vAlign w:val="center"/>
            <w:hideMark/>
          </w:tcPr>
          <w:p w14:paraId="6E6D6919" w14:textId="77777777" w:rsidR="00677DB3" w:rsidRPr="00193049" w:rsidRDefault="003101FD">
            <w:pPr>
              <w:ind w:firstLineChars="0" w:firstLine="0"/>
              <w:jc w:val="center"/>
              <w:rPr>
                <w:rFonts w:cs="Times New Roman"/>
                <w:sz w:val="21"/>
                <w:szCs w:val="21"/>
                <w:rPrChange w:id="2853" w:author="zhouyou" w:date="2025-04-18T16:48:00Z">
                  <w:rPr>
                    <w:rFonts w:ascii="仿宋" w:hAnsi="仿宋"/>
                    <w:sz w:val="21"/>
                    <w:szCs w:val="21"/>
                  </w:rPr>
                </w:rPrChange>
              </w:rPr>
            </w:pPr>
            <w:r w:rsidRPr="00193049">
              <w:rPr>
                <w:rFonts w:cs="Times New Roman" w:hint="eastAsia"/>
                <w:sz w:val="21"/>
                <w:szCs w:val="21"/>
                <w:rPrChange w:id="2854" w:author="zhouyou" w:date="2025-04-18T16:48:00Z">
                  <w:rPr>
                    <w:rFonts w:ascii="仿宋" w:hAnsi="仿宋" w:hint="eastAsia"/>
                    <w:sz w:val="21"/>
                    <w:szCs w:val="21"/>
                  </w:rPr>
                </w:rPrChange>
              </w:rPr>
              <w:t>字符串数组</w:t>
            </w:r>
            <w:r w:rsidRPr="00193049">
              <w:rPr>
                <w:rFonts w:cs="Times New Roman"/>
                <w:sz w:val="21"/>
                <w:szCs w:val="21"/>
                <w:rPrChange w:id="2855" w:author="zhouyou" w:date="2025-04-18T16:48:00Z">
                  <w:rPr>
                    <w:rFonts w:ascii="仿宋" w:hAnsi="仿宋"/>
                    <w:sz w:val="21"/>
                    <w:szCs w:val="21"/>
                  </w:rPr>
                </w:rPrChange>
              </w:rPr>
              <w:t xml:space="preserve">/236byte </w:t>
            </w:r>
            <w:r w:rsidRPr="00193049">
              <w:rPr>
                <w:rFonts w:cs="Times New Roman" w:hint="eastAsia"/>
                <w:sz w:val="21"/>
                <w:szCs w:val="21"/>
                <w:rPrChange w:id="2856" w:author="zhouyou" w:date="2025-04-18T16:48:00Z">
                  <w:rPr>
                    <w:rFonts w:ascii="仿宋" w:hAnsi="仿宋" w:hint="eastAsia"/>
                    <w:sz w:val="21"/>
                    <w:szCs w:val="21"/>
                  </w:rPr>
                </w:rPrChange>
              </w:rPr>
              <w:t>×</w:t>
            </w:r>
            <w:r w:rsidRPr="00193049">
              <w:rPr>
                <w:rFonts w:cs="Times New Roman"/>
                <w:sz w:val="21"/>
                <w:szCs w:val="21"/>
                <w:rPrChange w:id="2857" w:author="zhouyou" w:date="2025-04-18T16:48:00Z">
                  <w:rPr>
                    <w:rFonts w:ascii="仿宋" w:hAnsi="仿宋"/>
                    <w:sz w:val="21"/>
                    <w:szCs w:val="21"/>
                  </w:rPr>
                </w:rPrChange>
              </w:rPr>
              <w:t xml:space="preserve"> n</w:t>
            </w:r>
          </w:p>
        </w:tc>
        <w:tc>
          <w:tcPr>
            <w:tcW w:w="3872" w:type="dxa"/>
            <w:tcBorders>
              <w:top w:val="single" w:sz="6" w:space="0" w:color="auto"/>
              <w:left w:val="nil"/>
              <w:bottom w:val="single" w:sz="12" w:space="0" w:color="auto"/>
              <w:right w:val="nil"/>
            </w:tcBorders>
            <w:vAlign w:val="center"/>
            <w:hideMark/>
          </w:tcPr>
          <w:p w14:paraId="7665D1C6" w14:textId="77777777" w:rsidR="00677DB3" w:rsidRPr="00193049" w:rsidRDefault="003101FD">
            <w:pPr>
              <w:tabs>
                <w:tab w:val="num" w:pos="720"/>
              </w:tabs>
              <w:ind w:firstLineChars="0" w:firstLine="0"/>
              <w:jc w:val="center"/>
              <w:rPr>
                <w:rFonts w:cs="Times New Roman"/>
                <w:sz w:val="21"/>
                <w:szCs w:val="21"/>
                <w:rPrChange w:id="2858" w:author="zhouyou" w:date="2025-04-18T16:48:00Z">
                  <w:rPr>
                    <w:rFonts w:ascii="仿宋" w:hAnsi="仿宋"/>
                    <w:sz w:val="21"/>
                    <w:szCs w:val="21"/>
                  </w:rPr>
                </w:rPrChange>
              </w:rPr>
            </w:pPr>
            <w:r w:rsidRPr="00193049">
              <w:rPr>
                <w:rFonts w:cs="Times New Roman" w:hint="eastAsia"/>
                <w:sz w:val="21"/>
                <w:szCs w:val="21"/>
                <w:rPrChange w:id="2859" w:author="zhouyou" w:date="2025-04-18T16:48:00Z">
                  <w:rPr>
                    <w:rFonts w:ascii="仿宋" w:hAnsi="仿宋" w:hint="eastAsia"/>
                    <w:sz w:val="21"/>
                    <w:szCs w:val="21"/>
                  </w:rPr>
                </w:rPrChange>
              </w:rPr>
              <w:t>值区域，集中存放</w:t>
            </w:r>
            <w:proofErr w:type="gramStart"/>
            <w:r w:rsidRPr="00193049">
              <w:rPr>
                <w:rFonts w:cs="Times New Roman" w:hint="eastAsia"/>
                <w:sz w:val="21"/>
                <w:szCs w:val="21"/>
                <w:rPrChange w:id="2860" w:author="zhouyou" w:date="2025-04-18T16:48:00Z">
                  <w:rPr>
                    <w:rFonts w:ascii="仿宋" w:hAnsi="仿宋" w:hint="eastAsia"/>
                    <w:sz w:val="21"/>
                    <w:szCs w:val="21"/>
                  </w:rPr>
                </w:rPrChange>
              </w:rPr>
              <w:t>节点中键值</w:t>
            </w:r>
            <w:proofErr w:type="gramEnd"/>
            <w:r w:rsidRPr="00193049">
              <w:rPr>
                <w:rFonts w:cs="Times New Roman" w:hint="eastAsia"/>
                <w:sz w:val="21"/>
                <w:szCs w:val="21"/>
                <w:rPrChange w:id="2861" w:author="zhouyou" w:date="2025-04-18T16:48:00Z">
                  <w:rPr>
                    <w:rFonts w:ascii="仿宋" w:hAnsi="仿宋" w:hint="eastAsia"/>
                    <w:sz w:val="21"/>
                    <w:szCs w:val="21"/>
                  </w:rPr>
                </w:rPrChange>
              </w:rPr>
              <w:t>对的值</w:t>
            </w:r>
          </w:p>
        </w:tc>
      </w:tr>
    </w:tbl>
    <w:p w14:paraId="5EE58445" w14:textId="77777777" w:rsidR="00677DB3" w:rsidRPr="00193049" w:rsidRDefault="003101FD">
      <w:pPr>
        <w:ind w:firstLine="560"/>
        <w:jc w:val="both"/>
        <w:rPr>
          <w:rFonts w:cs="Times New Roman"/>
          <w:rPrChange w:id="2862" w:author="zhouyou" w:date="2025-04-18T16:48:00Z">
            <w:rPr/>
          </w:rPrChange>
        </w:rPr>
        <w:pPrChange w:id="2863" w:author="zhouyou" w:date="2025-04-18T16:45:00Z">
          <w:pPr>
            <w:ind w:firstLine="560"/>
          </w:pPr>
        </w:pPrChange>
      </w:pPr>
      <w:r w:rsidRPr="00885D23">
        <w:rPr>
          <w:rFonts w:cs="Times New Roman" w:hint="eastAsia"/>
        </w:rPr>
        <w:t>该设计的优势在于：首先，它最大化了内存资源的利用。通过将内部节点和</w:t>
      </w:r>
      <w:r w:rsidRPr="00193049">
        <w:rPr>
          <w:rFonts w:cs="Times New Roman"/>
          <w:rPrChange w:id="2864" w:author="zhouyou" w:date="2025-04-18T16:48:00Z">
            <w:rPr/>
          </w:rPrChange>
        </w:rPr>
        <w:t>index-leaf nodes</w:t>
      </w:r>
      <w:r w:rsidRPr="00193049">
        <w:rPr>
          <w:rFonts w:cs="Times New Roman" w:hint="eastAsia"/>
          <w:rPrChange w:id="2865" w:author="zhouyou" w:date="2025-04-18T16:48:00Z">
            <w:rPr>
              <w:rFonts w:hint="eastAsia"/>
            </w:rPr>
          </w:rPrChange>
        </w:rPr>
        <w:t>存储在</w:t>
      </w:r>
      <w:r w:rsidRPr="00193049">
        <w:rPr>
          <w:rFonts w:cs="Times New Roman"/>
          <w:rPrChange w:id="2866" w:author="zhouyou" w:date="2025-04-18T16:48:00Z">
            <w:rPr/>
          </w:rPrChange>
        </w:rPr>
        <w:t>DRAM</w:t>
      </w:r>
      <w:r w:rsidRPr="00193049">
        <w:rPr>
          <w:rFonts w:cs="Times New Roman" w:hint="eastAsia"/>
          <w:rPrChange w:id="2867" w:author="zhouyou" w:date="2025-04-18T16:48:00Z">
            <w:rPr>
              <w:rFonts w:hint="eastAsia"/>
            </w:rPr>
          </w:rPrChange>
        </w:rPr>
        <w:t>中，使得能够充分利用内存的快速访问速度和高效的数据检索能力。同时，由于</w:t>
      </w:r>
      <w:r w:rsidRPr="00193049">
        <w:rPr>
          <w:rFonts w:cs="Times New Roman"/>
          <w:rPrChange w:id="2868" w:author="zhouyou" w:date="2025-04-18T16:48:00Z">
            <w:rPr/>
          </w:rPrChange>
        </w:rPr>
        <w:t>data-leaf nodes</w:t>
      </w:r>
      <w:r w:rsidRPr="00193049">
        <w:rPr>
          <w:rFonts w:cs="Times New Roman" w:hint="eastAsia"/>
          <w:rPrChange w:id="2869" w:author="zhouyou" w:date="2025-04-18T16:48:00Z">
            <w:rPr>
              <w:rFonts w:hint="eastAsia"/>
            </w:rPr>
          </w:rPrChange>
        </w:rPr>
        <w:t>存储在</w:t>
      </w:r>
      <w:r w:rsidRPr="00193049">
        <w:rPr>
          <w:rFonts w:cs="Times New Roman"/>
          <w:rPrChange w:id="2870" w:author="zhouyou" w:date="2025-04-18T16:48:00Z">
            <w:rPr/>
          </w:rPrChange>
        </w:rPr>
        <w:t>SSD</w:t>
      </w:r>
      <w:r w:rsidRPr="00193049">
        <w:rPr>
          <w:rFonts w:cs="Times New Roman" w:hint="eastAsia"/>
          <w:rPrChange w:id="2871" w:author="zhouyou" w:date="2025-04-18T16:48:00Z">
            <w:rPr>
              <w:rFonts w:hint="eastAsia"/>
            </w:rPr>
          </w:rPrChange>
        </w:rPr>
        <w:t>中，这使得可以存储更多的数据，从而在有限的内存空间内处理大量数据。值得一提的是，</w:t>
      </w:r>
      <w:r w:rsidRPr="00193049">
        <w:rPr>
          <w:rFonts w:cs="Times New Roman"/>
          <w:rPrChange w:id="2872" w:author="zhouyou" w:date="2025-04-18T16:48:00Z">
            <w:rPr/>
          </w:rPrChange>
        </w:rPr>
        <w:t>data-leaf node</w:t>
      </w:r>
      <w:r w:rsidRPr="00193049">
        <w:rPr>
          <w:rFonts w:cs="Times New Roman" w:hint="eastAsia"/>
          <w:rPrChange w:id="2873" w:author="zhouyou" w:date="2025-04-18T16:48:00Z">
            <w:rPr>
              <w:rFonts w:hint="eastAsia"/>
            </w:rPr>
          </w:rPrChange>
        </w:rPr>
        <w:t>的容量是可变的，这意味着根据应用场景的不同，通过调整单个</w:t>
      </w:r>
      <w:r w:rsidRPr="00193049">
        <w:rPr>
          <w:rFonts w:cs="Times New Roman"/>
          <w:rPrChange w:id="2874" w:author="zhouyou" w:date="2025-04-18T16:48:00Z">
            <w:rPr/>
          </w:rPrChange>
        </w:rPr>
        <w:t>data-leaf node</w:t>
      </w:r>
      <w:r w:rsidRPr="00193049">
        <w:rPr>
          <w:rFonts w:cs="Times New Roman" w:hint="eastAsia"/>
          <w:rPrChange w:id="2875" w:author="zhouyou" w:date="2025-04-18T16:48:00Z">
            <w:rPr>
              <w:rFonts w:hint="eastAsia"/>
            </w:rPr>
          </w:rPrChange>
        </w:rPr>
        <w:t>的容量，可以在内存使用量与性能间取得平衡，实现高度的弹性和</w:t>
      </w:r>
      <w:proofErr w:type="gramStart"/>
      <w:r w:rsidRPr="00193049">
        <w:rPr>
          <w:rFonts w:cs="Times New Roman" w:hint="eastAsia"/>
          <w:rPrChange w:id="2876" w:author="zhouyou" w:date="2025-04-18T16:48:00Z">
            <w:rPr>
              <w:rFonts w:hint="eastAsia"/>
            </w:rPr>
          </w:rPrChange>
        </w:rPr>
        <w:t>可</w:t>
      </w:r>
      <w:proofErr w:type="gramEnd"/>
      <w:r w:rsidRPr="00193049">
        <w:rPr>
          <w:rFonts w:cs="Times New Roman" w:hint="eastAsia"/>
          <w:rPrChange w:id="2877" w:author="zhouyou" w:date="2025-04-18T16:48:00Z">
            <w:rPr>
              <w:rFonts w:hint="eastAsia"/>
            </w:rPr>
          </w:rPrChange>
        </w:rPr>
        <w:t>拓展性。其次，这种设计保证了高度的崩溃一致性。所有的内部节点和</w:t>
      </w:r>
      <w:r w:rsidRPr="00193049">
        <w:rPr>
          <w:rFonts w:cs="Times New Roman"/>
          <w:rPrChange w:id="2878" w:author="zhouyou" w:date="2025-04-18T16:48:00Z">
            <w:rPr/>
          </w:rPrChange>
        </w:rPr>
        <w:t>index-leaf nodes</w:t>
      </w:r>
      <w:r w:rsidRPr="00193049">
        <w:rPr>
          <w:rFonts w:cs="Times New Roman" w:hint="eastAsia"/>
          <w:rPrChange w:id="2879" w:author="zhouyou" w:date="2025-04-18T16:48:00Z">
            <w:rPr>
              <w:rFonts w:hint="eastAsia"/>
            </w:rPr>
          </w:rPrChange>
        </w:rPr>
        <w:t>都被放置在</w:t>
      </w:r>
      <w:r w:rsidRPr="00193049">
        <w:rPr>
          <w:rFonts w:cs="Times New Roman"/>
          <w:rPrChange w:id="2880" w:author="zhouyou" w:date="2025-04-18T16:48:00Z">
            <w:rPr/>
          </w:rPrChange>
        </w:rPr>
        <w:t>DRAM</w:t>
      </w:r>
      <w:r w:rsidRPr="00193049">
        <w:rPr>
          <w:rFonts w:cs="Times New Roman" w:hint="eastAsia"/>
          <w:rPrChange w:id="2881" w:author="zhouyou" w:date="2025-04-18T16:48:00Z">
            <w:rPr>
              <w:rFonts w:hint="eastAsia"/>
            </w:rPr>
          </w:rPrChange>
        </w:rPr>
        <w:t>中，但所有键值对数据存储在</w:t>
      </w:r>
      <w:r w:rsidRPr="00193049">
        <w:rPr>
          <w:rFonts w:cs="Times New Roman"/>
          <w:rPrChange w:id="2882" w:author="zhouyou" w:date="2025-04-18T16:48:00Z">
            <w:rPr/>
          </w:rPrChange>
        </w:rPr>
        <w:t>SSD</w:t>
      </w:r>
      <w:r w:rsidRPr="00193049">
        <w:rPr>
          <w:rFonts w:cs="Times New Roman" w:hint="eastAsia"/>
          <w:rPrChange w:id="2883" w:author="zhouyou" w:date="2025-04-18T16:48:00Z">
            <w:rPr>
              <w:rFonts w:hint="eastAsia"/>
            </w:rPr>
          </w:rPrChange>
        </w:rPr>
        <w:t>中。这意味着即使在系统崩溃或断电的情况下，内存中的丢失的索引数据可以通过存放在</w:t>
      </w:r>
      <w:r w:rsidRPr="00193049">
        <w:rPr>
          <w:rFonts w:cs="Times New Roman"/>
          <w:rPrChange w:id="2884" w:author="zhouyou" w:date="2025-04-18T16:48:00Z">
            <w:rPr/>
          </w:rPrChange>
        </w:rPr>
        <w:t>SSD</w:t>
      </w:r>
      <w:r w:rsidRPr="00193049">
        <w:rPr>
          <w:rFonts w:cs="Times New Roman" w:hint="eastAsia"/>
          <w:rPrChange w:id="2885" w:author="zhouyou" w:date="2025-04-18T16:48:00Z">
            <w:rPr>
              <w:rFonts w:hint="eastAsia"/>
            </w:rPr>
          </w:rPrChange>
        </w:rPr>
        <w:t>中的数据层进行重构并恢复上层索引结构，从而保障数据的可靠性和一致性。</w:t>
      </w:r>
    </w:p>
    <w:p w14:paraId="6CF7E31F" w14:textId="77777777" w:rsidR="00B4796D" w:rsidRPr="00193049" w:rsidRDefault="00CC49B7">
      <w:pPr>
        <w:ind w:firstLine="562"/>
        <w:jc w:val="both"/>
        <w:rPr>
          <w:rFonts w:cs="Times New Roman"/>
          <w:b/>
          <w:bCs/>
          <w:color w:val="000000" w:themeColor="text1"/>
          <w:rPrChange w:id="2886" w:author="zhouyou" w:date="2025-04-18T16:48:00Z">
            <w:rPr>
              <w:rFonts w:ascii="仿宋" w:hAnsi="仿宋"/>
              <w:b/>
              <w:bCs/>
              <w:color w:val="000000" w:themeColor="text1"/>
            </w:rPr>
          </w:rPrChange>
        </w:rPr>
        <w:pPrChange w:id="2887" w:author="zhouyou" w:date="2025-04-18T16:45:00Z">
          <w:pPr>
            <w:ind w:firstLine="562"/>
          </w:pPr>
        </w:pPrChange>
      </w:pPr>
      <w:r w:rsidRPr="00193049">
        <w:rPr>
          <w:rFonts w:cs="Times New Roman" w:hint="eastAsia"/>
          <w:b/>
          <w:bCs/>
          <w:color w:val="000000" w:themeColor="text1"/>
          <w:rPrChange w:id="2888" w:author="zhouyou" w:date="2025-04-18T16:48:00Z">
            <w:rPr>
              <w:rFonts w:ascii="仿宋" w:hAnsi="仿宋" w:hint="eastAsia"/>
              <w:b/>
              <w:bCs/>
              <w:color w:val="000000" w:themeColor="text1"/>
            </w:rPr>
          </w:rPrChange>
        </w:rPr>
        <w:t>（</w:t>
      </w:r>
      <w:r w:rsidRPr="00193049">
        <w:rPr>
          <w:rFonts w:cs="Times New Roman"/>
          <w:b/>
          <w:bCs/>
          <w:color w:val="000000" w:themeColor="text1"/>
          <w:rPrChange w:id="2889" w:author="zhouyou" w:date="2025-04-18T16:48:00Z">
            <w:rPr>
              <w:rFonts w:ascii="仿宋" w:hAnsi="仿宋"/>
              <w:b/>
              <w:bCs/>
              <w:color w:val="000000" w:themeColor="text1"/>
            </w:rPr>
          </w:rPrChange>
        </w:rPr>
        <w:t>c</w:t>
      </w:r>
      <w:r w:rsidR="00EB5F6E" w:rsidRPr="00193049">
        <w:rPr>
          <w:rFonts w:cs="Times New Roman" w:hint="eastAsia"/>
          <w:b/>
          <w:bCs/>
          <w:color w:val="000000" w:themeColor="text1"/>
          <w:rPrChange w:id="2890" w:author="zhouyou" w:date="2025-04-18T16:48:00Z">
            <w:rPr>
              <w:rFonts w:ascii="仿宋" w:hAnsi="仿宋" w:hint="eastAsia"/>
              <w:b/>
              <w:bCs/>
              <w:color w:val="000000" w:themeColor="text1"/>
            </w:rPr>
          </w:rPrChange>
        </w:rPr>
        <w:t>）</w:t>
      </w:r>
      <w:r w:rsidR="003101FD" w:rsidRPr="00193049">
        <w:rPr>
          <w:rFonts w:cs="Times New Roman" w:hint="eastAsia"/>
          <w:b/>
          <w:bCs/>
          <w:color w:val="000000" w:themeColor="text1"/>
          <w:rPrChange w:id="2891" w:author="zhouyou" w:date="2025-04-18T16:48:00Z">
            <w:rPr>
              <w:rFonts w:ascii="仿宋" w:hAnsi="仿宋" w:hint="eastAsia"/>
              <w:b/>
              <w:bCs/>
              <w:color w:val="000000" w:themeColor="text1"/>
            </w:rPr>
          </w:rPrChange>
        </w:rPr>
        <w:t>延迟更新的重命名缓冲区</w:t>
      </w:r>
    </w:p>
    <w:p w14:paraId="5DB41331" w14:textId="244308FC" w:rsidR="0028744E" w:rsidRPr="00193049" w:rsidRDefault="003101FD">
      <w:pPr>
        <w:ind w:firstLine="560"/>
        <w:jc w:val="both"/>
        <w:rPr>
          <w:rFonts w:cs="Times New Roman"/>
          <w:rPrChange w:id="2892" w:author="zhouyou" w:date="2025-04-18T16:48:00Z">
            <w:rPr/>
          </w:rPrChange>
        </w:rPr>
        <w:pPrChange w:id="2893" w:author="zhouyou" w:date="2025-04-18T16:45:00Z">
          <w:pPr>
            <w:ind w:firstLine="560"/>
          </w:pPr>
        </w:pPrChange>
      </w:pPr>
      <w:r w:rsidRPr="00885D23">
        <w:rPr>
          <w:rFonts w:cs="Times New Roman" w:hint="eastAsia"/>
        </w:rPr>
        <w:t>元数据服务器在内存维护一个专门的重命名缓存。发生重命名操作时，系统只是将相关信息（如被重命名的旧路径、新路径、重命名时间等信息）暂时存储在缓存结构中，而</w:t>
      </w:r>
      <w:proofErr w:type="gramStart"/>
      <w:r w:rsidRPr="00885D23">
        <w:rPr>
          <w:rFonts w:cs="Times New Roman" w:hint="eastAsia"/>
        </w:rPr>
        <w:t>不</w:t>
      </w:r>
      <w:proofErr w:type="gramEnd"/>
      <w:r w:rsidRPr="00885D23">
        <w:rPr>
          <w:rFonts w:cs="Times New Roman" w:hint="eastAsia"/>
        </w:rPr>
        <w:t>立即进行实际的文件移动</w:t>
      </w:r>
      <w:r w:rsidRPr="00885D23">
        <w:rPr>
          <w:rFonts w:cs="Times New Roman" w:hint="eastAsia"/>
        </w:rPr>
        <w:lastRenderedPageBreak/>
        <w:t>和元数据更新操作，从而平衡实时性与性能的要求。重命名缓冲区的设计如</w:t>
      </w:r>
      <w:r w:rsidR="000732F4" w:rsidRPr="00885D23">
        <w:rPr>
          <w:rFonts w:cs="Times New Roman"/>
          <w:szCs w:val="28"/>
        </w:rPr>
        <w:fldChar w:fldCharType="begin"/>
      </w:r>
      <w:r w:rsidR="000732F4" w:rsidRPr="00193049">
        <w:rPr>
          <w:rFonts w:cs="Times New Roman"/>
          <w:rPrChange w:id="2894" w:author="zhouyou" w:date="2025-04-18T16:48:00Z">
            <w:rPr/>
          </w:rPrChange>
        </w:rPr>
        <w:instrText xml:space="preserve"> REF _Ref193973393 \h </w:instrText>
      </w:r>
      <w:r w:rsidR="00DD67B5" w:rsidRPr="00193049">
        <w:rPr>
          <w:rFonts w:cs="Times New Roman"/>
          <w:szCs w:val="28"/>
          <w:rPrChange w:id="2895" w:author="zhouyou" w:date="2025-04-18T16:48:00Z">
            <w:rPr>
              <w:szCs w:val="28"/>
            </w:rPr>
          </w:rPrChange>
        </w:rPr>
        <w:instrText xml:space="preserve"> \* MERGEFORMAT </w:instrText>
      </w:r>
      <w:r w:rsidR="000732F4" w:rsidRPr="00193049">
        <w:rPr>
          <w:rFonts w:cs="Times New Roman"/>
          <w:szCs w:val="28"/>
          <w:rPrChange w:id="2896" w:author="zhouyou" w:date="2025-04-18T16:48:00Z">
            <w:rPr>
              <w:rFonts w:cs="Times New Roman"/>
              <w:szCs w:val="28"/>
            </w:rPr>
          </w:rPrChange>
        </w:rPr>
      </w:r>
      <w:r w:rsidR="000732F4" w:rsidRPr="00193049">
        <w:rPr>
          <w:rFonts w:cs="Times New Roman"/>
          <w:szCs w:val="28"/>
          <w:rPrChange w:id="2897" w:author="zhouyou" w:date="2025-04-18T16:48:00Z">
            <w:rPr>
              <w:szCs w:val="28"/>
            </w:rPr>
          </w:rPrChange>
        </w:rPr>
        <w:fldChar w:fldCharType="separate"/>
      </w:r>
      <w:r w:rsidR="00457161" w:rsidRPr="00885D23">
        <w:rPr>
          <w:rFonts w:cs="Times New Roman" w:hint="eastAsia"/>
        </w:rPr>
        <w:t>图</w:t>
      </w:r>
      <w:r w:rsidR="00457161" w:rsidRPr="00885D23">
        <w:rPr>
          <w:rFonts w:cs="Times New Roman"/>
        </w:rPr>
        <w:t>3.</w:t>
      </w:r>
      <w:del w:id="2898" w:author="zhouyou" w:date="2025-04-18T16:54:00Z">
        <w:r w:rsidR="00457161" w:rsidRPr="00193049" w:rsidDel="00081A8B">
          <w:rPr>
            <w:rFonts w:cs="Times New Roman"/>
            <w:rPrChange w:id="2899" w:author="zhouyou" w:date="2025-04-18T16:48:00Z">
              <w:rPr/>
            </w:rPrChange>
          </w:rPr>
          <w:delText xml:space="preserve"> </w:delText>
        </w:r>
      </w:del>
      <w:r w:rsidR="00457161" w:rsidRPr="00193049">
        <w:rPr>
          <w:rFonts w:cs="Times New Roman"/>
          <w:noProof/>
          <w:rPrChange w:id="2900" w:author="zhouyou" w:date="2025-04-18T16:48:00Z">
            <w:rPr>
              <w:noProof/>
            </w:rPr>
          </w:rPrChange>
        </w:rPr>
        <w:t>17</w:t>
      </w:r>
      <w:r w:rsidR="000732F4" w:rsidRPr="00885D23">
        <w:rPr>
          <w:rFonts w:cs="Times New Roman"/>
          <w:szCs w:val="28"/>
        </w:rPr>
        <w:fldChar w:fldCharType="end"/>
      </w:r>
      <w:r w:rsidRPr="00885D23">
        <w:rPr>
          <w:rFonts w:cs="Times New Roman" w:hint="eastAsia"/>
        </w:rPr>
        <w:t>所示，其由布隆过滤器、重命名哈希表以及更新</w:t>
      </w:r>
      <w:proofErr w:type="gramStart"/>
      <w:r w:rsidRPr="00885D23">
        <w:rPr>
          <w:rFonts w:cs="Times New Roman" w:hint="eastAsia"/>
        </w:rPr>
        <w:t>决策器</w:t>
      </w:r>
      <w:proofErr w:type="gramEnd"/>
      <w:r w:rsidRPr="00193049">
        <w:rPr>
          <w:rFonts w:cs="Times New Roman" w:hint="eastAsia"/>
          <w:rPrChange w:id="2901" w:author="zhouyou" w:date="2025-04-18T16:48:00Z">
            <w:rPr>
              <w:rFonts w:hint="eastAsia"/>
            </w:rPr>
          </w:rPrChange>
        </w:rPr>
        <w:t>三部分组成。</w:t>
      </w:r>
    </w:p>
    <w:p w14:paraId="5713AB0B" w14:textId="1D5EECED" w:rsidR="00677DB3" w:rsidRPr="00193049" w:rsidRDefault="003101FD">
      <w:pPr>
        <w:snapToGrid w:val="0"/>
        <w:ind w:firstLineChars="0" w:firstLine="0"/>
        <w:jc w:val="center"/>
        <w:rPr>
          <w:rFonts w:cs="Times New Roman"/>
          <w:b/>
          <w:bCs/>
          <w:color w:val="000000" w:themeColor="text1"/>
          <w:rPrChange w:id="2902" w:author="zhouyou" w:date="2025-04-18T16:48:00Z">
            <w:rPr>
              <w:rFonts w:ascii="仿宋" w:hAnsi="仿宋"/>
              <w:b/>
              <w:bCs/>
              <w:color w:val="000000" w:themeColor="text1"/>
            </w:rPr>
          </w:rPrChange>
        </w:rPr>
        <w:pPrChange w:id="2903" w:author="zhouyou" w:date="2025-04-18T16:54:00Z">
          <w:pPr>
            <w:snapToGrid w:val="0"/>
            <w:ind w:firstLineChars="0" w:firstLine="0"/>
          </w:pPr>
        </w:pPrChange>
      </w:pPr>
      <w:r w:rsidRPr="00885D23">
        <w:rPr>
          <w:rFonts w:cs="Times New Roman"/>
          <w:noProof/>
          <w:szCs w:val="21"/>
        </w:rPr>
        <w:object w:dxaOrig="8295" w:dyaOrig="4425" w14:anchorId="02E9B43A">
          <v:shape id="_x0000_i1029" type="#_x0000_t75" alt="" style="width:415.7pt;height:222.1pt;mso-width-percent:0;mso-height-percent:0;mso-width-percent:0;mso-height-percent:0" o:ole="">
            <v:imagedata r:id="rId34" o:title=""/>
          </v:shape>
          <o:OLEObject Type="Embed" ProgID="Visio.Drawing.15" ShapeID="_x0000_i1029" DrawAspect="Content" ObjectID="_1806501688" r:id="rId35"/>
        </w:object>
      </w:r>
    </w:p>
    <w:p w14:paraId="2895AAE6" w14:textId="1F3A87D0" w:rsidR="00677DB3" w:rsidRPr="00193049" w:rsidRDefault="003101FD">
      <w:pPr>
        <w:pStyle w:val="af3"/>
        <w:ind w:firstLine="480"/>
        <w:rPr>
          <w:rFonts w:cs="Times New Roman"/>
          <w:rPrChange w:id="2904" w:author="zhouyou" w:date="2025-04-18T16:48:00Z">
            <w:rPr>
              <w:rFonts w:ascii="仿宋" w:hAnsi="仿宋"/>
            </w:rPr>
          </w:rPrChange>
        </w:rPr>
      </w:pPr>
      <w:bookmarkStart w:id="2905" w:name="_Ref193973393"/>
      <w:r w:rsidRPr="00193049">
        <w:rPr>
          <w:rFonts w:cs="Times New Roman" w:hint="eastAsia"/>
          <w:rPrChange w:id="2906" w:author="zhouyou" w:date="2025-04-18T16:48:00Z">
            <w:rPr>
              <w:rFonts w:ascii="仿宋" w:hAnsi="仿宋" w:hint="eastAsia"/>
            </w:rPr>
          </w:rPrChange>
        </w:rPr>
        <w:t>图</w:t>
      </w:r>
      <w:r w:rsidRPr="00193049">
        <w:rPr>
          <w:rFonts w:cs="Times New Roman"/>
          <w:rPrChange w:id="2907" w:author="zhouyou" w:date="2025-04-18T16:48:00Z">
            <w:rPr>
              <w:rFonts w:ascii="仿宋" w:hAnsi="仿宋"/>
            </w:rPr>
          </w:rPrChange>
        </w:rPr>
        <w:t xml:space="preserve">3. </w:t>
      </w:r>
      <w:r w:rsidRPr="00193049">
        <w:rPr>
          <w:rFonts w:cs="Times New Roman"/>
          <w:rPrChange w:id="2908" w:author="zhouyou" w:date="2025-04-18T16:48:00Z">
            <w:rPr>
              <w:rFonts w:ascii="仿宋" w:hAnsi="仿宋"/>
            </w:rPr>
          </w:rPrChange>
        </w:rPr>
        <w:fldChar w:fldCharType="begin"/>
      </w:r>
      <w:r w:rsidRPr="00193049">
        <w:rPr>
          <w:rFonts w:cs="Times New Roman"/>
          <w:rPrChange w:id="2909" w:author="zhouyou" w:date="2025-04-18T16:48:00Z">
            <w:rPr>
              <w:rFonts w:ascii="仿宋" w:hAnsi="仿宋"/>
            </w:rPr>
          </w:rPrChange>
        </w:rPr>
        <w:instrText xml:space="preserve"> SEQ </w:instrText>
      </w:r>
      <w:r w:rsidRPr="00193049">
        <w:rPr>
          <w:rFonts w:cs="Times New Roman" w:hint="eastAsia"/>
          <w:rPrChange w:id="2910" w:author="zhouyou" w:date="2025-04-18T16:48:00Z">
            <w:rPr>
              <w:rFonts w:ascii="仿宋" w:hAnsi="仿宋" w:hint="eastAsia"/>
            </w:rPr>
          </w:rPrChange>
        </w:rPr>
        <w:instrText>图</w:instrText>
      </w:r>
      <w:r w:rsidRPr="00193049">
        <w:rPr>
          <w:rFonts w:cs="Times New Roman"/>
          <w:rPrChange w:id="2911" w:author="zhouyou" w:date="2025-04-18T16:48:00Z">
            <w:rPr>
              <w:rFonts w:ascii="仿宋" w:hAnsi="仿宋"/>
            </w:rPr>
          </w:rPrChange>
        </w:rPr>
        <w:instrText xml:space="preserve">3. \* ARABIC </w:instrText>
      </w:r>
      <w:r w:rsidRPr="00193049">
        <w:rPr>
          <w:rFonts w:cs="Times New Roman"/>
          <w:rPrChange w:id="2912" w:author="zhouyou" w:date="2025-04-18T16:48:00Z">
            <w:rPr>
              <w:rFonts w:ascii="仿宋" w:hAnsi="仿宋"/>
            </w:rPr>
          </w:rPrChange>
        </w:rPr>
        <w:fldChar w:fldCharType="separate"/>
      </w:r>
      <w:r w:rsidR="00DE3371" w:rsidRPr="00193049">
        <w:rPr>
          <w:rFonts w:cs="Times New Roman"/>
          <w:noProof/>
          <w:rPrChange w:id="2913" w:author="zhouyou" w:date="2025-04-18T16:48:00Z">
            <w:rPr>
              <w:rFonts w:ascii="仿宋" w:hAnsi="仿宋"/>
              <w:noProof/>
            </w:rPr>
          </w:rPrChange>
        </w:rPr>
        <w:t>17</w:t>
      </w:r>
      <w:r w:rsidRPr="00193049">
        <w:rPr>
          <w:rFonts w:cs="Times New Roman"/>
          <w:rPrChange w:id="2914" w:author="zhouyou" w:date="2025-04-18T16:48:00Z">
            <w:rPr>
              <w:rFonts w:ascii="仿宋" w:hAnsi="仿宋"/>
            </w:rPr>
          </w:rPrChange>
        </w:rPr>
        <w:fldChar w:fldCharType="end"/>
      </w:r>
      <w:bookmarkEnd w:id="2905"/>
      <w:r w:rsidRPr="00193049">
        <w:rPr>
          <w:rFonts w:cs="Times New Roman"/>
          <w:rPrChange w:id="2915" w:author="zhouyou" w:date="2025-04-18T16:48:00Z">
            <w:rPr>
              <w:rFonts w:ascii="仿宋" w:hAnsi="仿宋"/>
            </w:rPr>
          </w:rPrChange>
        </w:rPr>
        <w:t xml:space="preserve"> </w:t>
      </w:r>
      <w:r w:rsidRPr="00193049">
        <w:rPr>
          <w:rFonts w:cs="Times New Roman"/>
          <w:rPrChange w:id="2916" w:author="zhouyou" w:date="2025-04-18T16:48:00Z">
            <w:rPr>
              <w:rFonts w:ascii="仿宋" w:hAnsi="仿宋"/>
            </w:rPr>
          </w:rPrChange>
        </w:rPr>
        <w:t>重命名缓存组件</w:t>
      </w:r>
    </w:p>
    <w:p w14:paraId="10CA1499" w14:textId="77777777" w:rsidR="00677DB3" w:rsidRPr="00193049" w:rsidRDefault="003101FD">
      <w:pPr>
        <w:ind w:firstLine="560"/>
        <w:jc w:val="both"/>
        <w:rPr>
          <w:rFonts w:cs="Times New Roman"/>
          <w:color w:val="000000" w:themeColor="text1"/>
          <w:rPrChange w:id="2917" w:author="zhouyou" w:date="2025-04-18T16:48:00Z">
            <w:rPr>
              <w:rFonts w:ascii="仿宋" w:hAnsi="仿宋"/>
              <w:color w:val="000000" w:themeColor="text1"/>
            </w:rPr>
          </w:rPrChange>
        </w:rPr>
        <w:pPrChange w:id="2918" w:author="zhouyou" w:date="2025-04-18T16:45:00Z">
          <w:pPr>
            <w:ind w:firstLine="560"/>
          </w:pPr>
        </w:pPrChange>
      </w:pPr>
      <w:r w:rsidRPr="00193049">
        <w:rPr>
          <w:rFonts w:cs="Times New Roman" w:hint="eastAsia"/>
          <w:color w:val="000000" w:themeColor="text1"/>
          <w:rPrChange w:id="2919" w:author="zhouyou" w:date="2025-04-18T16:48:00Z">
            <w:rPr>
              <w:rFonts w:ascii="仿宋" w:hAnsi="仿宋" w:hint="eastAsia"/>
              <w:color w:val="000000" w:themeColor="text1"/>
            </w:rPr>
          </w:rPrChange>
        </w:rPr>
        <w:t>现有文件</w:t>
      </w:r>
      <w:r w:rsidRPr="00193049">
        <w:rPr>
          <w:rFonts w:cs="Times New Roman"/>
          <w:color w:val="000000" w:themeColor="text1"/>
          <w:rPrChange w:id="2920" w:author="zhouyou" w:date="2025-04-18T16:48:00Z">
            <w:rPr>
              <w:rFonts w:ascii="仿宋" w:hAnsi="仿宋"/>
              <w:color w:val="000000" w:themeColor="text1"/>
            </w:rPr>
          </w:rPrChange>
        </w:rPr>
        <w:t>/</w:t>
      </w:r>
      <w:r w:rsidRPr="00193049">
        <w:rPr>
          <w:rFonts w:cs="Times New Roman" w:hint="eastAsia"/>
          <w:color w:val="000000" w:themeColor="text1"/>
          <w:rPrChange w:id="2921" w:author="zhouyou" w:date="2025-04-18T16:48:00Z">
            <w:rPr>
              <w:rFonts w:ascii="仿宋" w:hAnsi="仿宋" w:hint="eastAsia"/>
              <w:color w:val="000000" w:themeColor="text1"/>
            </w:rPr>
          </w:rPrChange>
        </w:rPr>
        <w:t>目录</w:t>
      </w:r>
      <w:proofErr w:type="spellStart"/>
      <w:r w:rsidRPr="00193049">
        <w:rPr>
          <w:rFonts w:cs="Times New Roman"/>
          <w:color w:val="000000" w:themeColor="text1"/>
          <w:rPrChange w:id="2922" w:author="zhouyou" w:date="2025-04-18T16:48:00Z">
            <w:rPr>
              <w:rFonts w:ascii="仿宋" w:hAnsi="仿宋"/>
              <w:color w:val="000000" w:themeColor="text1"/>
            </w:rPr>
          </w:rPrChange>
        </w:rPr>
        <w:t>inode</w:t>
      </w:r>
      <w:proofErr w:type="spellEnd"/>
      <w:r w:rsidRPr="00193049">
        <w:rPr>
          <w:rFonts w:cs="Times New Roman" w:hint="eastAsia"/>
          <w:color w:val="000000" w:themeColor="text1"/>
          <w:rPrChange w:id="2923" w:author="zhouyou" w:date="2025-04-18T16:48:00Z">
            <w:rPr>
              <w:rFonts w:ascii="仿宋" w:hAnsi="仿宋" w:hint="eastAsia"/>
              <w:color w:val="000000" w:themeColor="text1"/>
            </w:rPr>
          </w:rPrChange>
        </w:rPr>
        <w:t>和</w:t>
      </w:r>
      <w:proofErr w:type="gramStart"/>
      <w:r w:rsidRPr="00193049">
        <w:rPr>
          <w:rFonts w:cs="Times New Roman" w:hint="eastAsia"/>
          <w:color w:val="000000" w:themeColor="text1"/>
          <w:rPrChange w:id="2924" w:author="zhouyou" w:date="2025-04-18T16:48:00Z">
            <w:rPr>
              <w:rFonts w:ascii="仿宋" w:hAnsi="仿宋" w:hint="eastAsia"/>
              <w:color w:val="000000" w:themeColor="text1"/>
            </w:rPr>
          </w:rPrChange>
        </w:rPr>
        <w:t>键值</w:t>
      </w:r>
      <w:proofErr w:type="gramEnd"/>
      <w:r w:rsidRPr="00193049">
        <w:rPr>
          <w:rFonts w:cs="Times New Roman" w:hint="eastAsia"/>
          <w:color w:val="000000" w:themeColor="text1"/>
          <w:rPrChange w:id="2925" w:author="zhouyou" w:date="2025-04-18T16:48:00Z">
            <w:rPr>
              <w:rFonts w:ascii="仿宋" w:hAnsi="仿宋" w:hint="eastAsia"/>
              <w:color w:val="000000" w:themeColor="text1"/>
            </w:rPr>
          </w:rPrChange>
        </w:rPr>
        <w:t>对元数据组织方式，随机查询大规模文件元数据时，需要消耗大量内存和产生大量</w:t>
      </w:r>
      <w:r w:rsidRPr="00193049">
        <w:rPr>
          <w:rFonts w:cs="Times New Roman"/>
          <w:color w:val="000000" w:themeColor="text1"/>
          <w:rPrChange w:id="2926" w:author="zhouyou" w:date="2025-04-18T16:48:00Z">
            <w:rPr>
              <w:rFonts w:ascii="仿宋" w:hAnsi="仿宋"/>
              <w:color w:val="000000" w:themeColor="text1"/>
            </w:rPr>
          </w:rPrChange>
        </w:rPr>
        <w:t>IO</w:t>
      </w:r>
      <w:r w:rsidRPr="00193049">
        <w:rPr>
          <w:rFonts w:cs="Times New Roman" w:hint="eastAsia"/>
          <w:color w:val="000000" w:themeColor="text1"/>
          <w:rPrChange w:id="2927" w:author="zhouyou" w:date="2025-04-18T16:48:00Z">
            <w:rPr>
              <w:rFonts w:ascii="仿宋" w:hAnsi="仿宋" w:hint="eastAsia"/>
              <w:color w:val="000000" w:themeColor="text1"/>
            </w:rPr>
          </w:rPrChange>
        </w:rPr>
        <w:t>。其内存消耗和性能无法支撑单机组织千亿以上文件元数据。初步对于</w:t>
      </w:r>
      <w:r w:rsidRPr="00193049">
        <w:rPr>
          <w:rFonts w:cs="Times New Roman"/>
          <w:color w:val="000000" w:themeColor="text1"/>
          <w:rPrChange w:id="2928" w:author="zhouyou" w:date="2025-04-18T16:48:00Z">
            <w:rPr>
              <w:rFonts w:ascii="仿宋" w:hAnsi="仿宋"/>
              <w:color w:val="000000" w:themeColor="text1"/>
            </w:rPr>
          </w:rPrChange>
        </w:rPr>
        <w:t>10</w:t>
      </w:r>
      <w:r w:rsidRPr="00193049">
        <w:rPr>
          <w:rFonts w:cs="Times New Roman" w:hint="eastAsia"/>
          <w:color w:val="000000" w:themeColor="text1"/>
          <w:rPrChange w:id="2929" w:author="zhouyou" w:date="2025-04-18T16:48:00Z">
            <w:rPr>
              <w:rFonts w:ascii="仿宋" w:hAnsi="仿宋" w:hint="eastAsia"/>
              <w:color w:val="000000" w:themeColor="text1"/>
            </w:rPr>
          </w:rPrChange>
        </w:rPr>
        <w:t>亿规模文件元数据检索性能进行测试。分为目录逐层查询和全路径查询两类，采用键</w:t>
      </w:r>
      <w:proofErr w:type="gramStart"/>
      <w:r w:rsidRPr="00193049">
        <w:rPr>
          <w:rFonts w:cs="Times New Roman" w:hint="eastAsia"/>
          <w:color w:val="000000" w:themeColor="text1"/>
          <w:rPrChange w:id="2930" w:author="zhouyou" w:date="2025-04-18T16:48:00Z">
            <w:rPr>
              <w:rFonts w:ascii="仿宋" w:hAnsi="仿宋" w:hint="eastAsia"/>
              <w:color w:val="000000" w:themeColor="text1"/>
            </w:rPr>
          </w:rPrChange>
        </w:rPr>
        <w:t>值化文件</w:t>
      </w:r>
      <w:proofErr w:type="gramEnd"/>
      <w:r w:rsidRPr="00193049">
        <w:rPr>
          <w:rFonts w:cs="Times New Roman"/>
          <w:color w:val="000000" w:themeColor="text1"/>
          <w:rPrChange w:id="2931" w:author="zhouyou" w:date="2025-04-18T16:48:00Z">
            <w:rPr>
              <w:rFonts w:ascii="仿宋" w:hAnsi="仿宋"/>
              <w:color w:val="000000" w:themeColor="text1"/>
            </w:rPr>
          </w:rPrChange>
        </w:rPr>
        <w:t>/</w:t>
      </w:r>
      <w:r w:rsidRPr="00193049">
        <w:rPr>
          <w:rFonts w:cs="Times New Roman" w:hint="eastAsia"/>
          <w:color w:val="000000" w:themeColor="text1"/>
          <w:rPrChange w:id="2932" w:author="zhouyou" w:date="2025-04-18T16:48:00Z">
            <w:rPr>
              <w:rFonts w:ascii="仿宋" w:hAnsi="仿宋" w:hint="eastAsia"/>
              <w:color w:val="000000" w:themeColor="text1"/>
            </w:rPr>
          </w:rPrChange>
        </w:rPr>
        <w:t>目录名方式减少长文件名导致的大量内存消耗。</w:t>
      </w:r>
    </w:p>
    <w:p w14:paraId="3384D94C" w14:textId="77777777" w:rsidR="00677DB3" w:rsidRPr="00193049" w:rsidRDefault="003101FD">
      <w:pPr>
        <w:ind w:firstLine="560"/>
        <w:jc w:val="both"/>
        <w:rPr>
          <w:rFonts w:cs="Times New Roman"/>
          <w:color w:val="000000" w:themeColor="text1"/>
          <w:rPrChange w:id="2933" w:author="zhouyou" w:date="2025-04-18T16:48:00Z">
            <w:rPr>
              <w:rFonts w:ascii="仿宋" w:hAnsi="仿宋"/>
              <w:color w:val="000000" w:themeColor="text1"/>
            </w:rPr>
          </w:rPrChange>
        </w:rPr>
        <w:pPrChange w:id="2934" w:author="zhouyou" w:date="2025-04-18T16:45:00Z">
          <w:pPr>
            <w:ind w:firstLine="560"/>
          </w:pPr>
        </w:pPrChange>
      </w:pPr>
      <w:r w:rsidRPr="00193049">
        <w:rPr>
          <w:rFonts w:cs="Times New Roman" w:hint="eastAsia"/>
          <w:color w:val="000000" w:themeColor="text1"/>
          <w:rPrChange w:id="2935" w:author="zhouyou" w:date="2025-04-18T16:48:00Z">
            <w:rPr>
              <w:rFonts w:ascii="仿宋" w:hAnsi="仿宋" w:hint="eastAsia"/>
              <w:color w:val="000000" w:themeColor="text1"/>
            </w:rPr>
          </w:rPrChange>
        </w:rPr>
        <w:t>布隆过滤器用于快速判断待查询路径是否发生过重命名。它将路径映射为位数组</w:t>
      </w:r>
      <w:r w:rsidRPr="00193049">
        <w:rPr>
          <w:rFonts w:cs="Times New Roman"/>
          <w:color w:val="000000" w:themeColor="text1"/>
          <w:rPrChange w:id="2936" w:author="zhouyou" w:date="2025-04-18T16:48:00Z">
            <w:rPr>
              <w:rFonts w:ascii="仿宋" w:hAnsi="仿宋"/>
              <w:color w:val="000000" w:themeColor="text1"/>
            </w:rPr>
          </w:rPrChange>
        </w:rPr>
        <w:t>Bitmap</w:t>
      </w:r>
      <w:r w:rsidRPr="00193049">
        <w:rPr>
          <w:rFonts w:cs="Times New Roman" w:hint="eastAsia"/>
          <w:color w:val="000000" w:themeColor="text1"/>
          <w:rPrChange w:id="2937" w:author="zhouyou" w:date="2025-04-18T16:48:00Z">
            <w:rPr>
              <w:rFonts w:ascii="仿宋" w:hAnsi="仿宋" w:hint="eastAsia"/>
              <w:color w:val="000000" w:themeColor="text1"/>
            </w:rPr>
          </w:rPrChange>
        </w:rPr>
        <w:t>。</w:t>
      </w:r>
      <w:r w:rsidRPr="00193049">
        <w:rPr>
          <w:rFonts w:cs="Times New Roman"/>
          <w:color w:val="000000" w:themeColor="text1"/>
          <w:rPrChange w:id="2938" w:author="zhouyou" w:date="2025-04-18T16:48:00Z">
            <w:rPr>
              <w:rFonts w:ascii="仿宋" w:hAnsi="仿宋"/>
              <w:color w:val="000000" w:themeColor="text1"/>
            </w:rPr>
          </w:rPrChange>
        </w:rPr>
        <w:t>Set</w:t>
      </w:r>
      <w:r w:rsidRPr="00193049">
        <w:rPr>
          <w:rFonts w:cs="Times New Roman" w:hint="eastAsia"/>
          <w:color w:val="000000" w:themeColor="text1"/>
          <w:rPrChange w:id="2939" w:author="zhouyou" w:date="2025-04-18T16:48:00Z">
            <w:rPr>
              <w:rFonts w:ascii="仿宋" w:hAnsi="仿宋" w:hint="eastAsia"/>
              <w:color w:val="000000" w:themeColor="text1"/>
            </w:rPr>
          </w:rPrChange>
        </w:rPr>
        <w:t>函数通过多个哈希函数（</w:t>
      </w:r>
      <w:proofErr w:type="spellStart"/>
      <w:r w:rsidRPr="00193049">
        <w:rPr>
          <w:rFonts w:cs="Times New Roman"/>
          <w:color w:val="000000" w:themeColor="text1"/>
          <w:rPrChange w:id="2940" w:author="zhouyou" w:date="2025-04-18T16:48:00Z">
            <w:rPr>
              <w:rFonts w:ascii="仿宋" w:hAnsi="仿宋"/>
              <w:color w:val="000000" w:themeColor="text1"/>
            </w:rPr>
          </w:rPrChange>
        </w:rPr>
        <w:t>Hash_fun_Group</w:t>
      </w:r>
      <w:proofErr w:type="spellEnd"/>
      <w:r w:rsidRPr="00193049">
        <w:rPr>
          <w:rFonts w:cs="Times New Roman" w:hint="eastAsia"/>
          <w:color w:val="000000" w:themeColor="text1"/>
          <w:rPrChange w:id="2941" w:author="zhouyou" w:date="2025-04-18T16:48:00Z">
            <w:rPr>
              <w:rFonts w:ascii="仿宋" w:hAnsi="仿宋" w:hint="eastAsia"/>
              <w:color w:val="000000" w:themeColor="text1"/>
            </w:rPr>
          </w:rPrChange>
        </w:rPr>
        <w:t>）将路径映射到位数组上的多个位置。当查询路径可能发生重命名时，可以通过</w:t>
      </w:r>
      <w:r w:rsidRPr="00193049">
        <w:rPr>
          <w:rFonts w:cs="Times New Roman"/>
          <w:color w:val="000000" w:themeColor="text1"/>
          <w:rPrChange w:id="2942" w:author="zhouyou" w:date="2025-04-18T16:48:00Z">
            <w:rPr>
              <w:rFonts w:ascii="仿宋" w:hAnsi="仿宋"/>
              <w:color w:val="000000" w:themeColor="text1"/>
            </w:rPr>
          </w:rPrChange>
        </w:rPr>
        <w:t>Judge</w:t>
      </w:r>
      <w:r w:rsidRPr="00193049">
        <w:rPr>
          <w:rFonts w:cs="Times New Roman" w:hint="eastAsia"/>
          <w:color w:val="000000" w:themeColor="text1"/>
          <w:rPrChange w:id="2943" w:author="zhouyou" w:date="2025-04-18T16:48:00Z">
            <w:rPr>
              <w:rFonts w:ascii="仿宋" w:hAnsi="仿宋" w:hint="eastAsia"/>
              <w:color w:val="000000" w:themeColor="text1"/>
            </w:rPr>
          </w:rPrChange>
        </w:rPr>
        <w:t>函数快速检查布隆过滤器判断是否发生重命名，以减少对重命名哈希表的</w:t>
      </w:r>
      <w:proofErr w:type="gramStart"/>
      <w:r w:rsidRPr="00193049">
        <w:rPr>
          <w:rFonts w:cs="Times New Roman" w:hint="eastAsia"/>
          <w:color w:val="000000" w:themeColor="text1"/>
          <w:rPrChange w:id="2944" w:author="zhouyou" w:date="2025-04-18T16:48:00Z">
            <w:rPr>
              <w:rFonts w:ascii="仿宋" w:hAnsi="仿宋" w:hint="eastAsia"/>
              <w:color w:val="000000" w:themeColor="text1"/>
            </w:rPr>
          </w:rPrChange>
        </w:rPr>
        <w:t>实际访问</w:t>
      </w:r>
      <w:proofErr w:type="gramEnd"/>
      <w:r w:rsidRPr="00193049">
        <w:rPr>
          <w:rFonts w:cs="Times New Roman" w:hint="eastAsia"/>
          <w:color w:val="000000" w:themeColor="text1"/>
          <w:rPrChange w:id="2945" w:author="zhouyou" w:date="2025-04-18T16:48:00Z">
            <w:rPr>
              <w:rFonts w:ascii="仿宋" w:hAnsi="仿宋" w:hint="eastAsia"/>
              <w:color w:val="000000" w:themeColor="text1"/>
            </w:rPr>
          </w:rPrChange>
        </w:rPr>
        <w:t>次数。</w:t>
      </w:r>
    </w:p>
    <w:p w14:paraId="0A90F66E" w14:textId="77777777" w:rsidR="00677DB3" w:rsidRPr="00193049" w:rsidRDefault="003101FD">
      <w:pPr>
        <w:ind w:firstLine="560"/>
        <w:jc w:val="both"/>
        <w:rPr>
          <w:rFonts w:cs="Times New Roman"/>
          <w:color w:val="000000" w:themeColor="text1"/>
          <w:rPrChange w:id="2946" w:author="zhouyou" w:date="2025-04-18T16:48:00Z">
            <w:rPr>
              <w:rFonts w:ascii="仿宋" w:hAnsi="仿宋"/>
              <w:color w:val="000000" w:themeColor="text1"/>
            </w:rPr>
          </w:rPrChange>
        </w:rPr>
        <w:pPrChange w:id="2947" w:author="zhouyou" w:date="2025-04-18T16:45:00Z">
          <w:pPr>
            <w:ind w:firstLine="560"/>
          </w:pPr>
        </w:pPrChange>
      </w:pPr>
      <w:r w:rsidRPr="00193049">
        <w:rPr>
          <w:rFonts w:cs="Times New Roman" w:hint="eastAsia"/>
          <w:color w:val="000000" w:themeColor="text1"/>
          <w:rPrChange w:id="2948" w:author="zhouyou" w:date="2025-04-18T16:48:00Z">
            <w:rPr>
              <w:rFonts w:ascii="仿宋" w:hAnsi="仿宋" w:hint="eastAsia"/>
              <w:color w:val="000000" w:themeColor="text1"/>
            </w:rPr>
          </w:rPrChange>
        </w:rPr>
        <w:lastRenderedPageBreak/>
        <w:t>重命名哈希表用于实际存储重命名操作相关信息的数据结构。每个条目包含被重命名的旧路径、新路径、重命名发生的时间戳等信息。哈希表通过将路径映射到索引位置来快速存储和检索重命名信息。在哈希表中，每个键值对表示一个重命名操作，键为新路径，值为包含旧路径和时间戳等信息的数据结构。</w:t>
      </w:r>
    </w:p>
    <w:p w14:paraId="764A87D0" w14:textId="77777777" w:rsidR="00677DB3" w:rsidRPr="00193049" w:rsidRDefault="003101FD">
      <w:pPr>
        <w:ind w:firstLine="560"/>
        <w:jc w:val="both"/>
        <w:rPr>
          <w:rFonts w:cs="Times New Roman"/>
          <w:color w:val="000000" w:themeColor="text1"/>
          <w:rPrChange w:id="2949" w:author="zhouyou" w:date="2025-04-18T16:48:00Z">
            <w:rPr>
              <w:rFonts w:ascii="仿宋" w:hAnsi="仿宋"/>
              <w:color w:val="000000" w:themeColor="text1"/>
            </w:rPr>
          </w:rPrChange>
        </w:rPr>
        <w:pPrChange w:id="2950" w:author="zhouyou" w:date="2025-04-18T16:45:00Z">
          <w:pPr>
            <w:ind w:firstLine="560"/>
          </w:pPr>
        </w:pPrChange>
      </w:pPr>
      <w:r w:rsidRPr="00193049">
        <w:rPr>
          <w:rFonts w:cs="Times New Roman" w:hint="eastAsia"/>
          <w:color w:val="000000" w:themeColor="text1"/>
          <w:rPrChange w:id="2951" w:author="zhouyou" w:date="2025-04-18T16:48:00Z">
            <w:rPr>
              <w:rFonts w:ascii="仿宋" w:hAnsi="仿宋" w:hint="eastAsia"/>
              <w:color w:val="000000" w:themeColor="text1"/>
            </w:rPr>
          </w:rPrChange>
        </w:rPr>
        <w:t>更新</w:t>
      </w:r>
      <w:proofErr w:type="gramStart"/>
      <w:r w:rsidRPr="00193049">
        <w:rPr>
          <w:rFonts w:cs="Times New Roman" w:hint="eastAsia"/>
          <w:color w:val="000000" w:themeColor="text1"/>
          <w:rPrChange w:id="2952" w:author="zhouyou" w:date="2025-04-18T16:48:00Z">
            <w:rPr>
              <w:rFonts w:ascii="仿宋" w:hAnsi="仿宋" w:hint="eastAsia"/>
              <w:color w:val="000000" w:themeColor="text1"/>
            </w:rPr>
          </w:rPrChange>
        </w:rPr>
        <w:t>决策器</w:t>
      </w:r>
      <w:proofErr w:type="gramEnd"/>
      <w:r w:rsidRPr="00193049">
        <w:rPr>
          <w:rFonts w:cs="Times New Roman" w:hint="eastAsia"/>
          <w:color w:val="000000" w:themeColor="text1"/>
          <w:rPrChange w:id="2953" w:author="zhouyou" w:date="2025-04-18T16:48:00Z">
            <w:rPr>
              <w:rFonts w:ascii="仿宋" w:hAnsi="仿宋" w:hint="eastAsia"/>
              <w:color w:val="000000" w:themeColor="text1"/>
            </w:rPr>
          </w:rPrChange>
        </w:rPr>
        <w:t>负责根据系统状态和缓冲区情况，决定何时进行重命名信息的更新，以便及时或者合适地更新重命名信息。在决定何时进行更新上，更新</w:t>
      </w:r>
      <w:proofErr w:type="gramStart"/>
      <w:r w:rsidRPr="00193049">
        <w:rPr>
          <w:rFonts w:cs="Times New Roman" w:hint="eastAsia"/>
          <w:color w:val="000000" w:themeColor="text1"/>
          <w:rPrChange w:id="2954" w:author="zhouyou" w:date="2025-04-18T16:48:00Z">
            <w:rPr>
              <w:rFonts w:ascii="仿宋" w:hAnsi="仿宋" w:hint="eastAsia"/>
              <w:color w:val="000000" w:themeColor="text1"/>
            </w:rPr>
          </w:rPrChange>
        </w:rPr>
        <w:t>决策器</w:t>
      </w:r>
      <w:proofErr w:type="gramEnd"/>
      <w:r w:rsidRPr="00193049">
        <w:rPr>
          <w:rFonts w:cs="Times New Roman" w:hint="eastAsia"/>
          <w:color w:val="000000" w:themeColor="text1"/>
          <w:rPrChange w:id="2955" w:author="zhouyou" w:date="2025-04-18T16:48:00Z">
            <w:rPr>
              <w:rFonts w:ascii="仿宋" w:hAnsi="仿宋" w:hint="eastAsia"/>
              <w:color w:val="000000" w:themeColor="text1"/>
            </w:rPr>
          </w:rPrChange>
        </w:rPr>
        <w:t>采用了懒惰更新策略，只有在满足预设的条件时才会进行更新。</w:t>
      </w:r>
    </w:p>
    <w:p w14:paraId="24493D10" w14:textId="1F967133" w:rsidR="00677DB3" w:rsidRPr="00193049" w:rsidDel="00885D23" w:rsidRDefault="003101FD">
      <w:pPr>
        <w:ind w:firstLine="560"/>
        <w:jc w:val="both"/>
        <w:rPr>
          <w:del w:id="2956" w:author="久越 鄢" w:date="2025-04-18T17:14:00Z"/>
          <w:rFonts w:cs="Times New Roman"/>
          <w:color w:val="000000" w:themeColor="text1"/>
          <w:rPrChange w:id="2957" w:author="zhouyou" w:date="2025-04-18T16:48:00Z">
            <w:rPr>
              <w:del w:id="2958" w:author="久越 鄢" w:date="2025-04-18T17:14:00Z"/>
              <w:rFonts w:ascii="仿宋" w:hAnsi="仿宋"/>
              <w:color w:val="000000" w:themeColor="text1"/>
            </w:rPr>
          </w:rPrChange>
        </w:rPr>
        <w:pPrChange w:id="2959" w:author="zhouyou" w:date="2025-04-18T16:45:00Z">
          <w:pPr>
            <w:ind w:firstLine="560"/>
          </w:pPr>
        </w:pPrChange>
      </w:pPr>
      <w:del w:id="2960" w:author="久越 鄢" w:date="2025-04-18T17:14:00Z">
        <w:r w:rsidRPr="00193049" w:rsidDel="00885D23">
          <w:rPr>
            <w:rFonts w:cs="Times New Roman" w:hint="eastAsia"/>
            <w:color w:val="000000" w:themeColor="text1"/>
            <w:rPrChange w:id="2961" w:author="zhouyou" w:date="2025-04-18T16:48:00Z">
              <w:rPr>
                <w:rFonts w:ascii="仿宋" w:hAnsi="仿宋" w:hint="eastAsia"/>
                <w:color w:val="000000" w:themeColor="text1"/>
              </w:rPr>
            </w:rPrChange>
          </w:rPr>
          <w:delText>针对上述检索系统的设计，实现了简单原型并进行了初步测试。</w:delText>
        </w:r>
        <w:r w:rsidR="007D1D87" w:rsidRPr="00193049" w:rsidDel="00885D23">
          <w:rPr>
            <w:rFonts w:cs="Times New Roman"/>
            <w:color w:val="000000" w:themeColor="text1"/>
            <w:rPrChange w:id="2962" w:author="zhouyou" w:date="2025-04-18T16:48:00Z">
              <w:rPr>
                <w:rFonts w:ascii="仿宋" w:hAnsi="仿宋"/>
                <w:color w:val="000000" w:themeColor="text1"/>
              </w:rPr>
            </w:rPrChange>
          </w:rPr>
          <w:fldChar w:fldCharType="begin"/>
        </w:r>
        <w:r w:rsidR="007D1D87" w:rsidRPr="00193049" w:rsidDel="00885D23">
          <w:rPr>
            <w:rFonts w:cs="Times New Roman"/>
            <w:color w:val="000000" w:themeColor="text1"/>
            <w:rPrChange w:id="2963" w:author="zhouyou" w:date="2025-04-18T16:48:00Z">
              <w:rPr>
                <w:rFonts w:ascii="仿宋" w:hAnsi="仿宋"/>
                <w:color w:val="000000" w:themeColor="text1"/>
              </w:rPr>
            </w:rPrChange>
          </w:rPr>
          <w:delInstrText xml:space="preserve"> REF _Ref194235387 \h </w:delInstrText>
        </w:r>
        <w:r w:rsidR="00DD67B5" w:rsidRPr="00193049" w:rsidDel="00885D23">
          <w:rPr>
            <w:rFonts w:cs="Times New Roman"/>
            <w:color w:val="000000" w:themeColor="text1"/>
            <w:rPrChange w:id="2964" w:author="zhouyou" w:date="2025-04-18T16:48:00Z">
              <w:rPr>
                <w:rFonts w:ascii="仿宋" w:hAnsi="仿宋"/>
                <w:color w:val="000000" w:themeColor="text1"/>
              </w:rPr>
            </w:rPrChange>
          </w:rPr>
          <w:delInstrText xml:space="preserve"> \* MERGEFORMAT </w:delInstrText>
        </w:r>
        <w:r w:rsidR="007D1D87" w:rsidRPr="00193049" w:rsidDel="00885D23">
          <w:rPr>
            <w:rFonts w:cs="Times New Roman"/>
            <w:color w:val="000000" w:themeColor="text1"/>
            <w:rPrChange w:id="2965" w:author="zhouyou" w:date="2025-04-18T16:48:00Z">
              <w:rPr>
                <w:rFonts w:cs="Times New Roman"/>
                <w:color w:val="000000" w:themeColor="text1"/>
              </w:rPr>
            </w:rPrChange>
          </w:rPr>
        </w:r>
        <w:r w:rsidR="007D1D87" w:rsidRPr="00193049" w:rsidDel="00885D23">
          <w:rPr>
            <w:rFonts w:cs="Times New Roman"/>
            <w:color w:val="000000" w:themeColor="text1"/>
            <w:rPrChange w:id="2966" w:author="zhouyou" w:date="2025-04-18T16:48:00Z">
              <w:rPr>
                <w:rFonts w:ascii="仿宋" w:hAnsi="仿宋"/>
                <w:color w:val="000000" w:themeColor="text1"/>
              </w:rPr>
            </w:rPrChange>
          </w:rPr>
          <w:fldChar w:fldCharType="separate"/>
        </w:r>
        <w:r w:rsidR="00457161" w:rsidRPr="00193049" w:rsidDel="00885D23">
          <w:rPr>
            <w:rFonts w:cs="Times New Roman" w:hint="eastAsia"/>
            <w:color w:val="000000" w:themeColor="text1"/>
            <w:rPrChange w:id="2967" w:author="zhouyou" w:date="2025-04-18T16:48:00Z">
              <w:rPr>
                <w:rFonts w:ascii="仿宋" w:hAnsi="仿宋" w:hint="eastAsia"/>
                <w:color w:val="000000" w:themeColor="text1"/>
              </w:rPr>
            </w:rPrChange>
          </w:rPr>
          <w:delText>图</w:delText>
        </w:r>
        <w:r w:rsidR="00457161" w:rsidRPr="00193049" w:rsidDel="00885D23">
          <w:rPr>
            <w:rFonts w:cs="Times New Roman"/>
            <w:color w:val="000000" w:themeColor="text1"/>
            <w:rPrChange w:id="2968" w:author="zhouyou" w:date="2025-04-18T16:48:00Z">
              <w:rPr>
                <w:rFonts w:ascii="仿宋" w:hAnsi="仿宋"/>
                <w:color w:val="000000" w:themeColor="text1"/>
              </w:rPr>
            </w:rPrChange>
          </w:rPr>
          <w:delText xml:space="preserve">3. </w:delText>
        </w:r>
        <w:r w:rsidR="00457161" w:rsidRPr="00193049" w:rsidDel="00885D23">
          <w:rPr>
            <w:rFonts w:cs="Times New Roman"/>
            <w:noProof/>
            <w:color w:val="000000" w:themeColor="text1"/>
            <w:rPrChange w:id="2969" w:author="zhouyou" w:date="2025-04-18T16:48:00Z">
              <w:rPr>
                <w:rFonts w:ascii="仿宋" w:hAnsi="仿宋"/>
                <w:noProof/>
                <w:color w:val="000000" w:themeColor="text1"/>
              </w:rPr>
            </w:rPrChange>
          </w:rPr>
          <w:delText>18</w:delText>
        </w:r>
        <w:r w:rsidR="007D1D87" w:rsidRPr="00193049" w:rsidDel="00885D23">
          <w:rPr>
            <w:rFonts w:cs="Times New Roman"/>
            <w:color w:val="000000" w:themeColor="text1"/>
            <w:rPrChange w:id="2970" w:author="zhouyou" w:date="2025-04-18T16:48:00Z">
              <w:rPr>
                <w:rFonts w:ascii="仿宋" w:hAnsi="仿宋"/>
                <w:color w:val="000000" w:themeColor="text1"/>
              </w:rPr>
            </w:rPrChange>
          </w:rPr>
          <w:fldChar w:fldCharType="end"/>
        </w:r>
        <w:r w:rsidRPr="00193049" w:rsidDel="00885D23">
          <w:rPr>
            <w:rFonts w:cs="Times New Roman" w:hint="eastAsia"/>
            <w:color w:val="000000" w:themeColor="text1"/>
            <w:rPrChange w:id="2971" w:author="zhouyou" w:date="2025-04-18T16:48:00Z">
              <w:rPr>
                <w:rFonts w:ascii="仿宋" w:hAnsi="仿宋" w:hint="eastAsia"/>
                <w:color w:val="000000" w:themeColor="text1"/>
              </w:rPr>
            </w:rPrChange>
          </w:rPr>
          <w:delText>为初步测试结果图。图中，目录逐层查询组以父目录</w:delText>
        </w:r>
        <w:r w:rsidRPr="00193049" w:rsidDel="00885D23">
          <w:rPr>
            <w:rFonts w:cs="Times New Roman"/>
            <w:color w:val="000000" w:themeColor="text1"/>
            <w:rPrChange w:id="2972" w:author="zhouyou" w:date="2025-04-18T16:48:00Z">
              <w:rPr>
                <w:rFonts w:ascii="仿宋" w:hAnsi="仿宋"/>
                <w:color w:val="000000" w:themeColor="text1"/>
              </w:rPr>
            </w:rPrChange>
          </w:rPr>
          <w:delText>id+</w:delText>
        </w:r>
        <w:r w:rsidRPr="00193049" w:rsidDel="00885D23">
          <w:rPr>
            <w:rFonts w:cs="Times New Roman" w:hint="eastAsia"/>
            <w:color w:val="000000" w:themeColor="text1"/>
            <w:rPrChange w:id="2973" w:author="zhouyou" w:date="2025-04-18T16:48:00Z">
              <w:rPr>
                <w:rFonts w:ascii="仿宋" w:hAnsi="仿宋" w:hint="eastAsia"/>
                <w:color w:val="000000" w:themeColor="text1"/>
              </w:rPr>
            </w:rPrChange>
          </w:rPr>
          <w:delText>文件名作为键，</w:delText>
        </w:r>
        <w:r w:rsidR="00824C54" w:rsidRPr="00193049" w:rsidDel="00885D23">
          <w:rPr>
            <w:rFonts w:cs="Times New Roman"/>
            <w:color w:val="000000" w:themeColor="text1"/>
            <w:rPrChange w:id="2974" w:author="zhouyou" w:date="2025-04-18T16:48:00Z">
              <w:rPr>
                <w:rFonts w:ascii="仿宋" w:hAnsi="仿宋"/>
                <w:color w:val="000000" w:themeColor="text1"/>
              </w:rPr>
            </w:rPrChange>
          </w:rPr>
          <w:delText>R</w:delText>
        </w:r>
        <w:r w:rsidRPr="00193049" w:rsidDel="00885D23">
          <w:rPr>
            <w:rFonts w:cs="Times New Roman"/>
            <w:color w:val="000000" w:themeColor="text1"/>
            <w:rPrChange w:id="2975" w:author="zhouyou" w:date="2025-04-18T16:48:00Z">
              <w:rPr>
                <w:rFonts w:ascii="仿宋" w:hAnsi="仿宋"/>
                <w:color w:val="000000" w:themeColor="text1"/>
              </w:rPr>
            </w:rPrChange>
          </w:rPr>
          <w:delText>ocksdb</w:delText>
        </w:r>
        <w:r w:rsidRPr="00193049" w:rsidDel="00885D23">
          <w:rPr>
            <w:rFonts w:cs="Times New Roman" w:hint="eastAsia"/>
            <w:color w:val="000000" w:themeColor="text1"/>
            <w:rPrChange w:id="2976" w:author="zhouyou" w:date="2025-04-18T16:48:00Z">
              <w:rPr>
                <w:rFonts w:ascii="仿宋" w:hAnsi="仿宋" w:hint="eastAsia"/>
                <w:color w:val="000000" w:themeColor="text1"/>
              </w:rPr>
            </w:rPrChange>
          </w:rPr>
          <w:delText>作为键值存储引擎，元数据查询时需要沿路径逐层访问数据库。预测组复现了</w:delText>
        </w:r>
        <w:r w:rsidRPr="00193049" w:rsidDel="00885D23">
          <w:rPr>
            <w:rFonts w:cs="Times New Roman"/>
            <w:color w:val="000000" w:themeColor="text1"/>
            <w:rPrChange w:id="2977" w:author="zhouyou" w:date="2025-04-18T16:48:00Z">
              <w:rPr>
                <w:rFonts w:ascii="仿宋" w:hAnsi="仿宋"/>
                <w:color w:val="000000" w:themeColor="text1"/>
              </w:rPr>
            </w:rPrChange>
          </w:rPr>
          <w:delText>Infinifs</w:delText>
        </w:r>
        <w:r w:rsidRPr="00193049" w:rsidDel="00885D23">
          <w:rPr>
            <w:rFonts w:cs="Times New Roman" w:hint="eastAsia"/>
            <w:color w:val="000000" w:themeColor="text1"/>
            <w:rPrChange w:id="2978" w:author="zhouyou" w:date="2025-04-18T16:48:00Z">
              <w:rPr>
                <w:rFonts w:ascii="仿宋" w:hAnsi="仿宋" w:hint="eastAsia"/>
                <w:color w:val="000000" w:themeColor="text1"/>
              </w:rPr>
            </w:rPrChange>
          </w:rPr>
          <w:delText>（</w:delText>
        </w:r>
        <w:r w:rsidRPr="00193049" w:rsidDel="00885D23">
          <w:rPr>
            <w:rFonts w:cs="Times New Roman"/>
            <w:color w:val="000000" w:themeColor="text1"/>
            <w:rPrChange w:id="2979" w:author="zhouyou" w:date="2025-04-18T16:48:00Z">
              <w:rPr>
                <w:rFonts w:ascii="仿宋" w:hAnsi="仿宋"/>
                <w:color w:val="000000" w:themeColor="text1"/>
              </w:rPr>
            </w:rPrChange>
          </w:rPr>
          <w:delText>FAST2022</w:delText>
        </w:r>
        <w:r w:rsidRPr="00193049" w:rsidDel="00885D23">
          <w:rPr>
            <w:rFonts w:cs="Times New Roman" w:hint="eastAsia"/>
            <w:color w:val="000000" w:themeColor="text1"/>
            <w:rPrChange w:id="2980" w:author="zhouyou" w:date="2025-04-18T16:48:00Z">
              <w:rPr>
                <w:rFonts w:ascii="仿宋" w:hAnsi="仿宋" w:hint="eastAsia"/>
                <w:color w:val="000000" w:themeColor="text1"/>
              </w:rPr>
            </w:rPrChange>
          </w:rPr>
          <w:delText>）的设计，将目录</w:delText>
        </w:r>
        <w:r w:rsidRPr="00193049" w:rsidDel="00885D23">
          <w:rPr>
            <w:rFonts w:cs="Times New Roman"/>
            <w:color w:val="000000" w:themeColor="text1"/>
            <w:rPrChange w:id="2981" w:author="zhouyou" w:date="2025-04-18T16:48:00Z">
              <w:rPr>
                <w:rFonts w:ascii="仿宋" w:hAnsi="仿宋"/>
                <w:color w:val="000000" w:themeColor="text1"/>
              </w:rPr>
            </w:rPrChange>
          </w:rPr>
          <w:delText>id</w:delText>
        </w:r>
        <w:r w:rsidRPr="00193049" w:rsidDel="00885D23">
          <w:rPr>
            <w:rFonts w:cs="Times New Roman" w:hint="eastAsia"/>
            <w:color w:val="000000" w:themeColor="text1"/>
            <w:rPrChange w:id="2982" w:author="zhouyou" w:date="2025-04-18T16:48:00Z">
              <w:rPr>
                <w:rFonts w:ascii="仿宋" w:hAnsi="仿宋" w:hint="eastAsia"/>
                <w:color w:val="000000" w:themeColor="text1"/>
              </w:rPr>
            </w:rPrChange>
          </w:rPr>
          <w:delText>设计为可预测。以父目录</w:delText>
        </w:r>
        <w:r w:rsidRPr="00193049" w:rsidDel="00885D23">
          <w:rPr>
            <w:rFonts w:cs="Times New Roman"/>
            <w:color w:val="000000" w:themeColor="text1"/>
            <w:rPrChange w:id="2983" w:author="zhouyou" w:date="2025-04-18T16:48:00Z">
              <w:rPr>
                <w:rFonts w:ascii="仿宋" w:hAnsi="仿宋"/>
                <w:color w:val="000000" w:themeColor="text1"/>
              </w:rPr>
            </w:rPrChange>
          </w:rPr>
          <w:delText>id+</w:delText>
        </w:r>
        <w:r w:rsidRPr="00193049" w:rsidDel="00885D23">
          <w:rPr>
            <w:rFonts w:cs="Times New Roman" w:hint="eastAsia"/>
            <w:color w:val="000000" w:themeColor="text1"/>
            <w:rPrChange w:id="2984" w:author="zhouyou" w:date="2025-04-18T16:48:00Z">
              <w:rPr>
                <w:rFonts w:ascii="仿宋" w:hAnsi="仿宋" w:hint="eastAsia"/>
                <w:color w:val="000000" w:themeColor="text1"/>
              </w:rPr>
            </w:rPrChange>
          </w:rPr>
          <w:delText>文件名作为键，</w:delText>
        </w:r>
        <w:r w:rsidRPr="00193049" w:rsidDel="00885D23">
          <w:rPr>
            <w:rFonts w:cs="Times New Roman"/>
            <w:color w:val="000000" w:themeColor="text1"/>
            <w:rPrChange w:id="2985" w:author="zhouyou" w:date="2025-04-18T16:48:00Z">
              <w:rPr>
                <w:rFonts w:ascii="仿宋" w:hAnsi="仿宋"/>
                <w:color w:val="000000" w:themeColor="text1"/>
              </w:rPr>
            </w:rPrChange>
          </w:rPr>
          <w:delText>rocksdb</w:delText>
        </w:r>
        <w:r w:rsidRPr="00193049" w:rsidDel="00885D23">
          <w:rPr>
            <w:rFonts w:cs="Times New Roman" w:hint="eastAsia"/>
            <w:color w:val="000000" w:themeColor="text1"/>
            <w:rPrChange w:id="2986" w:author="zhouyou" w:date="2025-04-18T16:48:00Z">
              <w:rPr>
                <w:rFonts w:ascii="仿宋" w:hAnsi="仿宋" w:hint="eastAsia"/>
                <w:color w:val="000000" w:themeColor="text1"/>
              </w:rPr>
            </w:rPrChange>
          </w:rPr>
          <w:delText>作为键值存储引擎，元数据查询时并发访问数据库。</w:delText>
        </w:r>
      </w:del>
    </w:p>
    <w:p w14:paraId="28B84417" w14:textId="767126CB" w:rsidR="00677DB3" w:rsidRPr="00193049" w:rsidDel="00885D23" w:rsidRDefault="003101FD">
      <w:pPr>
        <w:ind w:firstLine="560"/>
        <w:jc w:val="both"/>
        <w:rPr>
          <w:del w:id="2987" w:author="久越 鄢" w:date="2025-04-18T17:14:00Z"/>
          <w:rFonts w:cs="Times New Roman"/>
          <w:color w:val="000000" w:themeColor="text1"/>
          <w:rPrChange w:id="2988" w:author="zhouyou" w:date="2025-04-18T16:48:00Z">
            <w:rPr>
              <w:del w:id="2989" w:author="久越 鄢" w:date="2025-04-18T17:14:00Z"/>
              <w:rFonts w:ascii="仿宋" w:hAnsi="仿宋"/>
              <w:color w:val="000000" w:themeColor="text1"/>
            </w:rPr>
          </w:rPrChange>
        </w:rPr>
        <w:pPrChange w:id="2990" w:author="zhouyou" w:date="2025-04-18T16:45:00Z">
          <w:pPr>
            <w:ind w:firstLine="560"/>
          </w:pPr>
        </w:pPrChange>
      </w:pPr>
      <w:del w:id="2991" w:author="久越 鄢" w:date="2025-04-18T17:14:00Z">
        <w:r w:rsidRPr="00193049" w:rsidDel="00885D23">
          <w:rPr>
            <w:rFonts w:cs="Times New Roman" w:hint="eastAsia"/>
            <w:color w:val="000000" w:themeColor="text1"/>
            <w:rPrChange w:id="2992" w:author="zhouyou" w:date="2025-04-18T16:48:00Z">
              <w:rPr>
                <w:rFonts w:ascii="仿宋" w:hAnsi="仿宋" w:hint="eastAsia"/>
                <w:color w:val="000000" w:themeColor="text1"/>
              </w:rPr>
            </w:rPrChange>
          </w:rPr>
          <w:delText>全路径组以文件完整路径作为键，</w:delText>
        </w:r>
        <w:r w:rsidRPr="00193049" w:rsidDel="00885D23">
          <w:rPr>
            <w:rFonts w:cs="Times New Roman"/>
            <w:color w:val="000000" w:themeColor="text1"/>
            <w:rPrChange w:id="2993" w:author="zhouyou" w:date="2025-04-18T16:48:00Z">
              <w:rPr>
                <w:rFonts w:ascii="仿宋" w:hAnsi="仿宋"/>
                <w:color w:val="000000" w:themeColor="text1"/>
              </w:rPr>
            </w:rPrChange>
          </w:rPr>
          <w:delText>rocksdb</w:delText>
        </w:r>
        <w:r w:rsidRPr="00193049" w:rsidDel="00885D23">
          <w:rPr>
            <w:rFonts w:cs="Times New Roman" w:hint="eastAsia"/>
            <w:color w:val="000000" w:themeColor="text1"/>
            <w:rPrChange w:id="2994" w:author="zhouyou" w:date="2025-04-18T16:48:00Z">
              <w:rPr>
                <w:rFonts w:ascii="仿宋" w:hAnsi="仿宋" w:hint="eastAsia"/>
                <w:color w:val="000000" w:themeColor="text1"/>
              </w:rPr>
            </w:rPrChange>
          </w:rPr>
          <w:delText>作为键值存储引擎，元数据查询时只需访问一次数据库。理想组即为我们的实现方案。</w:delText>
        </w:r>
      </w:del>
    </w:p>
    <w:p w14:paraId="4018DF73" w14:textId="7CE15D53" w:rsidR="00677DB3" w:rsidRPr="00193049" w:rsidDel="00885D23" w:rsidRDefault="003101FD">
      <w:pPr>
        <w:keepNext/>
        <w:ind w:firstLineChars="0" w:firstLine="0"/>
        <w:jc w:val="center"/>
        <w:rPr>
          <w:del w:id="2995" w:author="久越 鄢" w:date="2025-04-18T17:14:00Z"/>
          <w:rFonts w:cs="Times New Roman"/>
          <w:color w:val="000000" w:themeColor="text1"/>
          <w:rPrChange w:id="2996" w:author="zhouyou" w:date="2025-04-18T16:48:00Z">
            <w:rPr>
              <w:del w:id="2997" w:author="久越 鄢" w:date="2025-04-18T17:14:00Z"/>
              <w:rFonts w:ascii="仿宋" w:hAnsi="仿宋"/>
              <w:color w:val="000000" w:themeColor="text1"/>
            </w:rPr>
          </w:rPrChange>
        </w:rPr>
        <w:pPrChange w:id="2998" w:author="zhouyou" w:date="2025-04-18T16:54:00Z">
          <w:pPr>
            <w:keepNext/>
            <w:ind w:firstLineChars="0" w:firstLine="0"/>
          </w:pPr>
        </w:pPrChange>
      </w:pPr>
      <w:del w:id="2999" w:author="久越 鄢" w:date="2025-04-18T17:14:00Z">
        <w:r w:rsidRPr="00193049" w:rsidDel="00885D23">
          <w:rPr>
            <w:rFonts w:cs="Times New Roman"/>
            <w:noProof/>
            <w:color w:val="000000" w:themeColor="text1"/>
            <w:rPrChange w:id="3000" w:author="zhouyou" w:date="2025-04-18T16:48:00Z">
              <w:rPr>
                <w:rFonts w:ascii="仿宋" w:hAnsi="仿宋"/>
                <w:noProof/>
                <w:color w:val="000000" w:themeColor="text1"/>
              </w:rPr>
            </w:rPrChange>
          </w:rPr>
          <w:drawing>
            <wp:inline distT="0" distB="0" distL="114300" distR="114300" wp14:anchorId="5AB3BCB5" wp14:editId="3C5B48F8">
              <wp:extent cx="2452370" cy="1478280"/>
              <wp:effectExtent l="0" t="0" r="11430" b="7620"/>
              <wp:docPr id="35" name="图片 107226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36"/>
                      <a:stretch>
                        <a:fillRect/>
                      </a:stretch>
                    </pic:blipFill>
                    <pic:spPr>
                      <a:xfrm>
                        <a:off x="0" y="0"/>
                        <a:ext cx="2452370" cy="1478280"/>
                      </a:xfrm>
                      <a:prstGeom prst="rect">
                        <a:avLst/>
                      </a:prstGeom>
                      <a:noFill/>
                      <a:ln>
                        <a:noFill/>
                      </a:ln>
                    </pic:spPr>
                  </pic:pic>
                </a:graphicData>
              </a:graphic>
            </wp:inline>
          </w:drawing>
        </w:r>
        <w:r w:rsidRPr="00193049" w:rsidDel="00885D23">
          <w:rPr>
            <w:rFonts w:cs="Times New Roman"/>
            <w:noProof/>
            <w:color w:val="000000" w:themeColor="text1"/>
            <w:rPrChange w:id="3001" w:author="zhouyou" w:date="2025-04-18T16:48:00Z">
              <w:rPr>
                <w:rFonts w:ascii="仿宋" w:hAnsi="仿宋"/>
                <w:noProof/>
                <w:color w:val="000000" w:themeColor="text1"/>
              </w:rPr>
            </w:rPrChange>
          </w:rPr>
          <w:drawing>
            <wp:inline distT="0" distB="0" distL="114300" distR="114300" wp14:anchorId="150B1B14" wp14:editId="661A7E98">
              <wp:extent cx="2480945" cy="1490345"/>
              <wp:effectExtent l="0" t="0" r="8255" b="8255"/>
              <wp:docPr id="38" name="图片 71794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37"/>
                      <a:stretch>
                        <a:fillRect/>
                      </a:stretch>
                    </pic:blipFill>
                    <pic:spPr>
                      <a:xfrm>
                        <a:off x="0" y="0"/>
                        <a:ext cx="2480945" cy="1490345"/>
                      </a:xfrm>
                      <a:prstGeom prst="rect">
                        <a:avLst/>
                      </a:prstGeom>
                      <a:noFill/>
                      <a:ln>
                        <a:noFill/>
                      </a:ln>
                    </pic:spPr>
                  </pic:pic>
                </a:graphicData>
              </a:graphic>
            </wp:inline>
          </w:drawing>
        </w:r>
      </w:del>
    </w:p>
    <w:p w14:paraId="1541285B" w14:textId="1767D8D2" w:rsidR="00677DB3" w:rsidRPr="00193049" w:rsidDel="00885D23" w:rsidRDefault="003101FD">
      <w:pPr>
        <w:pStyle w:val="ae"/>
        <w:ind w:firstLine="480"/>
        <w:rPr>
          <w:del w:id="3002" w:author="久越 鄢" w:date="2025-04-18T17:14:00Z"/>
          <w:color w:val="000000" w:themeColor="text1"/>
          <w:rPrChange w:id="3003" w:author="zhouyou" w:date="2025-04-18T16:48:00Z">
            <w:rPr>
              <w:del w:id="3004" w:author="久越 鄢" w:date="2025-04-18T17:14:00Z"/>
              <w:rFonts w:ascii="仿宋" w:hAnsi="仿宋"/>
              <w:color w:val="000000" w:themeColor="text1"/>
            </w:rPr>
          </w:rPrChange>
        </w:rPr>
      </w:pPr>
      <w:bookmarkStart w:id="3005" w:name="_Ref194235387"/>
      <w:del w:id="3006" w:author="久越 鄢" w:date="2025-04-18T17:14:00Z">
        <w:r w:rsidRPr="00193049" w:rsidDel="00885D23">
          <w:rPr>
            <w:rFonts w:hint="eastAsia"/>
            <w:color w:val="000000" w:themeColor="text1"/>
            <w:rPrChange w:id="3007" w:author="zhouyou" w:date="2025-04-18T16:48:00Z">
              <w:rPr>
                <w:rFonts w:ascii="仿宋" w:hAnsi="仿宋" w:hint="eastAsia"/>
                <w:color w:val="000000" w:themeColor="text1"/>
              </w:rPr>
            </w:rPrChange>
          </w:rPr>
          <w:delText>图</w:delText>
        </w:r>
        <w:r w:rsidRPr="00193049" w:rsidDel="00885D23">
          <w:rPr>
            <w:color w:val="000000" w:themeColor="text1"/>
            <w:rPrChange w:id="3008" w:author="zhouyou" w:date="2025-04-18T16:48:00Z">
              <w:rPr>
                <w:rFonts w:ascii="仿宋" w:hAnsi="仿宋"/>
                <w:color w:val="000000" w:themeColor="text1"/>
              </w:rPr>
            </w:rPrChange>
          </w:rPr>
          <w:delText>3.</w:delText>
        </w:r>
        <w:r w:rsidRPr="00193049" w:rsidDel="00885D23">
          <w:rPr>
            <w:color w:val="000000" w:themeColor="text1"/>
            <w:rPrChange w:id="3009" w:author="zhouyou" w:date="2025-04-18T16:48:00Z">
              <w:rPr>
                <w:rFonts w:ascii="仿宋" w:hAnsi="仿宋"/>
                <w:color w:val="000000" w:themeColor="text1"/>
              </w:rPr>
            </w:rPrChange>
          </w:rPr>
          <w:fldChar w:fldCharType="begin"/>
        </w:r>
        <w:r w:rsidRPr="00193049" w:rsidDel="00885D23">
          <w:rPr>
            <w:color w:val="000000" w:themeColor="text1"/>
            <w:rPrChange w:id="3010" w:author="zhouyou" w:date="2025-04-18T16:48:00Z">
              <w:rPr>
                <w:rFonts w:ascii="仿宋" w:hAnsi="仿宋"/>
                <w:color w:val="000000" w:themeColor="text1"/>
              </w:rPr>
            </w:rPrChange>
          </w:rPr>
          <w:delInstrText xml:space="preserve"> SEQ </w:delInstrText>
        </w:r>
        <w:r w:rsidRPr="00193049" w:rsidDel="00885D23">
          <w:rPr>
            <w:rFonts w:hint="eastAsia"/>
            <w:color w:val="000000" w:themeColor="text1"/>
            <w:rPrChange w:id="3011" w:author="zhouyou" w:date="2025-04-18T16:48:00Z">
              <w:rPr>
                <w:rFonts w:ascii="仿宋" w:hAnsi="仿宋" w:hint="eastAsia"/>
                <w:color w:val="000000" w:themeColor="text1"/>
              </w:rPr>
            </w:rPrChange>
          </w:rPr>
          <w:delInstrText>图</w:delInstrText>
        </w:r>
        <w:r w:rsidRPr="00193049" w:rsidDel="00885D23">
          <w:rPr>
            <w:color w:val="000000" w:themeColor="text1"/>
            <w:rPrChange w:id="3012" w:author="zhouyou" w:date="2025-04-18T16:48:00Z">
              <w:rPr>
                <w:rFonts w:ascii="仿宋" w:hAnsi="仿宋"/>
                <w:color w:val="000000" w:themeColor="text1"/>
              </w:rPr>
            </w:rPrChange>
          </w:rPr>
          <w:delInstrText xml:space="preserve">3. \* ARABIC </w:delInstrText>
        </w:r>
        <w:r w:rsidRPr="00193049" w:rsidDel="00885D23">
          <w:rPr>
            <w:color w:val="000000" w:themeColor="text1"/>
            <w:rPrChange w:id="3013" w:author="zhouyou" w:date="2025-04-18T16:48:00Z">
              <w:rPr>
                <w:rFonts w:ascii="仿宋" w:hAnsi="仿宋"/>
                <w:color w:val="000000" w:themeColor="text1"/>
              </w:rPr>
            </w:rPrChange>
          </w:rPr>
          <w:fldChar w:fldCharType="separate"/>
        </w:r>
        <w:r w:rsidR="00DE3371" w:rsidRPr="00193049" w:rsidDel="00885D23">
          <w:rPr>
            <w:noProof/>
            <w:color w:val="000000" w:themeColor="text1"/>
            <w:rPrChange w:id="3014" w:author="zhouyou" w:date="2025-04-18T16:48:00Z">
              <w:rPr>
                <w:rFonts w:ascii="仿宋" w:hAnsi="仿宋"/>
                <w:noProof/>
                <w:color w:val="000000" w:themeColor="text1"/>
              </w:rPr>
            </w:rPrChange>
          </w:rPr>
          <w:delText>18</w:delText>
        </w:r>
        <w:r w:rsidRPr="00193049" w:rsidDel="00885D23">
          <w:rPr>
            <w:color w:val="000000" w:themeColor="text1"/>
            <w:rPrChange w:id="3015" w:author="zhouyou" w:date="2025-04-18T16:48:00Z">
              <w:rPr>
                <w:rFonts w:ascii="仿宋" w:hAnsi="仿宋"/>
                <w:color w:val="000000" w:themeColor="text1"/>
              </w:rPr>
            </w:rPrChange>
          </w:rPr>
          <w:fldChar w:fldCharType="end"/>
        </w:r>
        <w:bookmarkEnd w:id="3005"/>
        <w:r w:rsidRPr="00193049" w:rsidDel="00885D23">
          <w:rPr>
            <w:color w:val="000000" w:themeColor="text1"/>
            <w:rPrChange w:id="3016" w:author="zhouyou" w:date="2025-04-18T16:48:00Z">
              <w:rPr>
                <w:rFonts w:ascii="仿宋" w:hAnsi="仿宋"/>
                <w:color w:val="000000" w:themeColor="text1"/>
              </w:rPr>
            </w:rPrChange>
          </w:rPr>
          <w:delText xml:space="preserve"> </w:delText>
        </w:r>
        <w:r w:rsidR="00514D57" w:rsidRPr="00193049" w:rsidDel="00885D23">
          <w:rPr>
            <w:rFonts w:hint="eastAsia"/>
            <w:color w:val="000000" w:themeColor="text1"/>
            <w:rPrChange w:id="3017" w:author="zhouyou" w:date="2025-04-18T16:48:00Z">
              <w:rPr>
                <w:rFonts w:ascii="仿宋" w:hAnsi="仿宋" w:hint="eastAsia"/>
                <w:color w:val="000000" w:themeColor="text1"/>
              </w:rPr>
            </w:rPrChange>
          </w:rPr>
          <w:delText>百</w:delText>
        </w:r>
        <w:r w:rsidRPr="00193049" w:rsidDel="00885D23">
          <w:rPr>
            <w:color w:val="000000" w:themeColor="text1"/>
            <w:rPrChange w:id="3018" w:author="zhouyou" w:date="2025-04-18T16:48:00Z">
              <w:rPr>
                <w:rFonts w:ascii="仿宋" w:hAnsi="仿宋"/>
                <w:color w:val="000000" w:themeColor="text1"/>
              </w:rPr>
            </w:rPrChange>
          </w:rPr>
          <w:delText>亿文件元数据秒级检索</w:delText>
        </w:r>
        <w:r w:rsidRPr="00193049" w:rsidDel="00885D23">
          <w:rPr>
            <w:rFonts w:hint="eastAsia"/>
            <w:color w:val="000000" w:themeColor="text1"/>
            <w:rPrChange w:id="3019" w:author="zhouyou" w:date="2025-04-18T16:48:00Z">
              <w:rPr>
                <w:rFonts w:ascii="仿宋" w:hAnsi="仿宋" w:hint="eastAsia"/>
                <w:color w:val="000000" w:themeColor="text1"/>
              </w:rPr>
            </w:rPrChange>
          </w:rPr>
          <w:delText>初步测试图</w:delText>
        </w:r>
      </w:del>
    </w:p>
    <w:p w14:paraId="7FB5DBE9" w14:textId="3C675513" w:rsidR="00677DB3" w:rsidRPr="00193049" w:rsidDel="00885D23" w:rsidRDefault="003101FD">
      <w:pPr>
        <w:ind w:firstLine="560"/>
        <w:jc w:val="both"/>
        <w:rPr>
          <w:del w:id="3020" w:author="久越 鄢" w:date="2025-04-18T17:14:00Z"/>
          <w:rFonts w:cs="Times New Roman"/>
          <w:color w:val="FF0000"/>
          <w:rPrChange w:id="3021" w:author="zhouyou" w:date="2025-04-18T16:48:00Z">
            <w:rPr>
              <w:del w:id="3022" w:author="久越 鄢" w:date="2025-04-18T17:14:00Z"/>
              <w:rFonts w:ascii="仿宋" w:hAnsi="仿宋"/>
              <w:color w:val="FF0000"/>
            </w:rPr>
          </w:rPrChange>
        </w:rPr>
      </w:pPr>
      <w:del w:id="3023" w:author="久越 鄢" w:date="2025-04-18T17:14:00Z">
        <w:r w:rsidRPr="00193049" w:rsidDel="00885D23">
          <w:rPr>
            <w:rFonts w:cs="Times New Roman" w:hint="eastAsia"/>
            <w:color w:val="000000" w:themeColor="text1"/>
            <w:rPrChange w:id="3024" w:author="zhouyou" w:date="2025-04-18T16:48:00Z">
              <w:rPr>
                <w:rFonts w:ascii="仿宋" w:hAnsi="仿宋" w:hint="eastAsia"/>
                <w:color w:val="000000" w:themeColor="text1"/>
              </w:rPr>
            </w:rPrChange>
          </w:rPr>
          <w:delText>当</w:delText>
        </w:r>
        <w:r w:rsidRPr="00885D23" w:rsidDel="00885D23">
          <w:rPr>
            <w:rFonts w:cs="Times New Roman" w:hint="eastAsia"/>
          </w:rPr>
          <w:delText>文件元数据存储在单台服务器的</w:delText>
        </w:r>
        <w:r w:rsidRPr="00885D23" w:rsidDel="00885D23">
          <w:rPr>
            <w:rFonts w:cs="Times New Roman"/>
          </w:rPr>
          <w:delText>SSD</w:delText>
        </w:r>
        <w:r w:rsidRPr="00885D23" w:rsidDel="00885D23">
          <w:rPr>
            <w:rFonts w:cs="Times New Roman" w:hint="eastAsia"/>
          </w:rPr>
          <w:delText>上，测试规模从</w:delText>
        </w:r>
        <w:r w:rsidRPr="00885D23" w:rsidDel="00885D23">
          <w:rPr>
            <w:rFonts w:cs="Times New Roman"/>
          </w:rPr>
          <w:delText>10</w:delText>
        </w:r>
        <w:r w:rsidRPr="00885D23" w:rsidDel="00885D23">
          <w:rPr>
            <w:rFonts w:cs="Times New Roman" w:hint="eastAsia"/>
          </w:rPr>
          <w:delText>万到</w:delText>
        </w:r>
        <w:r w:rsidRPr="00193049" w:rsidDel="00885D23">
          <w:rPr>
            <w:rFonts w:cs="Times New Roman"/>
            <w:rPrChange w:id="3025" w:author="zhouyou" w:date="2025-04-18T16:48:00Z">
              <w:rPr/>
            </w:rPrChange>
          </w:rPr>
          <w:delText>100</w:delText>
        </w:r>
        <w:r w:rsidRPr="00193049" w:rsidDel="00885D23">
          <w:rPr>
            <w:rFonts w:cs="Times New Roman" w:hint="eastAsia"/>
            <w:rPrChange w:id="3026" w:author="zhouyou" w:date="2025-04-18T16:48:00Z">
              <w:rPr>
                <w:rFonts w:hint="eastAsia"/>
              </w:rPr>
            </w:rPrChange>
          </w:rPr>
          <w:delText>亿，结果如图</w:delText>
        </w:r>
        <w:r w:rsidR="00514D57" w:rsidRPr="00193049" w:rsidDel="00885D23">
          <w:rPr>
            <w:rFonts w:cs="Times New Roman"/>
            <w:rPrChange w:id="3027" w:author="zhouyou" w:date="2025-04-18T16:48:00Z">
              <w:rPr/>
            </w:rPrChange>
          </w:rPr>
          <w:delText>3.18</w:delText>
        </w:r>
        <w:r w:rsidRPr="00193049" w:rsidDel="00885D23">
          <w:rPr>
            <w:rFonts w:cs="Times New Roman" w:hint="eastAsia"/>
            <w:rPrChange w:id="3028" w:author="zhouyou" w:date="2025-04-18T16:48:00Z">
              <w:rPr>
                <w:rFonts w:hint="eastAsia"/>
              </w:rPr>
            </w:rPrChange>
          </w:rPr>
          <w:delText>所示。单次文件元数据读取稳定在</w:delText>
        </w:r>
        <w:r w:rsidRPr="00193049" w:rsidDel="00885D23">
          <w:rPr>
            <w:rFonts w:cs="Times New Roman"/>
            <w:rPrChange w:id="3029" w:author="zhouyou" w:date="2025-04-18T16:48:00Z">
              <w:rPr/>
            </w:rPrChange>
          </w:rPr>
          <w:delText>60</w:delText>
        </w:r>
        <w:r w:rsidRPr="00193049" w:rsidDel="00885D23">
          <w:rPr>
            <w:rFonts w:cs="Times New Roman" w:hint="eastAsia"/>
            <w:rPrChange w:id="3030" w:author="zhouyou" w:date="2025-04-18T16:48:00Z">
              <w:rPr>
                <w:rFonts w:hint="eastAsia"/>
              </w:rPr>
            </w:rPrChange>
          </w:rPr>
          <w:delText>微秒以内（</w:delText>
        </w:r>
        <w:r w:rsidRPr="00193049" w:rsidDel="00885D23">
          <w:rPr>
            <w:rFonts w:cs="Times New Roman"/>
            <w:rPrChange w:id="3031" w:author="zhouyou" w:date="2025-04-18T16:48:00Z">
              <w:rPr/>
            </w:rPrChange>
          </w:rPr>
          <w:delText>1</w:delText>
        </w:r>
        <w:r w:rsidRPr="00193049" w:rsidDel="00885D23">
          <w:rPr>
            <w:rFonts w:cs="Times New Roman" w:hint="eastAsia"/>
            <w:rPrChange w:id="3032" w:author="zhouyou" w:date="2025-04-18T16:48:00Z">
              <w:rPr>
                <w:rFonts w:hint="eastAsia"/>
              </w:rPr>
            </w:rPrChange>
          </w:rPr>
          <w:delText>次</w:delText>
        </w:r>
        <w:r w:rsidRPr="00193049" w:rsidDel="00885D23">
          <w:rPr>
            <w:rFonts w:cs="Times New Roman"/>
            <w:rPrChange w:id="3033" w:author="zhouyou" w:date="2025-04-18T16:48:00Z">
              <w:rPr/>
            </w:rPrChange>
          </w:rPr>
          <w:delText>SSD</w:delText>
        </w:r>
        <w:r w:rsidRPr="00193049" w:rsidDel="00885D23">
          <w:rPr>
            <w:rFonts w:cs="Times New Roman" w:hint="eastAsia"/>
            <w:rPrChange w:id="3034" w:author="zhouyou" w:date="2025-04-18T16:48:00Z">
              <w:rPr>
                <w:rFonts w:hint="eastAsia"/>
              </w:rPr>
            </w:rPrChange>
          </w:rPr>
          <w:delText>的</w:delText>
        </w:r>
        <w:r w:rsidRPr="00193049" w:rsidDel="00885D23">
          <w:rPr>
            <w:rFonts w:cs="Times New Roman"/>
            <w:rPrChange w:id="3035" w:author="zhouyou" w:date="2025-04-18T16:48:00Z">
              <w:rPr/>
            </w:rPrChange>
          </w:rPr>
          <w:delText>IO</w:delText>
        </w:r>
        <w:r w:rsidRPr="00193049" w:rsidDel="00885D23">
          <w:rPr>
            <w:rFonts w:cs="Times New Roman" w:hint="eastAsia"/>
            <w:rPrChange w:id="3036" w:author="zhouyou" w:date="2025-04-18T16:48:00Z">
              <w:rPr>
                <w:rFonts w:hint="eastAsia"/>
              </w:rPr>
            </w:rPrChange>
          </w:rPr>
          <w:delText>延迟），</w:delText>
        </w:r>
        <w:r w:rsidRPr="00193049" w:rsidDel="00885D23">
          <w:rPr>
            <w:rFonts w:cs="Times New Roman"/>
            <w:rPrChange w:id="3037" w:author="zhouyou" w:date="2025-04-18T16:48:00Z">
              <w:rPr/>
            </w:rPrChange>
          </w:rPr>
          <w:delText>100</w:delText>
        </w:r>
        <w:r w:rsidRPr="00193049" w:rsidDel="00885D23">
          <w:rPr>
            <w:rFonts w:cs="Times New Roman" w:hint="eastAsia"/>
            <w:rPrChange w:id="3038" w:author="zhouyou" w:date="2025-04-18T16:48:00Z">
              <w:rPr>
                <w:rFonts w:hint="eastAsia"/>
              </w:rPr>
            </w:rPrChange>
          </w:rPr>
          <w:delText>亿规模下内存占用仅为</w:delText>
        </w:r>
        <w:r w:rsidRPr="00193049" w:rsidDel="00885D23">
          <w:rPr>
            <w:rFonts w:cs="Times New Roman"/>
            <w:rPrChange w:id="3039" w:author="zhouyou" w:date="2025-04-18T16:48:00Z">
              <w:rPr/>
            </w:rPrChange>
          </w:rPr>
          <w:delText>2020.38MB</w:delText>
        </w:r>
        <w:r w:rsidRPr="00193049" w:rsidDel="00885D23">
          <w:rPr>
            <w:rFonts w:cs="Times New Roman" w:hint="eastAsia"/>
            <w:rPrChange w:id="3040" w:author="zhouyou" w:date="2025-04-18T16:48:00Z">
              <w:rPr>
                <w:rFonts w:hint="eastAsia"/>
              </w:rPr>
            </w:rPrChange>
          </w:rPr>
          <w:delText>。</w:delText>
        </w:r>
      </w:del>
    </w:p>
    <w:p w14:paraId="7EC263F7" w14:textId="77777777" w:rsidR="00677DB3" w:rsidRPr="00193049" w:rsidRDefault="003101FD">
      <w:pPr>
        <w:ind w:firstLine="562"/>
        <w:jc w:val="both"/>
        <w:outlineLvl w:val="3"/>
        <w:rPr>
          <w:rFonts w:cs="Times New Roman"/>
          <w:b/>
          <w:bCs/>
          <w:color w:val="000000" w:themeColor="text1"/>
          <w:rPrChange w:id="3041" w:author="zhouyou" w:date="2025-04-18T16:48:00Z">
            <w:rPr>
              <w:rFonts w:ascii="仿宋" w:hAnsi="仿宋"/>
              <w:b/>
              <w:bCs/>
              <w:color w:val="000000" w:themeColor="text1"/>
            </w:rPr>
          </w:rPrChange>
        </w:rPr>
        <w:pPrChange w:id="3042" w:author="zhouyou" w:date="2025-04-18T16:45:00Z">
          <w:pPr>
            <w:ind w:firstLine="562"/>
            <w:outlineLvl w:val="3"/>
          </w:pPr>
        </w:pPrChange>
      </w:pPr>
      <w:r w:rsidRPr="00193049">
        <w:rPr>
          <w:rFonts w:cs="Times New Roman" w:hint="eastAsia"/>
          <w:b/>
          <w:bCs/>
          <w:color w:val="000000" w:themeColor="text1"/>
          <w:rPrChange w:id="3043" w:author="zhouyou" w:date="2025-04-18T16:48:00Z">
            <w:rPr>
              <w:rFonts w:ascii="仿宋" w:hAnsi="仿宋" w:hint="eastAsia"/>
              <w:b/>
              <w:bCs/>
              <w:color w:val="000000" w:themeColor="text1"/>
            </w:rPr>
          </w:rPrChange>
        </w:rPr>
        <w:t>（</w:t>
      </w:r>
      <w:r w:rsidRPr="00193049">
        <w:rPr>
          <w:rFonts w:cs="Times New Roman"/>
          <w:b/>
          <w:bCs/>
          <w:color w:val="000000" w:themeColor="text1"/>
          <w:rPrChange w:id="3044" w:author="zhouyou" w:date="2025-04-18T16:48:00Z">
            <w:rPr>
              <w:rFonts w:ascii="仿宋" w:hAnsi="仿宋"/>
              <w:b/>
              <w:bCs/>
              <w:color w:val="000000" w:themeColor="text1"/>
            </w:rPr>
          </w:rPrChange>
        </w:rPr>
        <w:t>4</w:t>
      </w:r>
      <w:r w:rsidRPr="00193049">
        <w:rPr>
          <w:rFonts w:cs="Times New Roman" w:hint="eastAsia"/>
          <w:b/>
          <w:bCs/>
          <w:color w:val="000000" w:themeColor="text1"/>
          <w:rPrChange w:id="3045" w:author="zhouyou" w:date="2025-04-18T16:48:00Z">
            <w:rPr>
              <w:rFonts w:ascii="仿宋" w:hAnsi="仿宋" w:hint="eastAsia"/>
              <w:b/>
              <w:bCs/>
              <w:color w:val="000000" w:themeColor="text1"/>
            </w:rPr>
          </w:rPrChange>
        </w:rPr>
        <w:t>）</w:t>
      </w:r>
      <w:bookmarkStart w:id="3046" w:name="OLE_LINK1"/>
      <w:r w:rsidRPr="00193049">
        <w:rPr>
          <w:rFonts w:cs="Times New Roman"/>
          <w:b/>
          <w:bCs/>
          <w:color w:val="000000" w:themeColor="text1"/>
          <w:rPrChange w:id="3047" w:author="zhouyou" w:date="2025-04-18T16:48:00Z">
            <w:rPr>
              <w:rFonts w:ascii="仿宋" w:hAnsi="仿宋"/>
              <w:b/>
              <w:bCs/>
              <w:color w:val="000000" w:themeColor="text1"/>
            </w:rPr>
          </w:rPrChange>
        </w:rPr>
        <w:t>ZB</w:t>
      </w:r>
      <w:proofErr w:type="gramStart"/>
      <w:r w:rsidRPr="00193049">
        <w:rPr>
          <w:rFonts w:cs="Times New Roman" w:hint="eastAsia"/>
          <w:b/>
          <w:bCs/>
          <w:color w:val="000000" w:themeColor="text1"/>
          <w:rPrChange w:id="3048" w:author="zhouyou" w:date="2025-04-18T16:48:00Z">
            <w:rPr>
              <w:rFonts w:ascii="仿宋" w:hAnsi="仿宋" w:hint="eastAsia"/>
              <w:b/>
              <w:bCs/>
              <w:color w:val="000000" w:themeColor="text1"/>
            </w:rPr>
          </w:rPrChange>
        </w:rPr>
        <w:t>级冷数据</w:t>
      </w:r>
      <w:proofErr w:type="gramEnd"/>
      <w:r w:rsidRPr="00193049">
        <w:rPr>
          <w:rFonts w:cs="Times New Roman" w:hint="eastAsia"/>
          <w:b/>
          <w:bCs/>
          <w:color w:val="000000" w:themeColor="text1"/>
          <w:rPrChange w:id="3049" w:author="zhouyou" w:date="2025-04-18T16:48:00Z">
            <w:rPr>
              <w:rFonts w:ascii="仿宋" w:hAnsi="仿宋" w:hint="eastAsia"/>
              <w:b/>
              <w:bCs/>
              <w:color w:val="000000" w:themeColor="text1"/>
            </w:rPr>
          </w:rPrChange>
        </w:rPr>
        <w:t>存储系统存取接口和应用模式</w:t>
      </w:r>
      <w:bookmarkEnd w:id="3046"/>
    </w:p>
    <w:p w14:paraId="0281F159" w14:textId="516BBF47" w:rsidR="00677DB3" w:rsidRPr="00193049" w:rsidRDefault="003101FD">
      <w:pPr>
        <w:ind w:firstLine="560"/>
        <w:jc w:val="both"/>
        <w:rPr>
          <w:rFonts w:cs="Times New Roman"/>
          <w:rPrChange w:id="3050" w:author="zhouyou" w:date="2025-04-18T16:48:00Z">
            <w:rPr/>
          </w:rPrChange>
        </w:rPr>
        <w:pPrChange w:id="3051" w:author="zhouyou" w:date="2025-04-18T16:45:00Z">
          <w:pPr>
            <w:ind w:firstLine="560"/>
          </w:pPr>
        </w:pPrChange>
      </w:pPr>
      <w:r w:rsidRPr="00885D23">
        <w:rPr>
          <w:rFonts w:cs="Times New Roman" w:hint="eastAsia"/>
        </w:rPr>
        <w:t>任务总体技术路线如</w:t>
      </w:r>
      <w:r w:rsidRPr="00885D23">
        <w:rPr>
          <w:rFonts w:cs="Times New Roman"/>
        </w:rPr>
        <w:fldChar w:fldCharType="begin"/>
      </w:r>
      <w:r w:rsidRPr="00193049">
        <w:rPr>
          <w:rFonts w:cs="Times New Roman"/>
          <w:rPrChange w:id="3052" w:author="zhouyou" w:date="2025-04-18T16:48:00Z">
            <w:rPr/>
          </w:rPrChange>
        </w:rPr>
        <w:instrText xml:space="preserve"> REF _Ref194149863 \h  \* MERGEFORMAT </w:instrText>
      </w:r>
      <w:r w:rsidRPr="00193049">
        <w:rPr>
          <w:rFonts w:cs="Times New Roman"/>
          <w:rPrChange w:id="3053" w:author="zhouyou" w:date="2025-04-18T16:48:00Z">
            <w:rPr>
              <w:rFonts w:cs="Times New Roman"/>
            </w:rPr>
          </w:rPrChange>
        </w:rPr>
      </w:r>
      <w:r w:rsidRPr="00193049">
        <w:rPr>
          <w:rFonts w:cs="Times New Roman"/>
          <w:rPrChange w:id="3054" w:author="zhouyou" w:date="2025-04-18T16:48:00Z">
            <w:rPr/>
          </w:rPrChange>
        </w:rPr>
        <w:fldChar w:fldCharType="separate"/>
      </w:r>
      <w:r w:rsidR="00457161" w:rsidRPr="00885D23">
        <w:rPr>
          <w:rFonts w:cs="Times New Roman" w:hint="eastAsia"/>
        </w:rPr>
        <w:t>图</w:t>
      </w:r>
      <w:r w:rsidR="00457161" w:rsidRPr="00885D23">
        <w:rPr>
          <w:rFonts w:cs="Times New Roman"/>
        </w:rPr>
        <w:t>3.19</w:t>
      </w:r>
      <w:r w:rsidRPr="00885D23">
        <w:rPr>
          <w:rFonts w:cs="Times New Roman"/>
        </w:rPr>
        <w:fldChar w:fldCharType="end"/>
      </w:r>
      <w:r w:rsidRPr="00885D23">
        <w:rPr>
          <w:rFonts w:cs="Times New Roman" w:hint="eastAsia"/>
        </w:rPr>
        <w:t>所示，</w:t>
      </w:r>
      <w:proofErr w:type="gramStart"/>
      <w:r w:rsidRPr="00885D23">
        <w:rPr>
          <w:rFonts w:cs="Times New Roman" w:hint="eastAsia"/>
        </w:rPr>
        <w:t>基于超算中心</w:t>
      </w:r>
      <w:proofErr w:type="gramEnd"/>
      <w:r w:rsidRPr="00885D23">
        <w:rPr>
          <w:rFonts w:cs="Times New Roman" w:hint="eastAsia"/>
        </w:rPr>
        <w:t>遥感、医疗等领域数据存储应用场景，进行数据结构特征分析与建模，包括数据存储方式、文件大小分布、目录层级深度、访问时延要求等特征，建立基于命名空间拓扑结构的多维</w:t>
      </w:r>
      <w:proofErr w:type="gramStart"/>
      <w:r w:rsidRPr="00885D23">
        <w:rPr>
          <w:rFonts w:cs="Times New Roman" w:hint="eastAsia"/>
        </w:rPr>
        <w:t>度数据</w:t>
      </w:r>
      <w:proofErr w:type="gramEnd"/>
      <w:r w:rsidRPr="00885D23">
        <w:rPr>
          <w:rFonts w:cs="Times New Roman" w:hint="eastAsia"/>
        </w:rPr>
        <w:t>特征描述模型，并通过历史数据分析提取用户对数据访问频次、访问方式、访问时间序列等行为，明确数据用户应用模式，指导</w:t>
      </w:r>
      <w:r w:rsidRPr="00193049">
        <w:rPr>
          <w:rFonts w:cs="Times New Roman"/>
          <w:rPrChange w:id="3055" w:author="zhouyou" w:date="2025-04-18T16:48:00Z">
            <w:rPr/>
          </w:rPrChange>
        </w:rPr>
        <w:t>ZB</w:t>
      </w:r>
      <w:r w:rsidRPr="00193049">
        <w:rPr>
          <w:rFonts w:cs="Times New Roman" w:hint="eastAsia"/>
          <w:rPrChange w:id="3056" w:author="zhouyou" w:date="2025-04-18T16:48:00Z">
            <w:rPr>
              <w:rFonts w:hint="eastAsia"/>
            </w:rPr>
          </w:rPrChange>
        </w:rPr>
        <w:t>级海量</w:t>
      </w:r>
      <w:proofErr w:type="gramStart"/>
      <w:r w:rsidRPr="00193049">
        <w:rPr>
          <w:rFonts w:cs="Times New Roman" w:hint="eastAsia"/>
          <w:rPrChange w:id="3057" w:author="zhouyou" w:date="2025-04-18T16:48:00Z">
            <w:rPr>
              <w:rFonts w:hint="eastAsia"/>
            </w:rPr>
          </w:rPrChange>
        </w:rPr>
        <w:t>冷数据</w:t>
      </w:r>
      <w:proofErr w:type="gramEnd"/>
      <w:r w:rsidRPr="00193049">
        <w:rPr>
          <w:rFonts w:cs="Times New Roman" w:hint="eastAsia"/>
          <w:rPrChange w:id="3058" w:author="zhouyou" w:date="2025-04-18T16:48:00Z">
            <w:rPr>
              <w:rFonts w:hint="eastAsia"/>
            </w:rPr>
          </w:rPrChange>
        </w:rPr>
        <w:t>存储系统的存取接口和应用模式设计，包括数据读写、检索、归档、重现等接口以及批量、增量等处理模式。针对</w:t>
      </w:r>
      <w:r w:rsidRPr="00193049">
        <w:rPr>
          <w:rFonts w:cs="Times New Roman"/>
          <w:rPrChange w:id="3059" w:author="zhouyou" w:date="2025-04-18T16:48:00Z">
            <w:rPr/>
          </w:rPrChange>
        </w:rPr>
        <w:t>ZB</w:t>
      </w:r>
      <w:proofErr w:type="gramStart"/>
      <w:r w:rsidRPr="00193049">
        <w:rPr>
          <w:rFonts w:cs="Times New Roman" w:hint="eastAsia"/>
          <w:rPrChange w:id="3060" w:author="zhouyou" w:date="2025-04-18T16:48:00Z">
            <w:rPr>
              <w:rFonts w:hint="eastAsia"/>
            </w:rPr>
          </w:rPrChange>
        </w:rPr>
        <w:t>级冷数据超</w:t>
      </w:r>
      <w:proofErr w:type="gramEnd"/>
      <w:r w:rsidRPr="00193049">
        <w:rPr>
          <w:rFonts w:cs="Times New Roman" w:hint="eastAsia"/>
          <w:rPrChange w:id="3061" w:author="zhouyou" w:date="2025-04-18T16:48:00Z">
            <w:rPr>
              <w:rFonts w:hint="eastAsia"/>
            </w:rPr>
          </w:rPrChange>
        </w:rPr>
        <w:t>长期数据保存及重现需求，研究数据高效压缩和并行加速迁移方法，设计数据归档策略，实现批量数据的高效归档存储；研究文件多级索引加速机制，探索基于</w:t>
      </w:r>
      <w:r w:rsidRPr="00193049">
        <w:rPr>
          <w:rFonts w:cs="Times New Roman"/>
          <w:rPrChange w:id="3062" w:author="zhouyou" w:date="2025-04-18T16:48:00Z">
            <w:rPr/>
          </w:rPrChange>
        </w:rPr>
        <w:t>AI</w:t>
      </w:r>
      <w:r w:rsidRPr="00193049">
        <w:rPr>
          <w:rFonts w:cs="Times New Roman" w:hint="eastAsia"/>
          <w:rPrChange w:id="3063" w:author="zhouyou" w:date="2025-04-18T16:48:00Z">
            <w:rPr>
              <w:rFonts w:hint="eastAsia"/>
            </w:rPr>
          </w:rPrChange>
        </w:rPr>
        <w:t>的数据预读算法，通过历史访问模式训练提高数据读取效率，进而设计数据恢复策略，实现数据快速恢复重现。</w:t>
      </w:r>
    </w:p>
    <w:p w14:paraId="4E148520" w14:textId="77777777" w:rsidR="00677DB3" w:rsidRPr="00193049" w:rsidRDefault="003101FD">
      <w:pPr>
        <w:ind w:firstLineChars="0" w:firstLine="0"/>
        <w:jc w:val="center"/>
        <w:rPr>
          <w:rFonts w:cs="Times New Roman"/>
          <w:color w:val="000000" w:themeColor="text1"/>
          <w:rPrChange w:id="3064" w:author="zhouyou" w:date="2025-04-18T16:48:00Z">
            <w:rPr>
              <w:rFonts w:ascii="仿宋" w:hAnsi="仿宋"/>
              <w:color w:val="000000" w:themeColor="text1"/>
            </w:rPr>
          </w:rPrChange>
        </w:rPr>
        <w:pPrChange w:id="3065" w:author="zhouyou" w:date="2025-04-18T16:54:00Z">
          <w:pPr>
            <w:ind w:firstLineChars="0" w:firstLine="0"/>
          </w:pPr>
        </w:pPrChange>
      </w:pPr>
      <w:r w:rsidRPr="00193049">
        <w:rPr>
          <w:rFonts w:cs="Times New Roman"/>
          <w:noProof/>
          <w:color w:val="000000"/>
          <w:rPrChange w:id="3066" w:author="zhouyou" w:date="2025-04-18T16:48:00Z">
            <w:rPr>
              <w:rFonts w:ascii="仿宋" w:hAnsi="仿宋" w:cs="Times New Roman"/>
              <w:noProof/>
              <w:color w:val="000000"/>
            </w:rPr>
          </w:rPrChange>
        </w:rPr>
        <w:lastRenderedPageBreak/>
        <w:drawing>
          <wp:inline distT="0" distB="0" distL="0" distR="0" wp14:anchorId="21776D21" wp14:editId="7DA251A4">
            <wp:extent cx="5274310" cy="2284095"/>
            <wp:effectExtent l="0" t="0" r="0" b="0"/>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noChangeArrowheads="1"/>
                    </pic:cNvPicPr>
                  </pic:nvPicPr>
                  <pic:blipFill>
                    <a:blip r:embed="rId38"/>
                    <a:srcRect/>
                    <a:stretch>
                      <a:fillRect/>
                    </a:stretch>
                  </pic:blipFill>
                  <pic:spPr>
                    <a:xfrm>
                      <a:off x="0" y="0"/>
                      <a:ext cx="5274310" cy="2284095"/>
                    </a:xfrm>
                    <a:prstGeom prst="rect">
                      <a:avLst/>
                    </a:prstGeom>
                    <a:noFill/>
                    <a:ln>
                      <a:noFill/>
                    </a:ln>
                  </pic:spPr>
                </pic:pic>
              </a:graphicData>
            </a:graphic>
          </wp:inline>
        </w:drawing>
      </w:r>
    </w:p>
    <w:p w14:paraId="0443F366" w14:textId="6745A825" w:rsidR="00677DB3" w:rsidRPr="00193049" w:rsidRDefault="003101FD">
      <w:pPr>
        <w:pStyle w:val="af3"/>
        <w:ind w:firstLine="480"/>
        <w:rPr>
          <w:rFonts w:cs="Times New Roman"/>
          <w:rPrChange w:id="3067" w:author="zhouyou" w:date="2025-04-18T16:48:00Z">
            <w:rPr>
              <w:rFonts w:ascii="仿宋" w:hAnsi="仿宋"/>
            </w:rPr>
          </w:rPrChange>
        </w:rPr>
      </w:pPr>
      <w:bookmarkStart w:id="3068" w:name="_Ref194149863"/>
      <w:r w:rsidRPr="00193049">
        <w:rPr>
          <w:rFonts w:cs="Times New Roman" w:hint="eastAsia"/>
          <w:rPrChange w:id="3069" w:author="zhouyou" w:date="2025-04-18T16:48:00Z">
            <w:rPr>
              <w:rFonts w:ascii="仿宋" w:hAnsi="仿宋" w:hint="eastAsia"/>
            </w:rPr>
          </w:rPrChange>
        </w:rPr>
        <w:t>图</w:t>
      </w:r>
      <w:r w:rsidRPr="00193049">
        <w:rPr>
          <w:rFonts w:cs="Times New Roman"/>
          <w:rPrChange w:id="3070" w:author="zhouyou" w:date="2025-04-18T16:48:00Z">
            <w:rPr>
              <w:rFonts w:ascii="仿宋" w:hAnsi="仿宋"/>
            </w:rPr>
          </w:rPrChange>
        </w:rPr>
        <w:t>3.</w:t>
      </w:r>
      <w:r w:rsidRPr="00193049">
        <w:rPr>
          <w:rFonts w:cs="Times New Roman" w:hint="eastAsia"/>
          <w:rPrChange w:id="3071" w:author="zhouyou" w:date="2025-04-18T16:48:00Z">
            <w:rPr>
              <w:rFonts w:ascii="仿宋" w:hAnsi="仿宋" w:hint="eastAsia"/>
            </w:rPr>
          </w:rPrChange>
        </w:rPr>
        <w:fldChar w:fldCharType="begin"/>
      </w:r>
      <w:r w:rsidRPr="00193049">
        <w:rPr>
          <w:rFonts w:cs="Times New Roman"/>
          <w:rPrChange w:id="3072" w:author="zhouyou" w:date="2025-04-18T16:48:00Z">
            <w:rPr>
              <w:rFonts w:ascii="仿宋" w:hAnsi="仿宋"/>
            </w:rPr>
          </w:rPrChange>
        </w:rPr>
        <w:instrText xml:space="preserve"> SEQ </w:instrText>
      </w:r>
      <w:r w:rsidRPr="00193049">
        <w:rPr>
          <w:rFonts w:cs="Times New Roman" w:hint="eastAsia"/>
          <w:rPrChange w:id="3073" w:author="zhouyou" w:date="2025-04-18T16:48:00Z">
            <w:rPr>
              <w:rFonts w:ascii="仿宋" w:hAnsi="仿宋" w:hint="eastAsia"/>
            </w:rPr>
          </w:rPrChange>
        </w:rPr>
        <w:instrText>图</w:instrText>
      </w:r>
      <w:r w:rsidRPr="00193049">
        <w:rPr>
          <w:rFonts w:cs="Times New Roman"/>
          <w:rPrChange w:id="3074" w:author="zhouyou" w:date="2025-04-18T16:48:00Z">
            <w:rPr>
              <w:rFonts w:ascii="仿宋" w:hAnsi="仿宋"/>
            </w:rPr>
          </w:rPrChange>
        </w:rPr>
        <w:instrText xml:space="preserve">3. \* ARABIC </w:instrText>
      </w:r>
      <w:r w:rsidRPr="00193049">
        <w:rPr>
          <w:rFonts w:cs="Times New Roman" w:hint="eastAsia"/>
          <w:rPrChange w:id="3075" w:author="zhouyou" w:date="2025-04-18T16:48:00Z">
            <w:rPr>
              <w:rFonts w:ascii="仿宋" w:hAnsi="仿宋" w:hint="eastAsia"/>
            </w:rPr>
          </w:rPrChange>
        </w:rPr>
        <w:fldChar w:fldCharType="separate"/>
      </w:r>
      <w:r w:rsidR="00DE3371" w:rsidRPr="00193049">
        <w:rPr>
          <w:rFonts w:cs="Times New Roman"/>
          <w:noProof/>
          <w:rPrChange w:id="3076" w:author="zhouyou" w:date="2025-04-18T16:48:00Z">
            <w:rPr>
              <w:rFonts w:ascii="仿宋" w:hAnsi="仿宋"/>
              <w:noProof/>
            </w:rPr>
          </w:rPrChange>
        </w:rPr>
        <w:t>19</w:t>
      </w:r>
      <w:r w:rsidRPr="00193049">
        <w:rPr>
          <w:rFonts w:cs="Times New Roman" w:hint="eastAsia"/>
          <w:rPrChange w:id="3077" w:author="zhouyou" w:date="2025-04-18T16:48:00Z">
            <w:rPr>
              <w:rFonts w:ascii="仿宋" w:hAnsi="仿宋" w:hint="eastAsia"/>
            </w:rPr>
          </w:rPrChange>
        </w:rPr>
        <w:fldChar w:fldCharType="end"/>
      </w:r>
      <w:bookmarkEnd w:id="3068"/>
      <w:r w:rsidRPr="00193049">
        <w:rPr>
          <w:rFonts w:cs="Times New Roman"/>
          <w:rPrChange w:id="3078" w:author="zhouyou" w:date="2025-04-18T16:48:00Z">
            <w:rPr>
              <w:rFonts w:ascii="仿宋" w:hAnsi="仿宋"/>
            </w:rPr>
          </w:rPrChange>
        </w:rPr>
        <w:t xml:space="preserve"> ZB</w:t>
      </w:r>
      <w:proofErr w:type="gramStart"/>
      <w:r w:rsidRPr="00193049">
        <w:rPr>
          <w:rFonts w:cs="Times New Roman" w:hint="eastAsia"/>
          <w:rPrChange w:id="3079" w:author="zhouyou" w:date="2025-04-18T16:48:00Z">
            <w:rPr>
              <w:rFonts w:ascii="仿宋" w:hAnsi="仿宋" w:hint="eastAsia"/>
            </w:rPr>
          </w:rPrChange>
        </w:rPr>
        <w:t>级冷数据</w:t>
      </w:r>
      <w:proofErr w:type="gramEnd"/>
      <w:r w:rsidRPr="00193049">
        <w:rPr>
          <w:rFonts w:cs="Times New Roman" w:hint="eastAsia"/>
          <w:rPrChange w:id="3080" w:author="zhouyou" w:date="2025-04-18T16:48:00Z">
            <w:rPr>
              <w:rFonts w:ascii="仿宋" w:hAnsi="仿宋" w:hint="eastAsia"/>
            </w:rPr>
          </w:rPrChange>
        </w:rPr>
        <w:t>存储系统存取接口和应用模式研究路线</w:t>
      </w:r>
    </w:p>
    <w:p w14:paraId="3DDD4135" w14:textId="18B954F4" w:rsidR="00677DB3" w:rsidRPr="00193049" w:rsidRDefault="00CC49B7">
      <w:pPr>
        <w:ind w:firstLine="562"/>
        <w:jc w:val="both"/>
        <w:rPr>
          <w:rFonts w:cs="Times New Roman"/>
          <w:b/>
          <w:bCs/>
          <w:color w:val="000000" w:themeColor="text1"/>
          <w:rPrChange w:id="3081" w:author="zhouyou" w:date="2025-04-18T16:48:00Z">
            <w:rPr>
              <w:rFonts w:ascii="仿宋" w:hAnsi="仿宋"/>
              <w:b/>
              <w:bCs/>
              <w:color w:val="000000" w:themeColor="text1"/>
            </w:rPr>
          </w:rPrChange>
        </w:rPr>
      </w:pPr>
      <w:r w:rsidRPr="00193049">
        <w:rPr>
          <w:rFonts w:cs="Times New Roman" w:hint="eastAsia"/>
          <w:b/>
          <w:bCs/>
          <w:color w:val="000000" w:themeColor="text1"/>
          <w:rPrChange w:id="3082" w:author="zhouyou" w:date="2025-04-18T16:48:00Z">
            <w:rPr>
              <w:rFonts w:ascii="仿宋" w:hAnsi="仿宋" w:hint="eastAsia"/>
              <w:b/>
              <w:bCs/>
              <w:color w:val="000000" w:themeColor="text1"/>
            </w:rPr>
          </w:rPrChange>
        </w:rPr>
        <w:t>（</w:t>
      </w:r>
      <w:r w:rsidRPr="00193049">
        <w:rPr>
          <w:rFonts w:cs="Times New Roman"/>
          <w:b/>
          <w:bCs/>
          <w:color w:val="000000" w:themeColor="text1"/>
          <w:rPrChange w:id="3083" w:author="zhouyou" w:date="2025-04-18T16:48:00Z">
            <w:rPr>
              <w:rFonts w:ascii="仿宋" w:hAnsi="仿宋"/>
              <w:b/>
              <w:bCs/>
              <w:color w:val="000000" w:themeColor="text1"/>
            </w:rPr>
          </w:rPrChange>
        </w:rPr>
        <w:t>a</w:t>
      </w:r>
      <w:r w:rsidR="00EB5F6E" w:rsidRPr="00193049">
        <w:rPr>
          <w:rFonts w:cs="Times New Roman" w:hint="eastAsia"/>
          <w:b/>
          <w:bCs/>
          <w:color w:val="000000" w:themeColor="text1"/>
          <w:rPrChange w:id="3084" w:author="zhouyou" w:date="2025-04-18T16:48:00Z">
            <w:rPr>
              <w:rFonts w:ascii="仿宋" w:hAnsi="仿宋" w:hint="eastAsia"/>
              <w:b/>
              <w:bCs/>
              <w:color w:val="000000" w:themeColor="text1"/>
            </w:rPr>
          </w:rPrChange>
        </w:rPr>
        <w:t>）</w:t>
      </w:r>
      <w:r w:rsidR="003101FD" w:rsidRPr="00193049">
        <w:rPr>
          <w:rFonts w:cs="Times New Roman" w:hint="eastAsia"/>
          <w:b/>
          <w:bCs/>
          <w:color w:val="000000" w:themeColor="text1"/>
          <w:rPrChange w:id="3085" w:author="zhouyou" w:date="2025-04-18T16:48:00Z">
            <w:rPr>
              <w:rFonts w:ascii="仿宋" w:hAnsi="仿宋" w:hint="eastAsia"/>
              <w:b/>
              <w:bCs/>
              <w:color w:val="000000" w:themeColor="text1"/>
            </w:rPr>
          </w:rPrChange>
        </w:rPr>
        <w:t>典型应用数据结构特征和应用模式分析</w:t>
      </w:r>
    </w:p>
    <w:p w14:paraId="6C1B6E16" w14:textId="20665D13" w:rsidR="00677DB3" w:rsidRPr="00193049" w:rsidRDefault="003101FD">
      <w:pPr>
        <w:ind w:firstLine="560"/>
        <w:jc w:val="both"/>
        <w:rPr>
          <w:rFonts w:cs="Times New Roman"/>
          <w:rPrChange w:id="3086" w:author="zhouyou" w:date="2025-04-18T16:48:00Z">
            <w:rPr/>
          </w:rPrChange>
        </w:rPr>
        <w:pPrChange w:id="3087" w:author="zhouyou" w:date="2025-04-18T16:45:00Z">
          <w:pPr>
            <w:ind w:firstLine="560"/>
          </w:pPr>
        </w:pPrChange>
      </w:pPr>
      <w:proofErr w:type="gramStart"/>
      <w:r w:rsidRPr="00885D23">
        <w:rPr>
          <w:rFonts w:cs="Times New Roman" w:hint="eastAsia"/>
        </w:rPr>
        <w:t>济南超算</w:t>
      </w:r>
      <w:proofErr w:type="gramEnd"/>
      <w:r w:rsidRPr="00885D23">
        <w:rPr>
          <w:rFonts w:cs="Times New Roman" w:hint="eastAsia"/>
        </w:rPr>
        <w:t>存储遥感卫星</w:t>
      </w:r>
      <w:proofErr w:type="gramStart"/>
      <w:r w:rsidRPr="00885D23">
        <w:rPr>
          <w:rFonts w:cs="Times New Roman" w:hint="eastAsia"/>
        </w:rPr>
        <w:t>数据超</w:t>
      </w:r>
      <w:proofErr w:type="gramEnd"/>
      <w:r w:rsidRPr="00885D23">
        <w:rPr>
          <w:rFonts w:cs="Times New Roman"/>
        </w:rPr>
        <w:t>10PB</w:t>
      </w:r>
      <w:r w:rsidRPr="00885D23">
        <w:rPr>
          <w:rFonts w:cs="Times New Roman" w:hint="eastAsia"/>
        </w:rPr>
        <w:t>，涵盖</w:t>
      </w:r>
      <w:r w:rsidRPr="00885D23">
        <w:rPr>
          <w:rFonts w:cs="Times New Roman"/>
        </w:rPr>
        <w:t>9</w:t>
      </w:r>
      <w:r w:rsidRPr="00885D23">
        <w:rPr>
          <w:rFonts w:cs="Times New Roman" w:hint="eastAsia"/>
        </w:rPr>
        <w:t>颗卫星的数据，而且每天都会存储大量新的原始数据。遥感卫星数据中使用最频繁具有强时空关联性的</w:t>
      </w:r>
      <w:proofErr w:type="gramStart"/>
      <w:r w:rsidRPr="00885D23">
        <w:rPr>
          <w:rFonts w:cs="Times New Roman" w:hint="eastAsia"/>
        </w:rPr>
        <w:t>热数据</w:t>
      </w:r>
      <w:proofErr w:type="gramEnd"/>
      <w:r w:rsidRPr="00885D23">
        <w:rPr>
          <w:rFonts w:cs="Times New Roman" w:hint="eastAsia"/>
        </w:rPr>
        <w:t>仅占数据总量的</w:t>
      </w:r>
      <w:r w:rsidRPr="00193049">
        <w:rPr>
          <w:rFonts w:cs="Times New Roman"/>
          <w:rPrChange w:id="3088" w:author="zhouyou" w:date="2025-04-18T16:48:00Z">
            <w:rPr/>
          </w:rPrChange>
        </w:rPr>
        <w:t>20%</w:t>
      </w:r>
      <w:r w:rsidRPr="00193049">
        <w:rPr>
          <w:rFonts w:cs="Times New Roman" w:hint="eastAsia"/>
          <w:rPrChange w:id="3089" w:author="zhouyou" w:date="2025-04-18T16:48:00Z">
            <w:rPr>
              <w:rFonts w:hint="eastAsia"/>
            </w:rPr>
          </w:rPrChange>
        </w:rPr>
        <w:t>，而其余大部分都是很少使用但需要长期保存的数据。</w:t>
      </w:r>
      <w:proofErr w:type="gramStart"/>
      <w:r w:rsidRPr="00193049">
        <w:rPr>
          <w:rFonts w:cs="Times New Roman" w:hint="eastAsia"/>
          <w:rPrChange w:id="3090" w:author="zhouyou" w:date="2025-04-18T16:48:00Z">
            <w:rPr>
              <w:rFonts w:hint="eastAsia"/>
            </w:rPr>
          </w:rPrChange>
        </w:rPr>
        <w:t>济南超算提供</w:t>
      </w:r>
      <w:proofErr w:type="gramEnd"/>
      <w:r w:rsidRPr="00193049">
        <w:rPr>
          <w:rFonts w:cs="Times New Roman" w:hint="eastAsia"/>
          <w:rPrChange w:id="3091" w:author="zhouyou" w:date="2025-04-18T16:48:00Z">
            <w:rPr>
              <w:rFonts w:hint="eastAsia"/>
            </w:rPr>
          </w:rPrChange>
        </w:rPr>
        <w:t>高速互联专线网络、对象</w:t>
      </w:r>
      <w:r w:rsidRPr="00193049">
        <w:rPr>
          <w:rFonts w:cs="Times New Roman"/>
          <w:rPrChange w:id="3092" w:author="zhouyou" w:date="2025-04-18T16:48:00Z">
            <w:rPr/>
          </w:rPrChange>
        </w:rPr>
        <w:t>/</w:t>
      </w:r>
      <w:r w:rsidRPr="00193049">
        <w:rPr>
          <w:rFonts w:cs="Times New Roman" w:hint="eastAsia"/>
          <w:rPrChange w:id="3093" w:author="zhouyou" w:date="2025-04-18T16:48:00Z">
            <w:rPr>
              <w:rFonts w:hint="eastAsia"/>
            </w:rPr>
          </w:rPrChange>
        </w:rPr>
        <w:t>文件存储、云计算、高性能计算</w:t>
      </w:r>
      <w:proofErr w:type="gramStart"/>
      <w:r w:rsidRPr="00193049">
        <w:rPr>
          <w:rFonts w:cs="Times New Roman" w:hint="eastAsia"/>
          <w:rPrChange w:id="3094" w:author="zhouyou" w:date="2025-04-18T16:48:00Z">
            <w:rPr>
              <w:rFonts w:hint="eastAsia"/>
            </w:rPr>
          </w:rPrChange>
        </w:rPr>
        <w:t>算</w:t>
      </w:r>
      <w:proofErr w:type="gramEnd"/>
      <w:r w:rsidRPr="00193049">
        <w:rPr>
          <w:rFonts w:cs="Times New Roman" w:hint="eastAsia"/>
          <w:rPrChange w:id="3095" w:author="zhouyou" w:date="2025-04-18T16:48:00Z">
            <w:rPr>
              <w:rFonts w:hint="eastAsia"/>
            </w:rPr>
          </w:rPrChange>
        </w:rPr>
        <w:t>力支持遥感数据的汇交、生产、分析和应用，提供给用户使用，过程如</w:t>
      </w:r>
      <w:r w:rsidRPr="00885D23">
        <w:rPr>
          <w:rFonts w:cs="Times New Roman"/>
        </w:rPr>
        <w:fldChar w:fldCharType="begin"/>
      </w:r>
      <w:r w:rsidRPr="00193049">
        <w:rPr>
          <w:rFonts w:cs="Times New Roman"/>
          <w:rPrChange w:id="3096" w:author="zhouyou" w:date="2025-04-18T16:48:00Z">
            <w:rPr/>
          </w:rPrChange>
        </w:rPr>
        <w:instrText xml:space="preserve"> REF _Ref194150436 \h  \* MERGEFORMAT </w:instrText>
      </w:r>
      <w:r w:rsidRPr="00193049">
        <w:rPr>
          <w:rFonts w:cs="Times New Roman"/>
          <w:rPrChange w:id="3097" w:author="zhouyou" w:date="2025-04-18T16:48:00Z">
            <w:rPr>
              <w:rFonts w:cs="Times New Roman"/>
            </w:rPr>
          </w:rPrChange>
        </w:rPr>
      </w:r>
      <w:r w:rsidRPr="00193049">
        <w:rPr>
          <w:rFonts w:cs="Times New Roman"/>
          <w:rPrChange w:id="3098" w:author="zhouyou" w:date="2025-04-18T16:48:00Z">
            <w:rPr/>
          </w:rPrChange>
        </w:rPr>
        <w:fldChar w:fldCharType="separate"/>
      </w:r>
      <w:r w:rsidR="00457161" w:rsidRPr="00885D23">
        <w:rPr>
          <w:rFonts w:cs="Times New Roman" w:hint="eastAsia"/>
        </w:rPr>
        <w:t>图</w:t>
      </w:r>
      <w:r w:rsidR="00457161" w:rsidRPr="00885D23">
        <w:rPr>
          <w:rFonts w:cs="Times New Roman"/>
        </w:rPr>
        <w:t>3.20</w:t>
      </w:r>
      <w:r w:rsidRPr="00885D23">
        <w:rPr>
          <w:rFonts w:cs="Times New Roman"/>
        </w:rPr>
        <w:fldChar w:fldCharType="end"/>
      </w:r>
      <w:r w:rsidRPr="00885D23">
        <w:rPr>
          <w:rFonts w:cs="Times New Roman" w:hint="eastAsia"/>
        </w:rPr>
        <w:t>所示。整个过程涉及生产者用户和终端用户使用，数据存储方式不同、目录结构不同、用户访问方式和使用方式不同。研究分析遥感应用异构存储数据的结构特征，提取数据存储方式、文件目录、文件权限属性、文件大小分布等特征，建立基于命名空间拓扑结构的数据特征描述模型，并通过历史数据分析用户对数据访问频次、访问方式、访问时间序列等；分析大规模科学数据的目录树结构特征和时空访问规律，明确各类不同数据的结</w:t>
      </w:r>
      <w:r w:rsidRPr="00193049">
        <w:rPr>
          <w:rFonts w:cs="Times New Roman" w:hint="eastAsia"/>
          <w:rPrChange w:id="3099" w:author="zhouyou" w:date="2025-04-18T16:48:00Z">
            <w:rPr>
              <w:rFonts w:hint="eastAsia"/>
            </w:rPr>
          </w:rPrChange>
        </w:rPr>
        <w:t>构特征和用户应用模式，建立面向应用场景的多维</w:t>
      </w:r>
      <w:proofErr w:type="gramStart"/>
      <w:r w:rsidRPr="00193049">
        <w:rPr>
          <w:rFonts w:cs="Times New Roman" w:hint="eastAsia"/>
          <w:rPrChange w:id="3100" w:author="zhouyou" w:date="2025-04-18T16:48:00Z">
            <w:rPr>
              <w:rFonts w:hint="eastAsia"/>
            </w:rPr>
          </w:rPrChange>
        </w:rPr>
        <w:t>度数据</w:t>
      </w:r>
      <w:proofErr w:type="gramEnd"/>
      <w:r w:rsidRPr="00193049">
        <w:rPr>
          <w:rFonts w:cs="Times New Roman" w:hint="eastAsia"/>
          <w:rPrChange w:id="3101" w:author="zhouyou" w:date="2025-04-18T16:48:00Z">
            <w:rPr>
              <w:rFonts w:hint="eastAsia"/>
            </w:rPr>
          </w:rPrChange>
        </w:rPr>
        <w:t>特征模型。</w:t>
      </w:r>
    </w:p>
    <w:p w14:paraId="735B280B" w14:textId="77777777" w:rsidR="00677DB3" w:rsidRPr="00193049" w:rsidRDefault="003101FD">
      <w:pPr>
        <w:keepNext/>
        <w:ind w:firstLineChars="0" w:firstLine="0"/>
        <w:jc w:val="center"/>
        <w:rPr>
          <w:rFonts w:cs="Times New Roman"/>
          <w:rPrChange w:id="3102" w:author="zhouyou" w:date="2025-04-18T16:48:00Z">
            <w:rPr>
              <w:rFonts w:ascii="仿宋" w:hAnsi="仿宋"/>
            </w:rPr>
          </w:rPrChange>
        </w:rPr>
        <w:pPrChange w:id="3103" w:author="zhouyou" w:date="2025-04-18T16:55:00Z">
          <w:pPr>
            <w:keepNext/>
            <w:ind w:firstLineChars="0" w:firstLine="0"/>
          </w:pPr>
        </w:pPrChange>
      </w:pPr>
      <w:r w:rsidRPr="00193049">
        <w:rPr>
          <w:rFonts w:cs="Times New Roman"/>
          <w:noProof/>
          <w:szCs w:val="28"/>
          <w:rPrChange w:id="3104" w:author="zhouyou" w:date="2025-04-18T16:48:00Z">
            <w:rPr>
              <w:rFonts w:ascii="仿宋" w:hAnsi="仿宋"/>
              <w:noProof/>
              <w:szCs w:val="28"/>
            </w:rPr>
          </w:rPrChange>
        </w:rPr>
        <w:lastRenderedPageBreak/>
        <w:drawing>
          <wp:inline distT="0" distB="0" distL="0" distR="0" wp14:anchorId="57230BCB" wp14:editId="76885777">
            <wp:extent cx="5270500" cy="2870200"/>
            <wp:effectExtent l="0" t="0" r="6350" b="635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noChangeArrowheads="1"/>
                    </pic:cNvPicPr>
                  </pic:nvPicPr>
                  <pic:blipFill>
                    <a:blip r:embed="rId39"/>
                    <a:srcRect/>
                    <a:stretch>
                      <a:fillRect/>
                    </a:stretch>
                  </pic:blipFill>
                  <pic:spPr bwMode="auto">
                    <a:xfrm>
                      <a:off x="0" y="0"/>
                      <a:ext cx="5270500" cy="2870200"/>
                    </a:xfrm>
                    <a:prstGeom prst="rect">
                      <a:avLst/>
                    </a:prstGeom>
                    <a:noFill/>
                    <a:ln>
                      <a:noFill/>
                    </a:ln>
                  </pic:spPr>
                </pic:pic>
              </a:graphicData>
            </a:graphic>
          </wp:inline>
        </w:drawing>
      </w:r>
    </w:p>
    <w:p w14:paraId="0B1C1720" w14:textId="09B7D965" w:rsidR="00677DB3" w:rsidRPr="00193049" w:rsidRDefault="003101FD">
      <w:pPr>
        <w:pStyle w:val="af3"/>
        <w:ind w:firstLine="480"/>
        <w:rPr>
          <w:rFonts w:cs="Times New Roman"/>
          <w:rPrChange w:id="3105" w:author="zhouyou" w:date="2025-04-18T16:48:00Z">
            <w:rPr>
              <w:rFonts w:ascii="仿宋" w:hAnsi="仿宋"/>
            </w:rPr>
          </w:rPrChange>
        </w:rPr>
      </w:pPr>
      <w:bookmarkStart w:id="3106" w:name="_Ref194150436"/>
      <w:r w:rsidRPr="00193049">
        <w:rPr>
          <w:rFonts w:cs="Times New Roman" w:hint="eastAsia"/>
          <w:rPrChange w:id="3107" w:author="zhouyou" w:date="2025-04-18T16:48:00Z">
            <w:rPr>
              <w:rFonts w:ascii="仿宋" w:hAnsi="仿宋" w:hint="eastAsia"/>
            </w:rPr>
          </w:rPrChange>
        </w:rPr>
        <w:t>图</w:t>
      </w:r>
      <w:r w:rsidRPr="00193049">
        <w:rPr>
          <w:rFonts w:cs="Times New Roman"/>
          <w:rPrChange w:id="3108" w:author="zhouyou" w:date="2025-04-18T16:48:00Z">
            <w:rPr>
              <w:rFonts w:ascii="仿宋" w:hAnsi="仿宋"/>
            </w:rPr>
          </w:rPrChange>
        </w:rPr>
        <w:t>3.</w:t>
      </w:r>
      <w:r w:rsidRPr="00193049">
        <w:rPr>
          <w:rFonts w:cs="Times New Roman"/>
          <w:rPrChange w:id="3109" w:author="zhouyou" w:date="2025-04-18T16:48:00Z">
            <w:rPr>
              <w:rFonts w:ascii="仿宋" w:hAnsi="仿宋"/>
            </w:rPr>
          </w:rPrChange>
        </w:rPr>
        <w:fldChar w:fldCharType="begin"/>
      </w:r>
      <w:r w:rsidRPr="00193049">
        <w:rPr>
          <w:rFonts w:cs="Times New Roman"/>
          <w:rPrChange w:id="3110" w:author="zhouyou" w:date="2025-04-18T16:48:00Z">
            <w:rPr>
              <w:rFonts w:ascii="仿宋" w:hAnsi="仿宋"/>
            </w:rPr>
          </w:rPrChange>
        </w:rPr>
        <w:instrText xml:space="preserve"> SEQ </w:instrText>
      </w:r>
      <w:r w:rsidRPr="00193049">
        <w:rPr>
          <w:rFonts w:cs="Times New Roman" w:hint="eastAsia"/>
          <w:rPrChange w:id="3111" w:author="zhouyou" w:date="2025-04-18T16:48:00Z">
            <w:rPr>
              <w:rFonts w:ascii="仿宋" w:hAnsi="仿宋" w:hint="eastAsia"/>
            </w:rPr>
          </w:rPrChange>
        </w:rPr>
        <w:instrText>图</w:instrText>
      </w:r>
      <w:r w:rsidRPr="00193049">
        <w:rPr>
          <w:rFonts w:cs="Times New Roman"/>
          <w:rPrChange w:id="3112" w:author="zhouyou" w:date="2025-04-18T16:48:00Z">
            <w:rPr>
              <w:rFonts w:ascii="仿宋" w:hAnsi="仿宋"/>
            </w:rPr>
          </w:rPrChange>
        </w:rPr>
        <w:instrText xml:space="preserve">3. \* ARABIC </w:instrText>
      </w:r>
      <w:r w:rsidRPr="00193049">
        <w:rPr>
          <w:rFonts w:cs="Times New Roman"/>
          <w:rPrChange w:id="3113" w:author="zhouyou" w:date="2025-04-18T16:48:00Z">
            <w:rPr>
              <w:rFonts w:ascii="仿宋" w:hAnsi="仿宋"/>
            </w:rPr>
          </w:rPrChange>
        </w:rPr>
        <w:fldChar w:fldCharType="separate"/>
      </w:r>
      <w:r w:rsidR="00DE3371" w:rsidRPr="00193049">
        <w:rPr>
          <w:rFonts w:cs="Times New Roman"/>
          <w:noProof/>
          <w:rPrChange w:id="3114" w:author="zhouyou" w:date="2025-04-18T16:48:00Z">
            <w:rPr>
              <w:rFonts w:ascii="仿宋" w:hAnsi="仿宋"/>
              <w:noProof/>
            </w:rPr>
          </w:rPrChange>
        </w:rPr>
        <w:t>20</w:t>
      </w:r>
      <w:r w:rsidRPr="00193049">
        <w:rPr>
          <w:rFonts w:cs="Times New Roman"/>
          <w:rPrChange w:id="3115" w:author="zhouyou" w:date="2025-04-18T16:48:00Z">
            <w:rPr>
              <w:rFonts w:ascii="仿宋" w:hAnsi="仿宋"/>
            </w:rPr>
          </w:rPrChange>
        </w:rPr>
        <w:fldChar w:fldCharType="end"/>
      </w:r>
      <w:bookmarkEnd w:id="3106"/>
      <w:r w:rsidRPr="00193049">
        <w:rPr>
          <w:rFonts w:cs="Times New Roman"/>
          <w:rPrChange w:id="3116" w:author="zhouyou" w:date="2025-04-18T16:48:00Z">
            <w:rPr>
              <w:rFonts w:ascii="仿宋" w:hAnsi="仿宋"/>
            </w:rPr>
          </w:rPrChange>
        </w:rPr>
        <w:t xml:space="preserve"> </w:t>
      </w:r>
      <w:r w:rsidRPr="00193049">
        <w:rPr>
          <w:rFonts w:cs="Times New Roman" w:hint="eastAsia"/>
          <w:rPrChange w:id="3117" w:author="zhouyou" w:date="2025-04-18T16:48:00Z">
            <w:rPr>
              <w:rFonts w:ascii="仿宋" w:hAnsi="仿宋" w:hint="eastAsia"/>
            </w:rPr>
          </w:rPrChange>
        </w:rPr>
        <w:t>遥感数据存储与应用模式</w:t>
      </w:r>
    </w:p>
    <w:p w14:paraId="4FAFD41B" w14:textId="0BD868B2" w:rsidR="00677DB3" w:rsidRPr="00193049" w:rsidRDefault="00CC49B7">
      <w:pPr>
        <w:ind w:firstLine="562"/>
        <w:jc w:val="both"/>
        <w:rPr>
          <w:rFonts w:cs="Times New Roman"/>
          <w:b/>
          <w:bCs/>
          <w:rPrChange w:id="3118" w:author="zhouyou" w:date="2025-04-18T16:48:00Z">
            <w:rPr>
              <w:rFonts w:ascii="仿宋" w:hAnsi="仿宋"/>
              <w:b/>
              <w:bCs/>
            </w:rPr>
          </w:rPrChange>
        </w:rPr>
      </w:pPr>
      <w:r w:rsidRPr="00193049">
        <w:rPr>
          <w:rFonts w:cs="Times New Roman" w:hint="eastAsia"/>
          <w:b/>
          <w:bCs/>
          <w:rPrChange w:id="3119" w:author="zhouyou" w:date="2025-04-18T16:48:00Z">
            <w:rPr>
              <w:rFonts w:ascii="仿宋" w:hAnsi="仿宋" w:hint="eastAsia"/>
              <w:b/>
              <w:bCs/>
            </w:rPr>
          </w:rPrChange>
        </w:rPr>
        <w:t>（</w:t>
      </w:r>
      <w:r w:rsidRPr="00193049">
        <w:rPr>
          <w:rFonts w:cs="Times New Roman"/>
          <w:b/>
          <w:bCs/>
          <w:rPrChange w:id="3120" w:author="zhouyou" w:date="2025-04-18T16:48:00Z">
            <w:rPr>
              <w:rFonts w:ascii="仿宋" w:hAnsi="仿宋"/>
              <w:b/>
              <w:bCs/>
            </w:rPr>
          </w:rPrChange>
        </w:rPr>
        <w:t>b</w:t>
      </w:r>
      <w:r w:rsidR="00EB5F6E" w:rsidRPr="00193049">
        <w:rPr>
          <w:rFonts w:cs="Times New Roman" w:hint="eastAsia"/>
          <w:b/>
          <w:bCs/>
          <w:rPrChange w:id="3121" w:author="zhouyou" w:date="2025-04-18T16:48:00Z">
            <w:rPr>
              <w:rFonts w:ascii="仿宋" w:hAnsi="仿宋" w:hint="eastAsia"/>
              <w:b/>
              <w:bCs/>
            </w:rPr>
          </w:rPrChange>
        </w:rPr>
        <w:t>）</w:t>
      </w:r>
      <w:r w:rsidR="003101FD" w:rsidRPr="00193049">
        <w:rPr>
          <w:rFonts w:cs="Times New Roman"/>
          <w:b/>
          <w:bCs/>
        </w:rPr>
        <w:t>ZB</w:t>
      </w:r>
      <w:r w:rsidR="003101FD" w:rsidRPr="00193049">
        <w:rPr>
          <w:rFonts w:cs="Times New Roman" w:hint="eastAsia"/>
          <w:b/>
          <w:bCs/>
          <w:rPrChange w:id="3122" w:author="zhouyou" w:date="2025-04-18T16:48:00Z">
            <w:rPr>
              <w:rFonts w:ascii="仿宋" w:hAnsi="仿宋" w:hint="eastAsia"/>
              <w:b/>
              <w:bCs/>
            </w:rPr>
          </w:rPrChange>
        </w:rPr>
        <w:t>级海量</w:t>
      </w:r>
      <w:proofErr w:type="gramStart"/>
      <w:r w:rsidR="003101FD" w:rsidRPr="00193049">
        <w:rPr>
          <w:rFonts w:cs="Times New Roman" w:hint="eastAsia"/>
          <w:b/>
          <w:bCs/>
          <w:rPrChange w:id="3123" w:author="zhouyou" w:date="2025-04-18T16:48:00Z">
            <w:rPr>
              <w:rFonts w:ascii="仿宋" w:hAnsi="仿宋" w:hint="eastAsia"/>
              <w:b/>
              <w:bCs/>
            </w:rPr>
          </w:rPrChange>
        </w:rPr>
        <w:t>冷数据</w:t>
      </w:r>
      <w:proofErr w:type="gramEnd"/>
      <w:r w:rsidR="003101FD" w:rsidRPr="00193049">
        <w:rPr>
          <w:rFonts w:cs="Times New Roman" w:hint="eastAsia"/>
          <w:b/>
          <w:bCs/>
          <w:rPrChange w:id="3124" w:author="zhouyou" w:date="2025-04-18T16:48:00Z">
            <w:rPr>
              <w:rFonts w:ascii="仿宋" w:hAnsi="仿宋" w:hint="eastAsia"/>
              <w:b/>
              <w:bCs/>
            </w:rPr>
          </w:rPrChange>
        </w:rPr>
        <w:t>存储系统的存取接口设计</w:t>
      </w:r>
    </w:p>
    <w:p w14:paraId="2768F377" w14:textId="7BBCE1A5" w:rsidR="00677DB3" w:rsidRPr="00193049" w:rsidRDefault="003101FD">
      <w:pPr>
        <w:ind w:firstLine="560"/>
        <w:jc w:val="both"/>
        <w:rPr>
          <w:rFonts w:cs="Times New Roman"/>
          <w:rPrChange w:id="3125" w:author="zhouyou" w:date="2025-04-18T16:48:00Z">
            <w:rPr/>
          </w:rPrChange>
        </w:rPr>
        <w:pPrChange w:id="3126" w:author="zhouyou" w:date="2025-04-18T16:45:00Z">
          <w:pPr>
            <w:ind w:firstLine="560"/>
          </w:pPr>
        </w:pPrChange>
      </w:pPr>
      <w:proofErr w:type="gramStart"/>
      <w:r w:rsidRPr="00885D23">
        <w:rPr>
          <w:rFonts w:cs="Times New Roman" w:hint="eastAsia"/>
        </w:rPr>
        <w:t>针对超算中心</w:t>
      </w:r>
      <w:proofErr w:type="gramEnd"/>
      <w:r w:rsidRPr="00885D23">
        <w:rPr>
          <w:rFonts w:cs="Times New Roman" w:hint="eastAsia"/>
        </w:rPr>
        <w:t>等典型场景的长期数据管理需求，根据不同数据结构特征和应用模式，设计</w:t>
      </w:r>
      <w:r w:rsidRPr="00193049">
        <w:rPr>
          <w:rFonts w:cs="Times New Roman"/>
          <w:rPrChange w:id="3127" w:author="zhouyou" w:date="2025-04-18T16:48:00Z">
            <w:rPr/>
          </w:rPrChange>
        </w:rPr>
        <w:t>ZB</w:t>
      </w:r>
      <w:r w:rsidRPr="00193049">
        <w:rPr>
          <w:rFonts w:cs="Times New Roman" w:hint="eastAsia"/>
          <w:rPrChange w:id="3128" w:author="zhouyou" w:date="2025-04-18T16:48:00Z">
            <w:rPr>
              <w:rFonts w:hint="eastAsia"/>
            </w:rPr>
          </w:rPrChange>
        </w:rPr>
        <w:t>级海量</w:t>
      </w:r>
      <w:proofErr w:type="gramStart"/>
      <w:r w:rsidRPr="00193049">
        <w:rPr>
          <w:rFonts w:cs="Times New Roman" w:hint="eastAsia"/>
          <w:rPrChange w:id="3129" w:author="zhouyou" w:date="2025-04-18T16:48:00Z">
            <w:rPr>
              <w:rFonts w:hint="eastAsia"/>
            </w:rPr>
          </w:rPrChange>
        </w:rPr>
        <w:t>冷数据</w:t>
      </w:r>
      <w:proofErr w:type="gramEnd"/>
      <w:r w:rsidRPr="00193049">
        <w:rPr>
          <w:rFonts w:cs="Times New Roman" w:hint="eastAsia"/>
          <w:rPrChange w:id="3130" w:author="zhouyou" w:date="2025-04-18T16:48:00Z">
            <w:rPr>
              <w:rFonts w:hint="eastAsia"/>
            </w:rPr>
          </w:rPrChange>
        </w:rPr>
        <w:t>存储系统的存取接口。考虑到系统的高效性、可扩展性以及面向科学计算等专业应用的需求，为确保数据的高效存取和处理，接口设计采用多层架构，包括通用存取接口以及面向科学计算等的专用接口（如</w:t>
      </w:r>
      <w:r w:rsidRPr="00885D23">
        <w:rPr>
          <w:rFonts w:cs="Times New Roman"/>
        </w:rPr>
        <w:fldChar w:fldCharType="begin"/>
      </w:r>
      <w:r w:rsidRPr="00193049">
        <w:rPr>
          <w:rFonts w:cs="Times New Roman"/>
          <w:rPrChange w:id="3131" w:author="zhouyou" w:date="2025-04-18T16:48:00Z">
            <w:rPr/>
          </w:rPrChange>
        </w:rPr>
        <w:instrText xml:space="preserve"> REF _Ref194150600 \h  \* MERGEFORMAT </w:instrText>
      </w:r>
      <w:r w:rsidRPr="00193049">
        <w:rPr>
          <w:rFonts w:cs="Times New Roman"/>
          <w:rPrChange w:id="3132" w:author="zhouyou" w:date="2025-04-18T16:48:00Z">
            <w:rPr>
              <w:rFonts w:cs="Times New Roman"/>
            </w:rPr>
          </w:rPrChange>
        </w:rPr>
      </w:r>
      <w:r w:rsidRPr="00193049">
        <w:rPr>
          <w:rFonts w:cs="Times New Roman"/>
          <w:rPrChange w:id="3133" w:author="zhouyou" w:date="2025-04-18T16:48:00Z">
            <w:rPr/>
          </w:rPrChange>
        </w:rPr>
        <w:fldChar w:fldCharType="separate"/>
      </w:r>
      <w:r w:rsidR="00457161" w:rsidRPr="00885D23">
        <w:rPr>
          <w:rFonts w:cs="Times New Roman" w:hint="eastAsia"/>
        </w:rPr>
        <w:t>图</w:t>
      </w:r>
      <w:r w:rsidR="00457161" w:rsidRPr="00885D23">
        <w:rPr>
          <w:rFonts w:cs="Times New Roman"/>
        </w:rPr>
        <w:t>3.21</w:t>
      </w:r>
      <w:r w:rsidRPr="00885D23">
        <w:rPr>
          <w:rFonts w:cs="Times New Roman"/>
        </w:rPr>
        <w:fldChar w:fldCharType="end"/>
      </w:r>
      <w:r w:rsidRPr="00885D23">
        <w:rPr>
          <w:rFonts w:cs="Times New Roman" w:hint="eastAsia"/>
        </w:rPr>
        <w:t>）。系统的存取接口根据功能划分为：</w:t>
      </w:r>
      <w:r w:rsidRPr="00193049">
        <w:rPr>
          <w:rFonts w:cs="Times New Roman"/>
          <w:rPrChange w:id="3134" w:author="zhouyou" w:date="2025-04-18T16:48:00Z">
            <w:rPr/>
          </w:rPrChange>
        </w:rPr>
        <w:t>1</w:t>
      </w:r>
      <w:r w:rsidRPr="00193049">
        <w:rPr>
          <w:rFonts w:cs="Times New Roman" w:hint="eastAsia"/>
          <w:rPrChange w:id="3135" w:author="zhouyou" w:date="2025-04-18T16:48:00Z">
            <w:rPr>
              <w:rFonts w:hint="eastAsia"/>
            </w:rPr>
          </w:rPrChange>
        </w:rPr>
        <w:t>）数据管理层，负责数据存储和检索的基本操作，如数据写入、读取、删除、更新等；</w:t>
      </w:r>
      <w:r w:rsidRPr="00193049">
        <w:rPr>
          <w:rFonts w:cs="Times New Roman"/>
          <w:rPrChange w:id="3136" w:author="zhouyou" w:date="2025-04-18T16:48:00Z">
            <w:rPr/>
          </w:rPrChange>
        </w:rPr>
        <w:t>2</w:t>
      </w:r>
      <w:r w:rsidRPr="00193049">
        <w:rPr>
          <w:rFonts w:cs="Times New Roman" w:hint="eastAsia"/>
          <w:rPrChange w:id="3137" w:author="zhouyou" w:date="2025-04-18T16:48:00Z">
            <w:rPr>
              <w:rFonts w:hint="eastAsia"/>
            </w:rPr>
          </w:rPrChange>
        </w:rPr>
        <w:t>）数据处理层，提供对</w:t>
      </w:r>
      <w:proofErr w:type="gramStart"/>
      <w:r w:rsidRPr="00193049">
        <w:rPr>
          <w:rFonts w:cs="Times New Roman" w:hint="eastAsia"/>
          <w:rPrChange w:id="3138" w:author="zhouyou" w:date="2025-04-18T16:48:00Z">
            <w:rPr>
              <w:rFonts w:hint="eastAsia"/>
            </w:rPr>
          </w:rPrChange>
        </w:rPr>
        <w:t>冷数据</w:t>
      </w:r>
      <w:proofErr w:type="gramEnd"/>
      <w:r w:rsidRPr="00193049">
        <w:rPr>
          <w:rFonts w:cs="Times New Roman" w:hint="eastAsia"/>
          <w:rPrChange w:id="3139" w:author="zhouyou" w:date="2025-04-18T16:48:00Z">
            <w:rPr>
              <w:rFonts w:hint="eastAsia"/>
            </w:rPr>
          </w:rPrChange>
        </w:rPr>
        <w:t>的处理能力，例如数据归档、批量读取、数据压缩、加密解密等操作；</w:t>
      </w:r>
      <w:r w:rsidRPr="00193049">
        <w:rPr>
          <w:rFonts w:cs="Times New Roman"/>
          <w:rPrChange w:id="3140" w:author="zhouyou" w:date="2025-04-18T16:48:00Z">
            <w:rPr/>
          </w:rPrChange>
        </w:rPr>
        <w:t>3</w:t>
      </w:r>
      <w:r w:rsidRPr="00193049">
        <w:rPr>
          <w:rFonts w:cs="Times New Roman" w:hint="eastAsia"/>
          <w:rPrChange w:id="3141" w:author="zhouyou" w:date="2025-04-18T16:48:00Z">
            <w:rPr>
              <w:rFonts w:hint="eastAsia"/>
            </w:rPr>
          </w:rPrChange>
        </w:rPr>
        <w:t>）应用接口层：提供与科学计算或特定应用系统对接的接口，使得</w:t>
      </w:r>
      <w:proofErr w:type="gramStart"/>
      <w:r w:rsidRPr="00193049">
        <w:rPr>
          <w:rFonts w:cs="Times New Roman" w:hint="eastAsia"/>
          <w:rPrChange w:id="3142" w:author="zhouyou" w:date="2025-04-18T16:48:00Z">
            <w:rPr>
              <w:rFonts w:hint="eastAsia"/>
            </w:rPr>
          </w:rPrChange>
        </w:rPr>
        <w:t>冷数据</w:t>
      </w:r>
      <w:proofErr w:type="gramEnd"/>
      <w:r w:rsidRPr="00193049">
        <w:rPr>
          <w:rFonts w:cs="Times New Roman" w:hint="eastAsia"/>
          <w:rPrChange w:id="3143" w:author="zhouyou" w:date="2025-04-18T16:48:00Z">
            <w:rPr>
              <w:rFonts w:hint="eastAsia"/>
            </w:rPr>
          </w:rPrChange>
        </w:rPr>
        <w:t>存储能够无缝对接应用系统。通用接口</w:t>
      </w:r>
      <w:proofErr w:type="gramStart"/>
      <w:r w:rsidRPr="00193049">
        <w:rPr>
          <w:rFonts w:cs="Times New Roman" w:hint="eastAsia"/>
          <w:rPrChange w:id="3144" w:author="zhouyou" w:date="2025-04-18T16:48:00Z">
            <w:rPr>
              <w:rFonts w:hint="eastAsia"/>
            </w:rPr>
          </w:rPrChange>
        </w:rPr>
        <w:t>需支持</w:t>
      </w:r>
      <w:proofErr w:type="gramEnd"/>
      <w:r w:rsidRPr="00193049">
        <w:rPr>
          <w:rFonts w:cs="Times New Roman" w:hint="eastAsia"/>
          <w:rPrChange w:id="3145" w:author="zhouyou" w:date="2025-04-18T16:48:00Z">
            <w:rPr>
              <w:rFonts w:hint="eastAsia"/>
            </w:rPr>
          </w:rPrChange>
        </w:rPr>
        <w:t>数据管理层和数据处理层功能，并设计并发读写的接口机制，保障系统高并发下</w:t>
      </w:r>
      <w:r w:rsidRPr="00193049">
        <w:rPr>
          <w:rFonts w:cs="Times New Roman" w:hint="eastAsia"/>
          <w:rPrChange w:id="3146" w:author="zhouyou" w:date="2025-04-18T16:48:00Z">
            <w:rPr>
              <w:rFonts w:hint="eastAsia"/>
            </w:rPr>
          </w:rPrChange>
        </w:rPr>
        <w:lastRenderedPageBreak/>
        <w:t>的数据一致性。专用接口</w:t>
      </w:r>
      <w:proofErr w:type="gramStart"/>
      <w:r w:rsidRPr="00193049">
        <w:rPr>
          <w:rFonts w:cs="Times New Roman" w:hint="eastAsia"/>
          <w:rPrChange w:id="3147" w:author="zhouyou" w:date="2025-04-18T16:48:00Z">
            <w:rPr>
              <w:rFonts w:hint="eastAsia"/>
            </w:rPr>
          </w:rPrChange>
        </w:rPr>
        <w:t>需支持</w:t>
      </w:r>
      <w:proofErr w:type="gramEnd"/>
      <w:r w:rsidRPr="00193049">
        <w:rPr>
          <w:rFonts w:cs="Times New Roman" w:hint="eastAsia"/>
          <w:rPrChange w:id="3148" w:author="zhouyou" w:date="2025-04-18T16:48:00Z">
            <w:rPr>
              <w:rFonts w:hint="eastAsia"/>
            </w:rPr>
          </w:rPrChange>
        </w:rPr>
        <w:t>应用接口层的功能，支持某些应用场景下格式转换、批量读写、高效计算的接口需求。</w:t>
      </w:r>
    </w:p>
    <w:p w14:paraId="0050E60A" w14:textId="77777777" w:rsidR="00677DB3" w:rsidRPr="00193049" w:rsidRDefault="003101FD">
      <w:pPr>
        <w:keepNext/>
        <w:ind w:firstLineChars="71" w:firstLine="199"/>
        <w:jc w:val="center"/>
        <w:rPr>
          <w:rFonts w:cs="Times New Roman"/>
          <w:rPrChange w:id="3149" w:author="zhouyou" w:date="2025-04-18T16:48:00Z">
            <w:rPr>
              <w:rFonts w:ascii="仿宋" w:hAnsi="仿宋"/>
            </w:rPr>
          </w:rPrChange>
        </w:rPr>
        <w:pPrChange w:id="3150" w:author="zhouyou" w:date="2025-04-18T16:55:00Z">
          <w:pPr>
            <w:keepNext/>
            <w:ind w:firstLineChars="71" w:firstLine="199"/>
          </w:pPr>
        </w:pPrChange>
      </w:pPr>
      <w:r w:rsidRPr="00193049">
        <w:rPr>
          <w:rFonts w:cs="Times New Roman"/>
          <w:noProof/>
          <w:color w:val="333333"/>
          <w:shd w:val="clear" w:color="auto" w:fill="FFFFFF"/>
          <w:rPrChange w:id="3151" w:author="zhouyou" w:date="2025-04-18T16:48:00Z">
            <w:rPr>
              <w:rFonts w:ascii="仿宋" w:hAnsi="仿宋" w:cs="Arial"/>
              <w:noProof/>
              <w:color w:val="333333"/>
              <w:shd w:val="clear" w:color="auto" w:fill="FFFFFF"/>
            </w:rPr>
          </w:rPrChange>
        </w:rPr>
        <w:drawing>
          <wp:inline distT="0" distB="0" distL="0" distR="0" wp14:anchorId="67905F92" wp14:editId="28AF613F">
            <wp:extent cx="4800925" cy="1172314"/>
            <wp:effectExtent l="0" t="0" r="0" b="8890"/>
            <wp:docPr id="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noChangeArrowheads="1"/>
                    </pic:cNvPicPr>
                  </pic:nvPicPr>
                  <pic:blipFill>
                    <a:blip r:embed="rId40"/>
                    <a:srcRect/>
                    <a:stretch>
                      <a:fillRect/>
                    </a:stretch>
                  </pic:blipFill>
                  <pic:spPr bwMode="auto">
                    <a:xfrm>
                      <a:off x="0" y="0"/>
                      <a:ext cx="4822120" cy="1177489"/>
                    </a:xfrm>
                    <a:prstGeom prst="rect">
                      <a:avLst/>
                    </a:prstGeom>
                    <a:noFill/>
                  </pic:spPr>
                </pic:pic>
              </a:graphicData>
            </a:graphic>
          </wp:inline>
        </w:drawing>
      </w:r>
    </w:p>
    <w:p w14:paraId="3A95BDE3" w14:textId="5B43EC58" w:rsidR="00677DB3" w:rsidRPr="00193049" w:rsidRDefault="003101FD">
      <w:pPr>
        <w:pStyle w:val="af3"/>
        <w:ind w:firstLine="480"/>
        <w:rPr>
          <w:rFonts w:cs="Times New Roman"/>
          <w:rPrChange w:id="3152" w:author="zhouyou" w:date="2025-04-18T16:48:00Z">
            <w:rPr>
              <w:rFonts w:ascii="仿宋" w:hAnsi="仿宋"/>
            </w:rPr>
          </w:rPrChange>
        </w:rPr>
      </w:pPr>
      <w:bookmarkStart w:id="3153" w:name="_Ref194150600"/>
      <w:r w:rsidRPr="00193049">
        <w:rPr>
          <w:rFonts w:cs="Times New Roman" w:hint="eastAsia"/>
          <w:rPrChange w:id="3154" w:author="zhouyou" w:date="2025-04-18T16:48:00Z">
            <w:rPr>
              <w:rFonts w:ascii="仿宋" w:hAnsi="仿宋" w:hint="eastAsia"/>
            </w:rPr>
          </w:rPrChange>
        </w:rPr>
        <w:t>图</w:t>
      </w:r>
      <w:r w:rsidRPr="00193049">
        <w:rPr>
          <w:rFonts w:cs="Times New Roman"/>
          <w:rPrChange w:id="3155" w:author="zhouyou" w:date="2025-04-18T16:48:00Z">
            <w:rPr>
              <w:rFonts w:ascii="仿宋" w:hAnsi="仿宋"/>
            </w:rPr>
          </w:rPrChange>
        </w:rPr>
        <w:t>3.</w:t>
      </w:r>
      <w:r w:rsidRPr="00193049">
        <w:rPr>
          <w:rFonts w:cs="Times New Roman"/>
          <w:rPrChange w:id="3156" w:author="zhouyou" w:date="2025-04-18T16:48:00Z">
            <w:rPr>
              <w:rFonts w:ascii="仿宋" w:hAnsi="仿宋"/>
            </w:rPr>
          </w:rPrChange>
        </w:rPr>
        <w:fldChar w:fldCharType="begin"/>
      </w:r>
      <w:r w:rsidRPr="00193049">
        <w:rPr>
          <w:rFonts w:cs="Times New Roman"/>
          <w:rPrChange w:id="3157" w:author="zhouyou" w:date="2025-04-18T16:48:00Z">
            <w:rPr>
              <w:rFonts w:ascii="仿宋" w:hAnsi="仿宋"/>
            </w:rPr>
          </w:rPrChange>
        </w:rPr>
        <w:instrText xml:space="preserve"> SEQ </w:instrText>
      </w:r>
      <w:r w:rsidRPr="00193049">
        <w:rPr>
          <w:rFonts w:cs="Times New Roman" w:hint="eastAsia"/>
          <w:rPrChange w:id="3158" w:author="zhouyou" w:date="2025-04-18T16:48:00Z">
            <w:rPr>
              <w:rFonts w:ascii="仿宋" w:hAnsi="仿宋" w:hint="eastAsia"/>
            </w:rPr>
          </w:rPrChange>
        </w:rPr>
        <w:instrText>图</w:instrText>
      </w:r>
      <w:r w:rsidRPr="00193049">
        <w:rPr>
          <w:rFonts w:cs="Times New Roman"/>
          <w:rPrChange w:id="3159" w:author="zhouyou" w:date="2025-04-18T16:48:00Z">
            <w:rPr>
              <w:rFonts w:ascii="仿宋" w:hAnsi="仿宋"/>
            </w:rPr>
          </w:rPrChange>
        </w:rPr>
        <w:instrText xml:space="preserve">3. \* ARABIC </w:instrText>
      </w:r>
      <w:r w:rsidRPr="00193049">
        <w:rPr>
          <w:rFonts w:cs="Times New Roman"/>
          <w:rPrChange w:id="3160" w:author="zhouyou" w:date="2025-04-18T16:48:00Z">
            <w:rPr>
              <w:rFonts w:ascii="仿宋" w:hAnsi="仿宋"/>
            </w:rPr>
          </w:rPrChange>
        </w:rPr>
        <w:fldChar w:fldCharType="separate"/>
      </w:r>
      <w:r w:rsidR="00DE3371" w:rsidRPr="00193049">
        <w:rPr>
          <w:rFonts w:cs="Times New Roman"/>
          <w:noProof/>
          <w:rPrChange w:id="3161" w:author="zhouyou" w:date="2025-04-18T16:48:00Z">
            <w:rPr>
              <w:rFonts w:ascii="仿宋" w:hAnsi="仿宋"/>
              <w:noProof/>
            </w:rPr>
          </w:rPrChange>
        </w:rPr>
        <w:t>21</w:t>
      </w:r>
      <w:r w:rsidRPr="00193049">
        <w:rPr>
          <w:rFonts w:cs="Times New Roman"/>
          <w:rPrChange w:id="3162" w:author="zhouyou" w:date="2025-04-18T16:48:00Z">
            <w:rPr>
              <w:rFonts w:ascii="仿宋" w:hAnsi="仿宋"/>
            </w:rPr>
          </w:rPrChange>
        </w:rPr>
        <w:fldChar w:fldCharType="end"/>
      </w:r>
      <w:bookmarkEnd w:id="3153"/>
      <w:r w:rsidRPr="00193049">
        <w:rPr>
          <w:rFonts w:cs="Times New Roman"/>
          <w:rPrChange w:id="3163" w:author="zhouyou" w:date="2025-04-18T16:48:00Z">
            <w:rPr>
              <w:rFonts w:ascii="仿宋" w:hAnsi="仿宋"/>
            </w:rPr>
          </w:rPrChange>
        </w:rPr>
        <w:t xml:space="preserve"> ZB</w:t>
      </w:r>
      <w:r w:rsidRPr="00193049">
        <w:rPr>
          <w:rFonts w:cs="Times New Roman" w:hint="eastAsia"/>
          <w:rPrChange w:id="3164" w:author="zhouyou" w:date="2025-04-18T16:48:00Z">
            <w:rPr>
              <w:rFonts w:ascii="仿宋" w:hAnsi="仿宋" w:hint="eastAsia"/>
            </w:rPr>
          </w:rPrChange>
        </w:rPr>
        <w:t>级海量</w:t>
      </w:r>
      <w:proofErr w:type="gramStart"/>
      <w:r w:rsidRPr="00193049">
        <w:rPr>
          <w:rFonts w:cs="Times New Roman" w:hint="eastAsia"/>
          <w:rPrChange w:id="3165" w:author="zhouyou" w:date="2025-04-18T16:48:00Z">
            <w:rPr>
              <w:rFonts w:ascii="仿宋" w:hAnsi="仿宋" w:hint="eastAsia"/>
            </w:rPr>
          </w:rPrChange>
        </w:rPr>
        <w:t>冷数据</w:t>
      </w:r>
      <w:proofErr w:type="gramEnd"/>
      <w:r w:rsidRPr="00193049">
        <w:rPr>
          <w:rFonts w:cs="Times New Roman" w:hint="eastAsia"/>
          <w:rPrChange w:id="3166" w:author="zhouyou" w:date="2025-04-18T16:48:00Z">
            <w:rPr>
              <w:rFonts w:ascii="仿宋" w:hAnsi="仿宋" w:hint="eastAsia"/>
            </w:rPr>
          </w:rPrChange>
        </w:rPr>
        <w:t>存储系统的存取接口设计</w:t>
      </w:r>
    </w:p>
    <w:p w14:paraId="1DA28669" w14:textId="69C8A410" w:rsidR="00677DB3" w:rsidRPr="00193049" w:rsidRDefault="00CC49B7">
      <w:pPr>
        <w:ind w:firstLine="562"/>
        <w:jc w:val="both"/>
        <w:rPr>
          <w:rFonts w:cs="Times New Roman"/>
          <w:b/>
          <w:bCs/>
          <w:rPrChange w:id="3167" w:author="zhouyou" w:date="2025-04-18T16:48:00Z">
            <w:rPr>
              <w:rFonts w:ascii="仿宋" w:hAnsi="仿宋"/>
              <w:b/>
              <w:bCs/>
            </w:rPr>
          </w:rPrChange>
        </w:rPr>
      </w:pPr>
      <w:r w:rsidRPr="00193049">
        <w:rPr>
          <w:rFonts w:cs="Times New Roman" w:hint="eastAsia"/>
          <w:b/>
          <w:bCs/>
          <w:rPrChange w:id="3168" w:author="zhouyou" w:date="2025-04-18T16:48:00Z">
            <w:rPr>
              <w:rFonts w:ascii="仿宋" w:hAnsi="仿宋" w:hint="eastAsia"/>
              <w:b/>
              <w:bCs/>
            </w:rPr>
          </w:rPrChange>
        </w:rPr>
        <w:t>（</w:t>
      </w:r>
      <w:r w:rsidRPr="00193049">
        <w:rPr>
          <w:rFonts w:cs="Times New Roman"/>
          <w:b/>
          <w:bCs/>
          <w:rPrChange w:id="3169" w:author="zhouyou" w:date="2025-04-18T16:48:00Z">
            <w:rPr>
              <w:rFonts w:ascii="仿宋" w:hAnsi="仿宋"/>
              <w:b/>
              <w:bCs/>
            </w:rPr>
          </w:rPrChange>
        </w:rPr>
        <w:t>c</w:t>
      </w:r>
      <w:r w:rsidR="00EB5F6E" w:rsidRPr="00193049">
        <w:rPr>
          <w:rFonts w:cs="Times New Roman" w:hint="eastAsia"/>
          <w:b/>
          <w:bCs/>
          <w:rPrChange w:id="3170" w:author="zhouyou" w:date="2025-04-18T16:48:00Z">
            <w:rPr>
              <w:rFonts w:ascii="仿宋" w:hAnsi="仿宋" w:hint="eastAsia"/>
              <w:b/>
              <w:bCs/>
            </w:rPr>
          </w:rPrChange>
        </w:rPr>
        <w:t>）</w:t>
      </w:r>
      <w:r w:rsidR="003101FD" w:rsidRPr="00193049">
        <w:rPr>
          <w:rFonts w:cs="Times New Roman"/>
          <w:b/>
          <w:bCs/>
        </w:rPr>
        <w:t>ZB</w:t>
      </w:r>
      <w:proofErr w:type="gramStart"/>
      <w:r w:rsidR="003101FD" w:rsidRPr="00193049">
        <w:rPr>
          <w:rFonts w:cs="Times New Roman" w:hint="eastAsia"/>
          <w:b/>
          <w:bCs/>
          <w:rPrChange w:id="3171" w:author="zhouyou" w:date="2025-04-18T16:48:00Z">
            <w:rPr>
              <w:rFonts w:ascii="仿宋" w:hAnsi="仿宋" w:hint="eastAsia"/>
              <w:b/>
              <w:bCs/>
            </w:rPr>
          </w:rPrChange>
        </w:rPr>
        <w:t>级冷数据超</w:t>
      </w:r>
      <w:proofErr w:type="gramEnd"/>
      <w:r w:rsidR="003101FD" w:rsidRPr="00193049">
        <w:rPr>
          <w:rFonts w:cs="Times New Roman" w:hint="eastAsia"/>
          <w:b/>
          <w:bCs/>
          <w:rPrChange w:id="3172" w:author="zhouyou" w:date="2025-04-18T16:48:00Z">
            <w:rPr>
              <w:rFonts w:ascii="仿宋" w:hAnsi="仿宋" w:hint="eastAsia"/>
              <w:b/>
              <w:bCs/>
            </w:rPr>
          </w:rPrChange>
        </w:rPr>
        <w:t>长期数据保存及重现技术</w:t>
      </w:r>
    </w:p>
    <w:p w14:paraId="7F0B1CF1" w14:textId="77777777" w:rsidR="00677DB3" w:rsidRPr="00193049" w:rsidRDefault="003101FD">
      <w:pPr>
        <w:ind w:firstLine="560"/>
        <w:jc w:val="both"/>
        <w:rPr>
          <w:rFonts w:cs="Times New Roman"/>
          <w:rPrChange w:id="3173" w:author="zhouyou" w:date="2025-04-18T16:48:00Z">
            <w:rPr/>
          </w:rPrChange>
        </w:rPr>
        <w:pPrChange w:id="3174" w:author="zhouyou" w:date="2025-04-18T16:45:00Z">
          <w:pPr>
            <w:ind w:firstLine="560"/>
          </w:pPr>
        </w:pPrChange>
      </w:pPr>
      <w:r w:rsidRPr="00885D23">
        <w:rPr>
          <w:rFonts w:cs="Times New Roman" w:hint="eastAsia"/>
        </w:rPr>
        <w:t>针对</w:t>
      </w:r>
      <w:r w:rsidRPr="00885D23">
        <w:rPr>
          <w:rFonts w:cs="Times New Roman"/>
        </w:rPr>
        <w:t>ZB</w:t>
      </w:r>
      <w:proofErr w:type="gramStart"/>
      <w:r w:rsidRPr="00885D23">
        <w:rPr>
          <w:rFonts w:cs="Times New Roman" w:hint="eastAsia"/>
        </w:rPr>
        <w:t>级冷数据超</w:t>
      </w:r>
      <w:proofErr w:type="gramEnd"/>
      <w:r w:rsidRPr="00885D23">
        <w:rPr>
          <w:rFonts w:cs="Times New Roman" w:hint="eastAsia"/>
        </w:rPr>
        <w:t>长期保存及重现需求，设计高效的数据压缩、并行加速迁移、归档与恢复机制，是确保系统高效、可扩展且具备快速数据读取能力的关键。研究数据高效选择性压缩方法，有效减少</w:t>
      </w:r>
      <w:proofErr w:type="gramStart"/>
      <w:r w:rsidRPr="00885D23">
        <w:rPr>
          <w:rFonts w:cs="Times New Roman" w:hint="eastAsia"/>
        </w:rPr>
        <w:t>冷数据</w:t>
      </w:r>
      <w:proofErr w:type="gramEnd"/>
      <w:r w:rsidRPr="00193049">
        <w:rPr>
          <w:rFonts w:cs="Times New Roman" w:hint="eastAsia"/>
          <w:rPrChange w:id="3175" w:author="zhouyou" w:date="2025-04-18T16:48:00Z">
            <w:rPr>
              <w:rFonts w:hint="eastAsia"/>
            </w:rPr>
          </w:rPrChange>
        </w:rPr>
        <w:t>的存储空间需求；考虑数据的生命周期、访问频率、存储成本和恢复需求，设计批量归档策略，支持大规模数据的批量归档，使用基于分布式文件系统的归档机制提供高可用性和高扩展性。设计多级索引加速机制，包括文件级、元数据级索引，通过索引分层存储和检索，降低查询延迟，加速数据定位和访问；研究基于</w:t>
      </w:r>
      <w:r w:rsidRPr="00193049">
        <w:rPr>
          <w:rFonts w:cs="Times New Roman"/>
          <w:rPrChange w:id="3176" w:author="zhouyou" w:date="2025-04-18T16:48:00Z">
            <w:rPr/>
          </w:rPrChange>
        </w:rPr>
        <w:t xml:space="preserve"> AI </w:t>
      </w:r>
      <w:r w:rsidRPr="00193049">
        <w:rPr>
          <w:rFonts w:cs="Times New Roman" w:hint="eastAsia"/>
          <w:rPrChange w:id="3177" w:author="zhouyou" w:date="2025-04-18T16:48:00Z">
            <w:rPr>
              <w:rFonts w:hint="eastAsia"/>
            </w:rPr>
          </w:rPrChange>
        </w:rPr>
        <w:t>的数据预读算法，通过机器学习算法根据用户行为模式、文件访问频率等信息进行训练预测，提前将需要的数据从冷存储预加载到缓存系统中，设计支持增量的数据恢复策略，实现数据快速恢复重现。</w:t>
      </w:r>
    </w:p>
    <w:p w14:paraId="68624F98" w14:textId="77777777" w:rsidR="00677DB3" w:rsidRPr="00193049" w:rsidRDefault="003101FD">
      <w:pPr>
        <w:ind w:firstLine="562"/>
        <w:jc w:val="both"/>
        <w:rPr>
          <w:rFonts w:cs="Times New Roman"/>
          <w:b/>
          <w:bCs/>
          <w:color w:val="000000" w:themeColor="text1"/>
          <w:rPrChange w:id="3178" w:author="zhouyou" w:date="2025-04-18T16:48:00Z">
            <w:rPr>
              <w:rFonts w:ascii="仿宋" w:hAnsi="仿宋"/>
              <w:b/>
              <w:bCs/>
              <w:color w:val="000000" w:themeColor="text1"/>
            </w:rPr>
          </w:rPrChange>
        </w:rPr>
        <w:pPrChange w:id="3179" w:author="zhouyou" w:date="2025-04-18T16:45:00Z">
          <w:pPr>
            <w:ind w:firstLine="562"/>
          </w:pPr>
        </w:pPrChange>
      </w:pPr>
      <w:r w:rsidRPr="00193049">
        <w:rPr>
          <w:rFonts w:cs="Times New Roman" w:hint="eastAsia"/>
          <w:b/>
          <w:bCs/>
          <w:color w:val="000000" w:themeColor="text1"/>
          <w:rPrChange w:id="3180" w:author="zhouyou" w:date="2025-04-18T16:48:00Z">
            <w:rPr>
              <w:rFonts w:ascii="仿宋" w:hAnsi="仿宋" w:hint="eastAsia"/>
              <w:b/>
              <w:bCs/>
              <w:color w:val="000000" w:themeColor="text1"/>
            </w:rPr>
          </w:rPrChange>
        </w:rPr>
        <w:t>拟解决的重大科学问题或关键技术问题：</w:t>
      </w:r>
    </w:p>
    <w:p w14:paraId="1E9478C6" w14:textId="77777777" w:rsidR="00677DB3" w:rsidRPr="00193049" w:rsidRDefault="003101FD">
      <w:pPr>
        <w:ind w:firstLine="562"/>
        <w:jc w:val="both"/>
        <w:rPr>
          <w:rFonts w:cs="Times New Roman"/>
          <w:b/>
          <w:bCs/>
          <w:color w:val="000000" w:themeColor="text1"/>
          <w:rPrChange w:id="3181" w:author="zhouyou" w:date="2025-04-18T16:48:00Z">
            <w:rPr>
              <w:rFonts w:ascii="仿宋" w:hAnsi="仿宋"/>
              <w:b/>
              <w:bCs/>
              <w:color w:val="000000" w:themeColor="text1"/>
            </w:rPr>
          </w:rPrChange>
        </w:rPr>
      </w:pPr>
      <w:r w:rsidRPr="00193049">
        <w:rPr>
          <w:rFonts w:cs="Times New Roman" w:hint="eastAsia"/>
          <w:b/>
          <w:bCs/>
          <w:color w:val="000000" w:themeColor="text1"/>
          <w:rPrChange w:id="3182" w:author="zhouyou" w:date="2025-04-18T16:48:00Z">
            <w:rPr>
              <w:rFonts w:ascii="仿宋" w:hAnsi="仿宋" w:hint="eastAsia"/>
              <w:b/>
              <w:bCs/>
              <w:color w:val="000000" w:themeColor="text1"/>
            </w:rPr>
          </w:rPrChange>
        </w:rPr>
        <w:t>（</w:t>
      </w:r>
      <w:r w:rsidRPr="00193049">
        <w:rPr>
          <w:rFonts w:cs="Times New Roman"/>
          <w:b/>
          <w:bCs/>
          <w:color w:val="000000" w:themeColor="text1"/>
          <w:rPrChange w:id="3183" w:author="zhouyou" w:date="2025-04-18T16:48:00Z">
            <w:rPr>
              <w:rFonts w:ascii="仿宋" w:hAnsi="仿宋"/>
              <w:b/>
              <w:bCs/>
              <w:color w:val="000000" w:themeColor="text1"/>
            </w:rPr>
          </w:rPrChange>
        </w:rPr>
        <w:t>1</w:t>
      </w:r>
      <w:r w:rsidRPr="00193049">
        <w:rPr>
          <w:rFonts w:cs="Times New Roman" w:hint="eastAsia"/>
          <w:b/>
          <w:bCs/>
          <w:color w:val="000000" w:themeColor="text1"/>
          <w:rPrChange w:id="3184" w:author="zhouyou" w:date="2025-04-18T16:48:00Z">
            <w:rPr>
              <w:rFonts w:ascii="仿宋" w:hAnsi="仿宋" w:hint="eastAsia"/>
              <w:b/>
              <w:bCs/>
              <w:color w:val="000000" w:themeColor="text1"/>
            </w:rPr>
          </w:rPrChange>
        </w:rPr>
        <w:t>）面向</w:t>
      </w:r>
      <w:r w:rsidRPr="00193049">
        <w:rPr>
          <w:rFonts w:cs="Times New Roman"/>
          <w:b/>
          <w:bCs/>
          <w:color w:val="000000" w:themeColor="text1"/>
        </w:rPr>
        <w:t>ZB</w:t>
      </w:r>
      <w:r w:rsidRPr="00193049">
        <w:rPr>
          <w:rFonts w:cs="Times New Roman" w:hint="eastAsia"/>
          <w:b/>
          <w:bCs/>
          <w:color w:val="000000" w:themeColor="text1"/>
          <w:rPrChange w:id="3185" w:author="zhouyou" w:date="2025-04-18T16:48:00Z">
            <w:rPr>
              <w:rFonts w:ascii="仿宋" w:hAnsi="仿宋" w:hint="eastAsia"/>
              <w:b/>
              <w:bCs/>
              <w:color w:val="000000" w:themeColor="text1"/>
            </w:rPr>
          </w:rPrChange>
        </w:rPr>
        <w:t>级海量数据异构存储系统的高效数据组织问题</w:t>
      </w:r>
    </w:p>
    <w:p w14:paraId="40EA15C0" w14:textId="77777777" w:rsidR="00677DB3" w:rsidRPr="00193049" w:rsidRDefault="003101FD">
      <w:pPr>
        <w:ind w:firstLine="560"/>
        <w:jc w:val="both"/>
        <w:rPr>
          <w:rFonts w:cs="Times New Roman"/>
          <w:rPrChange w:id="3186" w:author="zhouyou" w:date="2025-04-18T16:48:00Z">
            <w:rPr/>
          </w:rPrChange>
        </w:rPr>
        <w:pPrChange w:id="3187" w:author="zhouyou" w:date="2025-04-18T16:45:00Z">
          <w:pPr>
            <w:ind w:firstLine="560"/>
          </w:pPr>
        </w:pPrChange>
      </w:pPr>
      <w:r w:rsidRPr="00885D23">
        <w:rPr>
          <w:rFonts w:cs="Times New Roman"/>
        </w:rPr>
        <w:t>ZB</w:t>
      </w:r>
      <w:proofErr w:type="gramStart"/>
      <w:r w:rsidRPr="00885D23">
        <w:rPr>
          <w:rFonts w:cs="Times New Roman" w:hint="eastAsia"/>
        </w:rPr>
        <w:t>级数据光存储系统</w:t>
      </w:r>
      <w:proofErr w:type="gramEnd"/>
      <w:r w:rsidRPr="00885D23">
        <w:rPr>
          <w:rFonts w:cs="Times New Roman" w:hint="eastAsia"/>
        </w:rPr>
        <w:t>需要管理亿级光盘和万亿规模的用户文件，并且还在不断积累增加，从用户文件、光盘到存储节点的数据存储组</w:t>
      </w:r>
      <w:r w:rsidRPr="00885D23">
        <w:rPr>
          <w:rFonts w:cs="Times New Roman" w:hint="eastAsia"/>
        </w:rPr>
        <w:lastRenderedPageBreak/>
        <w:t>织具有高度复杂性，对数据管理和存取效率有重要影响。光盘延迟高、带宽有限、一次写多次读、顺序读写等特性给</w:t>
      </w:r>
      <w:proofErr w:type="gramStart"/>
      <w:r w:rsidRPr="00885D23">
        <w:rPr>
          <w:rFonts w:cs="Times New Roman" w:hint="eastAsia"/>
        </w:rPr>
        <w:t>冷文件</w:t>
      </w:r>
      <w:proofErr w:type="gramEnd"/>
      <w:r w:rsidRPr="00885D23">
        <w:rPr>
          <w:rFonts w:cs="Times New Roman" w:hint="eastAsia"/>
        </w:rPr>
        <w:t>数据的未来应用带来巨大挑战。因此，如何实现海量数据对象到异构存储对象之间的动态高效组织是本课题要解决的关键技术问题。</w:t>
      </w:r>
    </w:p>
    <w:p w14:paraId="6F514E13" w14:textId="77777777" w:rsidR="00677DB3" w:rsidRPr="00193049" w:rsidRDefault="003101FD">
      <w:pPr>
        <w:ind w:firstLine="562"/>
        <w:jc w:val="both"/>
        <w:rPr>
          <w:rFonts w:cs="Times New Roman"/>
          <w:b/>
          <w:bCs/>
          <w:color w:val="000000" w:themeColor="text1"/>
          <w:rPrChange w:id="3188" w:author="zhouyou" w:date="2025-04-18T16:48:00Z">
            <w:rPr>
              <w:rFonts w:ascii="仿宋" w:hAnsi="仿宋"/>
              <w:b/>
              <w:bCs/>
              <w:color w:val="000000" w:themeColor="text1"/>
            </w:rPr>
          </w:rPrChange>
        </w:rPr>
        <w:pPrChange w:id="3189" w:author="zhouyou" w:date="2025-04-18T16:45:00Z">
          <w:pPr>
            <w:ind w:firstLine="562"/>
          </w:pPr>
        </w:pPrChange>
      </w:pPr>
      <w:r w:rsidRPr="00193049">
        <w:rPr>
          <w:rFonts w:cs="Times New Roman" w:hint="eastAsia"/>
          <w:b/>
          <w:bCs/>
          <w:color w:val="000000" w:themeColor="text1"/>
          <w:rPrChange w:id="3190" w:author="zhouyou" w:date="2025-04-18T16:48:00Z">
            <w:rPr>
              <w:rFonts w:ascii="仿宋" w:hAnsi="仿宋" w:hint="eastAsia"/>
              <w:b/>
              <w:bCs/>
              <w:color w:val="000000" w:themeColor="text1"/>
            </w:rPr>
          </w:rPrChange>
        </w:rPr>
        <w:t>（</w:t>
      </w:r>
      <w:r w:rsidRPr="00193049">
        <w:rPr>
          <w:rFonts w:cs="Times New Roman"/>
          <w:b/>
          <w:bCs/>
          <w:color w:val="000000" w:themeColor="text1"/>
          <w:rPrChange w:id="3191" w:author="zhouyou" w:date="2025-04-18T16:48:00Z">
            <w:rPr>
              <w:rFonts w:ascii="仿宋" w:hAnsi="仿宋"/>
              <w:b/>
              <w:bCs/>
              <w:color w:val="000000" w:themeColor="text1"/>
            </w:rPr>
          </w:rPrChange>
        </w:rPr>
        <w:t>2</w:t>
      </w:r>
      <w:r w:rsidRPr="00193049">
        <w:rPr>
          <w:rFonts w:cs="Times New Roman" w:hint="eastAsia"/>
          <w:b/>
          <w:bCs/>
          <w:color w:val="000000" w:themeColor="text1"/>
          <w:rPrChange w:id="3192" w:author="zhouyou" w:date="2025-04-18T16:48:00Z">
            <w:rPr>
              <w:rFonts w:ascii="仿宋" w:hAnsi="仿宋" w:hint="eastAsia"/>
              <w:b/>
              <w:bCs/>
              <w:color w:val="000000" w:themeColor="text1"/>
            </w:rPr>
          </w:rPrChange>
        </w:rPr>
        <w:t>）超大规模元数据管理与万亿文件秒级检索问题</w:t>
      </w:r>
    </w:p>
    <w:p w14:paraId="1D2D1B40" w14:textId="77777777" w:rsidR="00677DB3" w:rsidRPr="00193049" w:rsidRDefault="003101FD">
      <w:pPr>
        <w:ind w:firstLine="560"/>
        <w:jc w:val="both"/>
        <w:rPr>
          <w:rFonts w:cs="Times New Roman"/>
          <w:rPrChange w:id="3193" w:author="zhouyou" w:date="2025-04-18T16:48:00Z">
            <w:rPr/>
          </w:rPrChange>
        </w:rPr>
        <w:pPrChange w:id="3194" w:author="zhouyou" w:date="2025-04-18T16:45:00Z">
          <w:pPr>
            <w:ind w:firstLine="560"/>
          </w:pPr>
        </w:pPrChange>
      </w:pPr>
      <w:r w:rsidRPr="00885D23">
        <w:rPr>
          <w:rFonts w:cs="Times New Roman" w:hint="eastAsia"/>
        </w:rPr>
        <w:t>传统大规模元数据检索技术依赖大量服务器和硬件资源，针对万亿文件元数据通常需要数千个元数据服务节点，每个节点需要配置数百</w:t>
      </w:r>
      <w:r w:rsidRPr="00193049">
        <w:rPr>
          <w:rFonts w:cs="Times New Roman"/>
          <w:rPrChange w:id="3195" w:author="zhouyou" w:date="2025-04-18T16:48:00Z">
            <w:rPr/>
          </w:rPrChange>
        </w:rPr>
        <w:t>GB</w:t>
      </w:r>
      <w:r w:rsidRPr="00193049">
        <w:rPr>
          <w:rFonts w:cs="Times New Roman" w:hint="eastAsia"/>
          <w:rPrChange w:id="3196" w:author="zhouyou" w:date="2025-04-18T16:48:00Z">
            <w:rPr>
              <w:rFonts w:hint="eastAsia"/>
            </w:rPr>
          </w:rPrChange>
        </w:rPr>
        <w:t>内存</w:t>
      </w:r>
      <w:proofErr w:type="gramStart"/>
      <w:r w:rsidRPr="00193049">
        <w:rPr>
          <w:rFonts w:cs="Times New Roman" w:hint="eastAsia"/>
          <w:rPrChange w:id="3197" w:author="zhouyou" w:date="2025-04-18T16:48:00Z">
            <w:rPr>
              <w:rFonts w:hint="eastAsia"/>
            </w:rPr>
          </w:rPrChange>
        </w:rPr>
        <w:t>和数十核</w:t>
      </w:r>
      <w:proofErr w:type="gramEnd"/>
      <w:r w:rsidRPr="00193049">
        <w:rPr>
          <w:rFonts w:cs="Times New Roman"/>
          <w:rPrChange w:id="3198" w:author="zhouyou" w:date="2025-04-18T16:48:00Z">
            <w:rPr/>
          </w:rPrChange>
        </w:rPr>
        <w:t>CPU</w:t>
      </w:r>
      <w:r w:rsidRPr="00193049">
        <w:rPr>
          <w:rFonts w:cs="Times New Roman" w:hint="eastAsia"/>
          <w:rPrChange w:id="3199" w:author="zhouyou" w:date="2025-04-18T16:48:00Z">
            <w:rPr>
              <w:rFonts w:hint="eastAsia"/>
            </w:rPr>
          </w:rPrChange>
        </w:rPr>
        <w:t>，总体成本和系统复杂性极高。如何设计可扩展的高效能分布式元数据集群，以及高性能文件命名空间管理和数据索引技术，是本课题要解决的关键技术问题。</w:t>
      </w:r>
    </w:p>
    <w:p w14:paraId="667B32E6" w14:textId="77777777" w:rsidR="00677DB3" w:rsidRPr="00193049" w:rsidRDefault="003101FD">
      <w:pPr>
        <w:ind w:firstLine="562"/>
        <w:jc w:val="both"/>
        <w:rPr>
          <w:rFonts w:cs="Times New Roman"/>
          <w:b/>
          <w:bCs/>
          <w:color w:val="000000" w:themeColor="text1"/>
          <w:rPrChange w:id="3200" w:author="zhouyou" w:date="2025-04-18T16:48:00Z">
            <w:rPr>
              <w:rFonts w:ascii="仿宋" w:hAnsi="仿宋"/>
              <w:b/>
              <w:bCs/>
              <w:color w:val="000000" w:themeColor="text1"/>
            </w:rPr>
          </w:rPrChange>
        </w:rPr>
      </w:pPr>
      <w:r w:rsidRPr="00193049">
        <w:rPr>
          <w:rFonts w:cs="Times New Roman" w:hint="eastAsia"/>
          <w:b/>
          <w:bCs/>
          <w:color w:val="000000" w:themeColor="text1"/>
          <w:rPrChange w:id="3201" w:author="zhouyou" w:date="2025-04-18T16:48:00Z">
            <w:rPr>
              <w:rFonts w:ascii="仿宋" w:hAnsi="仿宋" w:hint="eastAsia"/>
              <w:b/>
              <w:bCs/>
              <w:color w:val="000000" w:themeColor="text1"/>
            </w:rPr>
          </w:rPrChange>
        </w:rPr>
        <w:t>考核指标：</w:t>
      </w:r>
    </w:p>
    <w:p w14:paraId="1F5C9ACA" w14:textId="4CC098A3" w:rsidR="00677DB3" w:rsidRPr="00193049" w:rsidRDefault="003101FD">
      <w:pPr>
        <w:ind w:firstLine="560"/>
        <w:jc w:val="both"/>
        <w:rPr>
          <w:rFonts w:cs="Times New Roman"/>
          <w:rPrChange w:id="3202" w:author="zhouyou" w:date="2025-04-18T16:48:00Z">
            <w:rPr/>
          </w:rPrChange>
        </w:rPr>
        <w:pPrChange w:id="3203" w:author="zhouyou" w:date="2025-04-18T16:45:00Z">
          <w:pPr>
            <w:ind w:firstLine="560"/>
          </w:pPr>
        </w:pPrChange>
      </w:pPr>
      <w:r w:rsidRPr="00885D23">
        <w:rPr>
          <w:rFonts w:cs="Times New Roman" w:hint="eastAsia"/>
        </w:rPr>
        <w:t>（</w:t>
      </w:r>
      <w:r w:rsidRPr="00885D23">
        <w:rPr>
          <w:rFonts w:cs="Times New Roman"/>
        </w:rPr>
        <w:t>1</w:t>
      </w:r>
      <w:r w:rsidRPr="00885D23">
        <w:rPr>
          <w:rFonts w:cs="Times New Roman" w:hint="eastAsia"/>
        </w:rPr>
        <w:t>）支持</w:t>
      </w:r>
      <w:r w:rsidRPr="00193049">
        <w:rPr>
          <w:rFonts w:cs="Times New Roman"/>
          <w:rPrChange w:id="3204" w:author="zhouyou" w:date="2025-04-18T16:48:00Z">
            <w:rPr/>
          </w:rPrChange>
        </w:rPr>
        <w:t>ZB</w:t>
      </w:r>
      <w:r w:rsidRPr="00193049">
        <w:rPr>
          <w:rFonts w:cs="Times New Roman" w:hint="eastAsia"/>
          <w:rPrChange w:id="3205" w:author="zhouyou" w:date="2025-04-18T16:48:00Z">
            <w:rPr>
              <w:rFonts w:hint="eastAsia"/>
            </w:rPr>
          </w:rPrChange>
        </w:rPr>
        <w:t>级海量数据管理，具备管理超过</w:t>
      </w:r>
      <w:r w:rsidRPr="00193049">
        <w:rPr>
          <w:rFonts w:cs="Times New Roman"/>
          <w:rPrChange w:id="3206" w:author="zhouyou" w:date="2025-04-18T16:48:00Z">
            <w:rPr/>
          </w:rPrChange>
        </w:rPr>
        <w:t>1</w:t>
      </w:r>
      <w:r w:rsidRPr="00193049">
        <w:rPr>
          <w:rFonts w:cs="Times New Roman" w:hint="eastAsia"/>
          <w:rPrChange w:id="3207" w:author="zhouyou" w:date="2025-04-18T16:48:00Z">
            <w:rPr>
              <w:rFonts w:hint="eastAsia"/>
            </w:rPr>
          </w:rPrChange>
        </w:rPr>
        <w:t>亿张光盘、</w:t>
      </w:r>
      <w:r w:rsidRPr="00193049">
        <w:rPr>
          <w:rFonts w:cs="Times New Roman"/>
          <w:rPrChange w:id="3208" w:author="zhouyou" w:date="2025-04-18T16:48:00Z">
            <w:rPr/>
          </w:rPrChange>
        </w:rPr>
        <w:t>100</w:t>
      </w:r>
      <w:r w:rsidRPr="00193049">
        <w:rPr>
          <w:rFonts w:cs="Times New Roman" w:hint="eastAsia"/>
          <w:rPrChange w:id="3209" w:author="zhouyou" w:date="2025-04-18T16:48:00Z">
            <w:rPr>
              <w:rFonts w:hint="eastAsia"/>
            </w:rPr>
          </w:rPrChange>
        </w:rPr>
        <w:t>亿个文件、</w:t>
      </w:r>
      <w:r w:rsidRPr="00193049">
        <w:rPr>
          <w:rFonts w:cs="Times New Roman"/>
          <w:rPrChange w:id="3210" w:author="zhouyou" w:date="2025-04-18T16:48:00Z">
            <w:rPr/>
          </w:rPrChange>
        </w:rPr>
        <w:t>1ZB</w:t>
      </w:r>
      <w:r w:rsidRPr="00193049">
        <w:rPr>
          <w:rFonts w:cs="Times New Roman" w:hint="eastAsia"/>
          <w:rPrChange w:id="3211" w:author="zhouyou" w:date="2025-04-18T16:48:00Z">
            <w:rPr>
              <w:rFonts w:hint="eastAsia"/>
            </w:rPr>
          </w:rPrChange>
        </w:rPr>
        <w:t>数据的能力；</w:t>
      </w:r>
    </w:p>
    <w:p w14:paraId="3EAB0D2D" w14:textId="3ABC68B0" w:rsidR="00677DB3" w:rsidRDefault="003101FD" w:rsidP="00627601">
      <w:pPr>
        <w:ind w:firstLine="560"/>
        <w:jc w:val="both"/>
        <w:rPr>
          <w:ins w:id="3212" w:author="zhouyou" w:date="2025-04-18T16:55:00Z"/>
          <w:rFonts w:cs="Times New Roman"/>
        </w:rPr>
      </w:pPr>
      <w:r w:rsidRPr="00193049">
        <w:rPr>
          <w:rFonts w:cs="Times New Roman" w:hint="eastAsia"/>
          <w:rPrChange w:id="3213" w:author="zhouyou" w:date="2025-04-18T16:48:00Z">
            <w:rPr>
              <w:rFonts w:hint="eastAsia"/>
            </w:rPr>
          </w:rPrChange>
        </w:rPr>
        <w:t>（</w:t>
      </w:r>
      <w:r w:rsidRPr="00193049">
        <w:rPr>
          <w:rFonts w:cs="Times New Roman"/>
          <w:rPrChange w:id="3214" w:author="zhouyou" w:date="2025-04-18T16:48:00Z">
            <w:rPr/>
          </w:rPrChange>
        </w:rPr>
        <w:t>2</w:t>
      </w:r>
      <w:r w:rsidRPr="00193049">
        <w:rPr>
          <w:rFonts w:cs="Times New Roman" w:hint="eastAsia"/>
          <w:rPrChange w:id="3215" w:author="zhouyou" w:date="2025-04-18T16:48:00Z">
            <w:rPr>
              <w:rFonts w:hint="eastAsia"/>
            </w:rPr>
          </w:rPrChange>
        </w:rPr>
        <w:t>）在</w:t>
      </w:r>
      <w:r w:rsidRPr="00193049">
        <w:rPr>
          <w:rFonts w:cs="Times New Roman"/>
          <w:rPrChange w:id="3216" w:author="zhouyou" w:date="2025-04-18T16:48:00Z">
            <w:rPr/>
          </w:rPrChange>
        </w:rPr>
        <w:t>ZB</w:t>
      </w:r>
      <w:r w:rsidRPr="00193049">
        <w:rPr>
          <w:rFonts w:cs="Times New Roman" w:hint="eastAsia"/>
          <w:rPrChange w:id="3217" w:author="zhouyou" w:date="2025-04-18T16:48:00Z">
            <w:rPr>
              <w:rFonts w:hint="eastAsia"/>
            </w:rPr>
          </w:rPrChange>
        </w:rPr>
        <w:t>级数据、</w:t>
      </w:r>
      <w:r w:rsidRPr="00193049">
        <w:rPr>
          <w:rFonts w:cs="Times New Roman"/>
          <w:rPrChange w:id="3218" w:author="zhouyou" w:date="2025-04-18T16:48:00Z">
            <w:rPr/>
          </w:rPrChange>
        </w:rPr>
        <w:t>100</w:t>
      </w:r>
      <w:r w:rsidRPr="00193049">
        <w:rPr>
          <w:rFonts w:cs="Times New Roman" w:hint="eastAsia"/>
          <w:rPrChange w:id="3219" w:author="zhouyou" w:date="2025-04-18T16:48:00Z">
            <w:rPr>
              <w:rFonts w:hint="eastAsia"/>
            </w:rPr>
          </w:rPrChange>
        </w:rPr>
        <w:t>亿文件规模下，实现平均检索时间小于</w:t>
      </w:r>
      <w:r w:rsidRPr="00193049">
        <w:rPr>
          <w:rFonts w:cs="Times New Roman"/>
          <w:rPrChange w:id="3220" w:author="zhouyou" w:date="2025-04-18T16:48:00Z">
            <w:rPr/>
          </w:rPrChange>
        </w:rPr>
        <w:t>1</w:t>
      </w:r>
      <w:r w:rsidRPr="00193049">
        <w:rPr>
          <w:rFonts w:cs="Times New Roman" w:hint="eastAsia"/>
          <w:rPrChange w:id="3221" w:author="zhouyou" w:date="2025-04-18T16:48:00Z">
            <w:rPr>
              <w:rFonts w:hint="eastAsia"/>
            </w:rPr>
          </w:rPrChange>
        </w:rPr>
        <w:t>秒，能效比提升</w:t>
      </w:r>
      <w:r w:rsidRPr="00193049">
        <w:rPr>
          <w:rFonts w:cs="Times New Roman"/>
          <w:rPrChange w:id="3222" w:author="zhouyou" w:date="2025-04-18T16:48:00Z">
            <w:rPr/>
          </w:rPrChange>
        </w:rPr>
        <w:t>1</w:t>
      </w:r>
      <w:r w:rsidRPr="00193049">
        <w:rPr>
          <w:rFonts w:cs="Times New Roman" w:hint="eastAsia"/>
          <w:rPrChange w:id="3223" w:author="zhouyou" w:date="2025-04-18T16:48:00Z">
            <w:rPr>
              <w:rFonts w:hint="eastAsia"/>
            </w:rPr>
          </w:rPrChange>
        </w:rPr>
        <w:t>个数量级。</w:t>
      </w:r>
    </w:p>
    <w:p w14:paraId="69090A2B" w14:textId="77777777" w:rsidR="00081A8B" w:rsidRPr="00885D23" w:rsidRDefault="00081A8B">
      <w:pPr>
        <w:ind w:firstLine="560"/>
        <w:jc w:val="both"/>
        <w:rPr>
          <w:rFonts w:cs="Times New Roman"/>
        </w:rPr>
        <w:pPrChange w:id="3224" w:author="zhouyou" w:date="2025-04-18T16:45:00Z">
          <w:pPr>
            <w:ind w:firstLine="560"/>
          </w:pPr>
        </w:pPrChange>
      </w:pPr>
    </w:p>
    <w:p w14:paraId="4325505D" w14:textId="617F39C4" w:rsidR="00677DB3" w:rsidRPr="00193049" w:rsidRDefault="003101FD">
      <w:pPr>
        <w:pStyle w:val="3"/>
        <w:ind w:firstLineChars="71"/>
        <w:rPr>
          <w:rFonts w:cs="Times New Roman"/>
          <w:rPrChange w:id="3225" w:author="zhouyou" w:date="2025-04-18T16:48:00Z">
            <w:rPr/>
          </w:rPrChange>
        </w:rPr>
      </w:pPr>
      <w:bookmarkStart w:id="3226" w:name="_Toc195645204"/>
      <w:r w:rsidRPr="00193049">
        <w:rPr>
          <w:rFonts w:cs="Times New Roman"/>
          <w:rPrChange w:id="3227" w:author="zhouyou" w:date="2025-04-18T16:48:00Z">
            <w:rPr/>
          </w:rPrChange>
        </w:rPr>
        <w:t>3.2.3</w:t>
      </w:r>
      <w:r w:rsidRPr="00193049">
        <w:rPr>
          <w:rFonts w:cs="Times New Roman" w:hint="eastAsia"/>
          <w:rPrChange w:id="3228" w:author="zhouyou" w:date="2025-04-18T16:48:00Z">
            <w:rPr>
              <w:rFonts w:hint="eastAsia"/>
            </w:rPr>
          </w:rPrChange>
        </w:rPr>
        <w:t>任务各参与单位具体分工</w:t>
      </w:r>
      <w:bookmarkEnd w:id="3226"/>
    </w:p>
    <w:p w14:paraId="0988D189" w14:textId="77777777" w:rsidR="00677DB3" w:rsidRPr="00193049" w:rsidRDefault="003101FD">
      <w:pPr>
        <w:ind w:firstLine="560"/>
        <w:jc w:val="both"/>
        <w:rPr>
          <w:rFonts w:cs="Times New Roman"/>
          <w:rPrChange w:id="3229" w:author="zhouyou" w:date="2025-04-18T16:48:00Z">
            <w:rPr/>
          </w:rPrChange>
        </w:rPr>
        <w:pPrChange w:id="3230" w:author="zhouyou" w:date="2025-04-18T16:45:00Z">
          <w:pPr>
            <w:ind w:firstLine="560"/>
          </w:pPr>
        </w:pPrChange>
      </w:pPr>
      <w:r w:rsidRPr="00193049">
        <w:rPr>
          <w:rFonts w:cs="Times New Roman" w:hint="eastAsia"/>
          <w:rPrChange w:id="3231" w:author="zhouyou" w:date="2025-04-18T16:48:00Z">
            <w:rPr>
              <w:rFonts w:hint="eastAsia"/>
            </w:rPr>
          </w:rPrChange>
        </w:rPr>
        <w:t>华中科技大学，研究</w:t>
      </w:r>
      <w:r w:rsidRPr="00193049">
        <w:rPr>
          <w:rFonts w:cs="Times New Roman"/>
          <w:rPrChange w:id="3232" w:author="zhouyou" w:date="2025-04-18T16:48:00Z">
            <w:rPr/>
          </w:rPrChange>
        </w:rPr>
        <w:t>ZB</w:t>
      </w:r>
      <w:r w:rsidRPr="00193049">
        <w:rPr>
          <w:rFonts w:cs="Times New Roman" w:hint="eastAsia"/>
          <w:rPrChange w:id="3233" w:author="zhouyou" w:date="2025-04-18T16:48:00Z">
            <w:rPr>
              <w:rFonts w:hint="eastAsia"/>
            </w:rPr>
          </w:rPrChange>
        </w:rPr>
        <w:t>级海量光盘存储系统的高效数据组织方式、万亿文件元数据秒级检索技术以及系统性能评估方法，完成海量数据管理系统的搭建。</w:t>
      </w:r>
    </w:p>
    <w:p w14:paraId="60DB2EC3" w14:textId="54D6B7AE" w:rsidR="00677DB3" w:rsidRPr="00193049" w:rsidRDefault="009A5C9A">
      <w:pPr>
        <w:ind w:firstLine="560"/>
        <w:jc w:val="both"/>
        <w:rPr>
          <w:rFonts w:cs="Times New Roman"/>
          <w:rPrChange w:id="3234" w:author="zhouyou" w:date="2025-04-18T16:48:00Z">
            <w:rPr/>
          </w:rPrChange>
        </w:rPr>
        <w:pPrChange w:id="3235" w:author="zhouyou" w:date="2025-04-18T16:45:00Z">
          <w:pPr>
            <w:ind w:firstLine="560"/>
          </w:pPr>
        </w:pPrChange>
      </w:pPr>
      <w:r w:rsidRPr="00193049">
        <w:rPr>
          <w:rFonts w:cs="Times New Roman" w:hint="eastAsia"/>
          <w:rPrChange w:id="3236" w:author="zhouyou" w:date="2025-04-18T16:48:00Z">
            <w:rPr>
              <w:rFonts w:hint="eastAsia"/>
            </w:rPr>
          </w:rPrChange>
        </w:rPr>
        <w:lastRenderedPageBreak/>
        <w:t>济南浪潮数据技术有限公司</w:t>
      </w:r>
      <w:r w:rsidR="003101FD" w:rsidRPr="00193049">
        <w:rPr>
          <w:rFonts w:cs="Times New Roman" w:hint="eastAsia"/>
          <w:rPrChange w:id="3237" w:author="zhouyou" w:date="2025-04-18T16:48:00Z">
            <w:rPr>
              <w:rFonts w:hint="eastAsia"/>
            </w:rPr>
          </w:rPrChange>
        </w:rPr>
        <w:t>，研究并实现高效能文件元数据集群，提供高能效数据存储服务器及固态盘系统，完成高效能分布式元数据服务器集群原型，并协助本课题完成</w:t>
      </w:r>
      <w:r w:rsidR="003101FD" w:rsidRPr="00193049">
        <w:rPr>
          <w:rFonts w:cs="Times New Roman"/>
          <w:rPrChange w:id="3238" w:author="zhouyou" w:date="2025-04-18T16:48:00Z">
            <w:rPr/>
          </w:rPrChange>
        </w:rPr>
        <w:t>ZB</w:t>
      </w:r>
      <w:r w:rsidR="003101FD" w:rsidRPr="00193049">
        <w:rPr>
          <w:rFonts w:cs="Times New Roman" w:hint="eastAsia"/>
          <w:rPrChange w:id="3239" w:author="zhouyou" w:date="2025-04-18T16:48:00Z">
            <w:rPr>
              <w:rFonts w:hint="eastAsia"/>
            </w:rPr>
          </w:rPrChange>
        </w:rPr>
        <w:t>级数据管理系统的性能测试。</w:t>
      </w:r>
    </w:p>
    <w:p w14:paraId="539DDF4E" w14:textId="3E116099" w:rsidR="00677DB3" w:rsidRDefault="003101FD" w:rsidP="00627601">
      <w:pPr>
        <w:ind w:firstLine="560"/>
        <w:jc w:val="both"/>
        <w:rPr>
          <w:ins w:id="3240" w:author="zhouyou" w:date="2025-04-18T16:56:00Z"/>
          <w:rFonts w:cs="Times New Roman"/>
        </w:rPr>
      </w:pPr>
      <w:r w:rsidRPr="00193049">
        <w:rPr>
          <w:rFonts w:cs="Times New Roman" w:hint="eastAsia"/>
          <w:rPrChange w:id="3241" w:author="zhouyou" w:date="2025-04-18T16:48:00Z">
            <w:rPr>
              <w:rFonts w:hint="eastAsia"/>
            </w:rPr>
          </w:rPrChange>
        </w:rPr>
        <w:t>山东省计算中心（国家超级计算济南中心），研究超长期数据保存及重现关键技术，研究</w:t>
      </w:r>
      <w:r w:rsidRPr="00193049">
        <w:rPr>
          <w:rFonts w:cs="Times New Roman"/>
          <w:rPrChange w:id="3242" w:author="zhouyou" w:date="2025-04-18T16:48:00Z">
            <w:rPr/>
          </w:rPrChange>
        </w:rPr>
        <w:t>ZB</w:t>
      </w:r>
      <w:proofErr w:type="gramStart"/>
      <w:r w:rsidRPr="00193049">
        <w:rPr>
          <w:rFonts w:cs="Times New Roman" w:hint="eastAsia"/>
          <w:rPrChange w:id="3243" w:author="zhouyou" w:date="2025-04-18T16:48:00Z">
            <w:rPr>
              <w:rFonts w:hint="eastAsia"/>
            </w:rPr>
          </w:rPrChange>
        </w:rPr>
        <w:t>级冷数据</w:t>
      </w:r>
      <w:proofErr w:type="gramEnd"/>
      <w:r w:rsidRPr="00193049">
        <w:rPr>
          <w:rFonts w:cs="Times New Roman" w:hint="eastAsia"/>
          <w:rPrChange w:id="3244" w:author="zhouyou" w:date="2025-04-18T16:48:00Z">
            <w:rPr>
              <w:rFonts w:hint="eastAsia"/>
            </w:rPr>
          </w:rPrChange>
        </w:rPr>
        <w:t>存储系统应用接口，结合</w:t>
      </w:r>
      <w:proofErr w:type="gramStart"/>
      <w:r w:rsidRPr="00193049">
        <w:rPr>
          <w:rFonts w:cs="Times New Roman" w:hint="eastAsia"/>
          <w:rPrChange w:id="3245" w:author="zhouyou" w:date="2025-04-18T16:48:00Z">
            <w:rPr>
              <w:rFonts w:hint="eastAsia"/>
            </w:rPr>
          </w:rPrChange>
        </w:rPr>
        <w:t>超算应用提供冷数据</w:t>
      </w:r>
      <w:proofErr w:type="gramEnd"/>
      <w:r w:rsidRPr="00193049">
        <w:rPr>
          <w:rFonts w:cs="Times New Roman" w:hint="eastAsia"/>
          <w:rPrChange w:id="3246" w:author="zhouyou" w:date="2025-04-18T16:48:00Z">
            <w:rPr>
              <w:rFonts w:hint="eastAsia"/>
            </w:rPr>
          </w:rPrChange>
        </w:rPr>
        <w:t>存储、管理及应用范式，协助本课题完成研制数据管理系统的演示及测试。</w:t>
      </w:r>
    </w:p>
    <w:p w14:paraId="3BB3A985" w14:textId="77777777" w:rsidR="00081A8B" w:rsidRDefault="00081A8B" w:rsidP="00627601">
      <w:pPr>
        <w:ind w:firstLine="560"/>
        <w:jc w:val="both"/>
        <w:rPr>
          <w:ins w:id="3247" w:author="zhouyou" w:date="2025-04-18T16:55:00Z"/>
          <w:rFonts w:cs="Times New Roman"/>
        </w:rPr>
      </w:pPr>
    </w:p>
    <w:p w14:paraId="73A3DB4B" w14:textId="4A0F95F6" w:rsidR="00081A8B" w:rsidRPr="00885D23" w:rsidDel="00081A8B" w:rsidRDefault="00081A8B">
      <w:pPr>
        <w:ind w:firstLine="560"/>
        <w:jc w:val="both"/>
        <w:rPr>
          <w:del w:id="3248" w:author="zhouyou" w:date="2025-04-18T16:55:00Z"/>
          <w:rFonts w:cs="Times New Roman"/>
        </w:rPr>
        <w:pPrChange w:id="3249" w:author="zhouyou" w:date="2025-04-18T16:45:00Z">
          <w:pPr>
            <w:ind w:firstLine="560"/>
          </w:pPr>
        </w:pPrChange>
      </w:pPr>
    </w:p>
    <w:p w14:paraId="6A8CA5D3" w14:textId="41609D45" w:rsidR="00677DB3" w:rsidRPr="00193049" w:rsidRDefault="003101FD">
      <w:pPr>
        <w:pStyle w:val="3"/>
        <w:ind w:firstLineChars="0" w:firstLine="0"/>
        <w:rPr>
          <w:rFonts w:cs="Times New Roman"/>
          <w:rPrChange w:id="3250" w:author="zhouyou" w:date="2025-04-18T16:48:00Z">
            <w:rPr/>
          </w:rPrChange>
        </w:rPr>
      </w:pPr>
      <w:bookmarkStart w:id="3251" w:name="_Toc195645205"/>
      <w:r w:rsidRPr="00193049">
        <w:rPr>
          <w:rFonts w:cs="Times New Roman"/>
          <w:rPrChange w:id="3252" w:author="zhouyou" w:date="2025-04-18T16:48:00Z">
            <w:rPr/>
          </w:rPrChange>
        </w:rPr>
        <w:t>3.2.4</w:t>
      </w:r>
      <w:r w:rsidRPr="00193049">
        <w:rPr>
          <w:rFonts w:cs="Times New Roman" w:hint="eastAsia"/>
          <w:rPrChange w:id="3253" w:author="zhouyou" w:date="2025-04-18T16:48:00Z">
            <w:rPr>
              <w:rFonts w:hint="eastAsia"/>
            </w:rPr>
          </w:rPrChange>
        </w:rPr>
        <w:t>任务研究进度安排</w:t>
      </w:r>
      <w:bookmarkEnd w:id="3251"/>
    </w:p>
    <w:p w14:paraId="30C27E79" w14:textId="1485B15F" w:rsidR="00677DB3" w:rsidRPr="00193049" w:rsidRDefault="003101FD">
      <w:pPr>
        <w:pStyle w:val="a7"/>
        <w:jc w:val="center"/>
        <w:rPr>
          <w:rPrChange w:id="3254" w:author="zhouyou" w:date="2025-04-18T16:48:00Z">
            <w:rPr>
              <w:rFonts w:ascii="仿宋" w:hAnsi="仿宋"/>
            </w:rPr>
          </w:rPrChange>
        </w:rPr>
      </w:pPr>
      <w:r w:rsidRPr="00193049">
        <w:rPr>
          <w:rFonts w:hint="eastAsia"/>
          <w:rPrChange w:id="3255" w:author="zhouyou" w:date="2025-04-18T16:48:00Z">
            <w:rPr>
              <w:rFonts w:ascii="仿宋" w:hAnsi="仿宋" w:hint="eastAsia"/>
            </w:rPr>
          </w:rPrChange>
        </w:rPr>
        <w:t>表</w:t>
      </w:r>
      <w:r w:rsidRPr="00193049">
        <w:rPr>
          <w:rPrChange w:id="3256" w:author="zhouyou" w:date="2025-04-18T16:48:00Z">
            <w:rPr>
              <w:rFonts w:ascii="仿宋" w:hAnsi="仿宋"/>
            </w:rPr>
          </w:rPrChange>
        </w:rPr>
        <w:t>3.</w:t>
      </w:r>
      <w:r w:rsidRPr="00193049">
        <w:rPr>
          <w:rPrChange w:id="3257" w:author="zhouyou" w:date="2025-04-18T16:48:00Z">
            <w:rPr>
              <w:rFonts w:ascii="仿宋" w:hAnsi="仿宋"/>
            </w:rPr>
          </w:rPrChange>
        </w:rPr>
        <w:fldChar w:fldCharType="begin"/>
      </w:r>
      <w:r w:rsidRPr="00193049">
        <w:rPr>
          <w:rPrChange w:id="3258" w:author="zhouyou" w:date="2025-04-18T16:48:00Z">
            <w:rPr>
              <w:rFonts w:ascii="仿宋" w:hAnsi="仿宋"/>
            </w:rPr>
          </w:rPrChange>
        </w:rPr>
        <w:instrText xml:space="preserve"> SEQ </w:instrText>
      </w:r>
      <w:r w:rsidRPr="00193049">
        <w:rPr>
          <w:rFonts w:hint="eastAsia"/>
          <w:rPrChange w:id="3259" w:author="zhouyou" w:date="2025-04-18T16:48:00Z">
            <w:rPr>
              <w:rFonts w:ascii="仿宋" w:hAnsi="仿宋" w:hint="eastAsia"/>
            </w:rPr>
          </w:rPrChange>
        </w:rPr>
        <w:instrText>表</w:instrText>
      </w:r>
      <w:r w:rsidRPr="00193049">
        <w:rPr>
          <w:rPrChange w:id="3260" w:author="zhouyou" w:date="2025-04-18T16:48:00Z">
            <w:rPr>
              <w:rFonts w:ascii="仿宋" w:hAnsi="仿宋"/>
            </w:rPr>
          </w:rPrChange>
        </w:rPr>
        <w:instrText xml:space="preserve">3. \* ARABIC </w:instrText>
      </w:r>
      <w:r w:rsidRPr="00193049">
        <w:rPr>
          <w:rPrChange w:id="3261" w:author="zhouyou" w:date="2025-04-18T16:48:00Z">
            <w:rPr>
              <w:rFonts w:ascii="仿宋" w:hAnsi="仿宋"/>
            </w:rPr>
          </w:rPrChange>
        </w:rPr>
        <w:fldChar w:fldCharType="separate"/>
      </w:r>
      <w:r w:rsidRPr="00193049">
        <w:rPr>
          <w:noProof/>
          <w:rPrChange w:id="3262" w:author="zhouyou" w:date="2025-04-18T16:48:00Z">
            <w:rPr>
              <w:rFonts w:ascii="仿宋" w:hAnsi="仿宋"/>
              <w:noProof/>
            </w:rPr>
          </w:rPrChange>
        </w:rPr>
        <w:t>4</w:t>
      </w:r>
      <w:r w:rsidRPr="00193049">
        <w:rPr>
          <w:rPrChange w:id="3263" w:author="zhouyou" w:date="2025-04-18T16:48:00Z">
            <w:rPr>
              <w:rFonts w:ascii="仿宋" w:hAnsi="仿宋"/>
            </w:rPr>
          </w:rPrChange>
        </w:rPr>
        <w:fldChar w:fldCharType="end"/>
      </w:r>
      <w:r w:rsidRPr="00193049">
        <w:rPr>
          <w:rPrChange w:id="3264" w:author="zhouyou" w:date="2025-04-18T16:48:00Z">
            <w:rPr>
              <w:rFonts w:ascii="仿宋" w:hAnsi="仿宋"/>
            </w:rPr>
          </w:rPrChange>
        </w:rPr>
        <w:t xml:space="preserve"> </w:t>
      </w:r>
      <w:r w:rsidRPr="00193049">
        <w:rPr>
          <w:rFonts w:hint="eastAsia"/>
          <w:rPrChange w:id="3265" w:author="zhouyou" w:date="2025-04-18T16:48:00Z">
            <w:rPr>
              <w:rFonts w:ascii="仿宋" w:hAnsi="仿宋" w:hint="eastAsia"/>
            </w:rPr>
          </w:rPrChange>
        </w:rPr>
        <w:t>项目年度进展安排</w:t>
      </w:r>
    </w:p>
    <w:tbl>
      <w:tblPr>
        <w:tblStyle w:val="af4"/>
        <w:tblW w:w="9067" w:type="dxa"/>
        <w:jc w:val="center"/>
        <w:tblLayout w:type="fixed"/>
        <w:tblLook w:val="04A0" w:firstRow="1" w:lastRow="0" w:firstColumn="1" w:lastColumn="0" w:noHBand="0" w:noVBand="1"/>
        <w:tblPrChange w:id="3266" w:author="zhouyou" w:date="2025-04-18T16:56:00Z">
          <w:tblPr>
            <w:tblStyle w:val="af4"/>
            <w:tblW w:w="0" w:type="auto"/>
            <w:jc w:val="center"/>
            <w:tblLayout w:type="fixed"/>
            <w:tblLook w:val="04A0" w:firstRow="1" w:lastRow="0" w:firstColumn="1" w:lastColumn="0" w:noHBand="0" w:noVBand="1"/>
          </w:tblPr>
        </w:tblPrChange>
      </w:tblPr>
      <w:tblGrid>
        <w:gridCol w:w="2016"/>
        <w:gridCol w:w="956"/>
        <w:gridCol w:w="6095"/>
        <w:tblGridChange w:id="3267">
          <w:tblGrid>
            <w:gridCol w:w="2016"/>
            <w:gridCol w:w="1271"/>
            <w:gridCol w:w="5780"/>
          </w:tblGrid>
        </w:tblGridChange>
      </w:tblGrid>
      <w:tr w:rsidR="00677DB3" w:rsidRPr="00193049" w14:paraId="2629AFE3" w14:textId="77777777" w:rsidTr="00081A8B">
        <w:trPr>
          <w:jc w:val="center"/>
          <w:trPrChange w:id="3268" w:author="zhouyou" w:date="2025-04-18T16:56:00Z">
            <w:trPr>
              <w:jc w:val="center"/>
            </w:trPr>
          </w:trPrChange>
        </w:trPr>
        <w:tc>
          <w:tcPr>
            <w:tcW w:w="2016" w:type="dxa"/>
            <w:tcPrChange w:id="3269" w:author="zhouyou" w:date="2025-04-18T16:56:00Z">
              <w:tcPr>
                <w:tcW w:w="2016" w:type="dxa"/>
              </w:tcPr>
            </w:tcPrChange>
          </w:tcPr>
          <w:p w14:paraId="307AB43C" w14:textId="77777777" w:rsidR="00677DB3" w:rsidRPr="00193049" w:rsidRDefault="003101FD">
            <w:pPr>
              <w:pStyle w:val="a7"/>
              <w:ind w:firstLineChars="0" w:firstLine="0"/>
              <w:jc w:val="both"/>
              <w:rPr>
                <w:b/>
                <w:bCs/>
                <w:szCs w:val="24"/>
                <w:rPrChange w:id="3270" w:author="zhouyou" w:date="2025-04-18T16:48:00Z">
                  <w:rPr>
                    <w:rFonts w:ascii="仿宋" w:hAnsi="仿宋"/>
                    <w:b/>
                    <w:bCs/>
                    <w:szCs w:val="24"/>
                  </w:rPr>
                </w:rPrChange>
              </w:rPr>
              <w:pPrChange w:id="3271" w:author="zhouyou" w:date="2025-04-18T16:45:00Z">
                <w:pPr>
                  <w:pStyle w:val="a7"/>
                  <w:ind w:firstLineChars="0" w:firstLine="0"/>
                  <w:jc w:val="center"/>
                </w:pPr>
              </w:pPrChange>
            </w:pPr>
            <w:r w:rsidRPr="00193049">
              <w:rPr>
                <w:rFonts w:hint="eastAsia"/>
                <w:b/>
                <w:bCs/>
                <w:szCs w:val="24"/>
                <w:rPrChange w:id="3272" w:author="zhouyou" w:date="2025-04-18T16:48:00Z">
                  <w:rPr>
                    <w:rFonts w:ascii="仿宋" w:hAnsi="仿宋" w:hint="eastAsia"/>
                    <w:b/>
                    <w:bCs/>
                    <w:szCs w:val="24"/>
                  </w:rPr>
                </w:rPrChange>
              </w:rPr>
              <w:t>年度</w:t>
            </w:r>
          </w:p>
        </w:tc>
        <w:tc>
          <w:tcPr>
            <w:tcW w:w="956" w:type="dxa"/>
            <w:tcPrChange w:id="3273" w:author="zhouyou" w:date="2025-04-18T16:56:00Z">
              <w:tcPr>
                <w:tcW w:w="1271" w:type="dxa"/>
              </w:tcPr>
            </w:tcPrChange>
          </w:tcPr>
          <w:p w14:paraId="6E613830" w14:textId="77777777" w:rsidR="00677DB3" w:rsidRPr="00193049" w:rsidRDefault="003101FD">
            <w:pPr>
              <w:pStyle w:val="a7"/>
              <w:ind w:firstLineChars="0" w:firstLine="0"/>
              <w:jc w:val="both"/>
              <w:rPr>
                <w:b/>
                <w:bCs/>
                <w:szCs w:val="24"/>
                <w:rPrChange w:id="3274" w:author="zhouyou" w:date="2025-04-18T16:48:00Z">
                  <w:rPr>
                    <w:rFonts w:ascii="仿宋" w:hAnsi="仿宋"/>
                    <w:b/>
                    <w:bCs/>
                    <w:szCs w:val="24"/>
                  </w:rPr>
                </w:rPrChange>
              </w:rPr>
              <w:pPrChange w:id="3275" w:author="zhouyou" w:date="2025-04-18T16:45:00Z">
                <w:pPr>
                  <w:pStyle w:val="a7"/>
                  <w:ind w:firstLineChars="0" w:firstLine="0"/>
                  <w:jc w:val="center"/>
                </w:pPr>
              </w:pPrChange>
            </w:pPr>
            <w:r w:rsidRPr="00193049">
              <w:rPr>
                <w:rFonts w:hint="eastAsia"/>
                <w:b/>
                <w:bCs/>
                <w:szCs w:val="24"/>
                <w:rPrChange w:id="3276" w:author="zhouyou" w:date="2025-04-18T16:48:00Z">
                  <w:rPr>
                    <w:rFonts w:ascii="仿宋" w:hAnsi="仿宋" w:hint="eastAsia"/>
                    <w:b/>
                    <w:bCs/>
                    <w:szCs w:val="24"/>
                  </w:rPr>
                </w:rPrChange>
              </w:rPr>
              <w:t>课题</w:t>
            </w:r>
          </w:p>
        </w:tc>
        <w:tc>
          <w:tcPr>
            <w:tcW w:w="6095" w:type="dxa"/>
            <w:tcPrChange w:id="3277" w:author="zhouyou" w:date="2025-04-18T16:56:00Z">
              <w:tcPr>
                <w:tcW w:w="5780" w:type="dxa"/>
              </w:tcPr>
            </w:tcPrChange>
          </w:tcPr>
          <w:p w14:paraId="22B573D6" w14:textId="77777777" w:rsidR="00677DB3" w:rsidRPr="00193049" w:rsidRDefault="003101FD">
            <w:pPr>
              <w:pStyle w:val="a7"/>
              <w:ind w:firstLineChars="0" w:firstLine="0"/>
              <w:jc w:val="both"/>
              <w:rPr>
                <w:b/>
                <w:bCs/>
                <w:szCs w:val="24"/>
                <w:rPrChange w:id="3278" w:author="zhouyou" w:date="2025-04-18T16:48:00Z">
                  <w:rPr>
                    <w:rFonts w:ascii="仿宋" w:hAnsi="仿宋"/>
                    <w:b/>
                    <w:bCs/>
                    <w:szCs w:val="24"/>
                  </w:rPr>
                </w:rPrChange>
              </w:rPr>
              <w:pPrChange w:id="3279" w:author="zhouyou" w:date="2025-04-18T16:45:00Z">
                <w:pPr>
                  <w:pStyle w:val="a7"/>
                  <w:ind w:firstLineChars="0" w:firstLine="0"/>
                  <w:jc w:val="center"/>
                </w:pPr>
              </w:pPrChange>
            </w:pPr>
            <w:r w:rsidRPr="00193049">
              <w:rPr>
                <w:rFonts w:hint="eastAsia"/>
                <w:b/>
                <w:bCs/>
                <w:szCs w:val="24"/>
                <w:rPrChange w:id="3280" w:author="zhouyou" w:date="2025-04-18T16:48:00Z">
                  <w:rPr>
                    <w:rFonts w:ascii="仿宋" w:hAnsi="仿宋" w:hint="eastAsia"/>
                    <w:b/>
                    <w:bCs/>
                    <w:szCs w:val="24"/>
                  </w:rPr>
                </w:rPrChange>
              </w:rPr>
              <w:t>研究任务</w:t>
            </w:r>
          </w:p>
        </w:tc>
      </w:tr>
      <w:tr w:rsidR="00677DB3" w:rsidRPr="00193049" w14:paraId="7B7C833C" w14:textId="77777777" w:rsidTr="00081A8B">
        <w:trPr>
          <w:jc w:val="center"/>
          <w:trPrChange w:id="3281" w:author="zhouyou" w:date="2025-04-18T16:56:00Z">
            <w:trPr>
              <w:jc w:val="center"/>
            </w:trPr>
          </w:trPrChange>
        </w:trPr>
        <w:tc>
          <w:tcPr>
            <w:tcW w:w="2016" w:type="dxa"/>
            <w:vAlign w:val="center"/>
            <w:tcPrChange w:id="3282" w:author="zhouyou" w:date="2025-04-18T16:56:00Z">
              <w:tcPr>
                <w:tcW w:w="2016" w:type="dxa"/>
                <w:vAlign w:val="center"/>
              </w:tcPr>
            </w:tcPrChange>
          </w:tcPr>
          <w:p w14:paraId="284D5475" w14:textId="77777777" w:rsidR="00677DB3" w:rsidRPr="00193049" w:rsidRDefault="003101FD">
            <w:pPr>
              <w:pStyle w:val="a7"/>
              <w:ind w:firstLineChars="0" w:firstLine="0"/>
              <w:jc w:val="both"/>
              <w:rPr>
                <w:sz w:val="21"/>
                <w:szCs w:val="21"/>
                <w:rPrChange w:id="3283" w:author="zhouyou" w:date="2025-04-18T16:48:00Z">
                  <w:rPr>
                    <w:rFonts w:ascii="仿宋" w:hAnsi="仿宋"/>
                    <w:sz w:val="21"/>
                    <w:szCs w:val="21"/>
                  </w:rPr>
                </w:rPrChange>
              </w:rPr>
              <w:pPrChange w:id="3284" w:author="zhouyou" w:date="2025-04-18T16:45:00Z">
                <w:pPr>
                  <w:pStyle w:val="a7"/>
                  <w:ind w:firstLineChars="0" w:firstLine="0"/>
                  <w:jc w:val="center"/>
                </w:pPr>
              </w:pPrChange>
            </w:pPr>
            <w:r w:rsidRPr="00193049">
              <w:rPr>
                <w:sz w:val="21"/>
                <w:szCs w:val="21"/>
                <w:rPrChange w:id="3285" w:author="zhouyou" w:date="2025-04-18T16:48:00Z">
                  <w:rPr>
                    <w:rFonts w:ascii="仿宋" w:hAnsi="仿宋"/>
                    <w:sz w:val="21"/>
                    <w:szCs w:val="21"/>
                  </w:rPr>
                </w:rPrChange>
              </w:rPr>
              <w:t>2024.12-2025.11</w:t>
            </w:r>
          </w:p>
        </w:tc>
        <w:tc>
          <w:tcPr>
            <w:tcW w:w="956" w:type="dxa"/>
            <w:vAlign w:val="center"/>
            <w:tcPrChange w:id="3286" w:author="zhouyou" w:date="2025-04-18T16:56:00Z">
              <w:tcPr>
                <w:tcW w:w="1271" w:type="dxa"/>
                <w:vAlign w:val="center"/>
              </w:tcPr>
            </w:tcPrChange>
          </w:tcPr>
          <w:p w14:paraId="39ADE0CD" w14:textId="77777777" w:rsidR="00677DB3" w:rsidRPr="00193049" w:rsidRDefault="003101FD">
            <w:pPr>
              <w:pStyle w:val="a7"/>
              <w:ind w:firstLineChars="0" w:firstLine="0"/>
              <w:jc w:val="both"/>
              <w:rPr>
                <w:sz w:val="21"/>
                <w:szCs w:val="21"/>
                <w:rPrChange w:id="3287" w:author="zhouyou" w:date="2025-04-18T16:48:00Z">
                  <w:rPr>
                    <w:rFonts w:ascii="仿宋" w:hAnsi="仿宋"/>
                    <w:sz w:val="21"/>
                    <w:szCs w:val="21"/>
                  </w:rPr>
                </w:rPrChange>
              </w:rPr>
              <w:pPrChange w:id="3288" w:author="zhouyou" w:date="2025-04-18T16:45:00Z">
                <w:pPr>
                  <w:pStyle w:val="a7"/>
                  <w:ind w:firstLineChars="0" w:firstLine="0"/>
                  <w:jc w:val="center"/>
                </w:pPr>
              </w:pPrChange>
            </w:pPr>
            <w:r w:rsidRPr="00193049">
              <w:rPr>
                <w:rFonts w:hint="eastAsia"/>
                <w:sz w:val="21"/>
                <w:szCs w:val="21"/>
                <w:rPrChange w:id="3289" w:author="zhouyou" w:date="2025-04-18T16:48:00Z">
                  <w:rPr>
                    <w:rFonts w:ascii="仿宋" w:hAnsi="仿宋" w:hint="eastAsia"/>
                    <w:sz w:val="21"/>
                    <w:szCs w:val="21"/>
                  </w:rPr>
                </w:rPrChange>
              </w:rPr>
              <w:t>课题</w:t>
            </w:r>
            <w:r w:rsidRPr="00193049">
              <w:rPr>
                <w:sz w:val="21"/>
                <w:szCs w:val="21"/>
                <w:rPrChange w:id="3290" w:author="zhouyou" w:date="2025-04-18T16:48:00Z">
                  <w:rPr>
                    <w:rFonts w:ascii="仿宋" w:hAnsi="仿宋"/>
                    <w:sz w:val="21"/>
                    <w:szCs w:val="21"/>
                  </w:rPr>
                </w:rPrChange>
              </w:rPr>
              <w:t>5</w:t>
            </w:r>
          </w:p>
        </w:tc>
        <w:tc>
          <w:tcPr>
            <w:tcW w:w="6095" w:type="dxa"/>
            <w:tcPrChange w:id="3291" w:author="zhouyou" w:date="2025-04-18T16:56:00Z">
              <w:tcPr>
                <w:tcW w:w="5780" w:type="dxa"/>
              </w:tcPr>
            </w:tcPrChange>
          </w:tcPr>
          <w:p w14:paraId="5E95D936" w14:textId="77777777" w:rsidR="00677DB3" w:rsidRPr="00193049" w:rsidRDefault="003101FD">
            <w:pPr>
              <w:pStyle w:val="a7"/>
              <w:ind w:firstLine="420"/>
              <w:jc w:val="both"/>
              <w:rPr>
                <w:sz w:val="21"/>
                <w:szCs w:val="21"/>
                <w:rPrChange w:id="3292" w:author="zhouyou" w:date="2025-04-18T16:48:00Z">
                  <w:rPr>
                    <w:rFonts w:ascii="仿宋" w:hAnsi="仿宋" w:cs="宋体"/>
                    <w:sz w:val="21"/>
                    <w:szCs w:val="21"/>
                  </w:rPr>
                </w:rPrChange>
              </w:rPr>
              <w:pPrChange w:id="3293" w:author="zhouyou" w:date="2025-04-18T16:45:00Z">
                <w:pPr>
                  <w:pStyle w:val="a7"/>
                  <w:ind w:firstLine="420"/>
                </w:pPr>
              </w:pPrChange>
            </w:pPr>
            <w:r w:rsidRPr="00193049">
              <w:rPr>
                <w:sz w:val="21"/>
                <w:szCs w:val="21"/>
                <w:rPrChange w:id="3294" w:author="zhouyou" w:date="2025-04-18T16:48:00Z">
                  <w:rPr>
                    <w:rFonts w:ascii="仿宋" w:hAnsi="仿宋" w:cs="宋体"/>
                    <w:sz w:val="21"/>
                    <w:szCs w:val="21"/>
                  </w:rPr>
                </w:rPrChange>
              </w:rPr>
              <w:t>1.</w:t>
            </w:r>
            <w:r w:rsidRPr="00193049">
              <w:rPr>
                <w:rFonts w:hint="eastAsia"/>
                <w:sz w:val="21"/>
                <w:szCs w:val="21"/>
                <w:rPrChange w:id="3295" w:author="zhouyou" w:date="2025-04-18T16:48:00Z">
                  <w:rPr>
                    <w:rFonts w:ascii="仿宋" w:hAnsi="仿宋" w:cs="宋体" w:hint="eastAsia"/>
                    <w:sz w:val="21"/>
                    <w:szCs w:val="21"/>
                  </w:rPr>
                </w:rPrChange>
              </w:rPr>
              <w:t>调研分析海量</w:t>
            </w:r>
            <w:proofErr w:type="gramStart"/>
            <w:r w:rsidRPr="00193049">
              <w:rPr>
                <w:rFonts w:hint="eastAsia"/>
                <w:sz w:val="21"/>
                <w:szCs w:val="21"/>
                <w:rPrChange w:id="3296" w:author="zhouyou" w:date="2025-04-18T16:48:00Z">
                  <w:rPr>
                    <w:rFonts w:ascii="仿宋" w:hAnsi="仿宋" w:cs="宋体" w:hint="eastAsia"/>
                    <w:sz w:val="21"/>
                    <w:szCs w:val="21"/>
                  </w:rPr>
                </w:rPrChange>
              </w:rPr>
              <w:t>冷数据</w:t>
            </w:r>
            <w:proofErr w:type="gramEnd"/>
            <w:r w:rsidRPr="00193049">
              <w:rPr>
                <w:rFonts w:hint="eastAsia"/>
                <w:sz w:val="21"/>
                <w:szCs w:val="21"/>
                <w:rPrChange w:id="3297" w:author="zhouyou" w:date="2025-04-18T16:48:00Z">
                  <w:rPr>
                    <w:rFonts w:ascii="仿宋" w:hAnsi="仿宋" w:cs="宋体" w:hint="eastAsia"/>
                    <w:sz w:val="21"/>
                    <w:szCs w:val="21"/>
                  </w:rPr>
                </w:rPrChange>
              </w:rPr>
              <w:t>存储系统组成部件和大规模元数据索引方法；</w:t>
            </w:r>
          </w:p>
          <w:p w14:paraId="35BAC40F" w14:textId="77777777" w:rsidR="00677DB3" w:rsidRPr="00193049" w:rsidRDefault="003101FD">
            <w:pPr>
              <w:pStyle w:val="a7"/>
              <w:ind w:firstLine="420"/>
              <w:jc w:val="both"/>
              <w:rPr>
                <w:sz w:val="21"/>
                <w:szCs w:val="21"/>
                <w:rPrChange w:id="3298" w:author="zhouyou" w:date="2025-04-18T16:48:00Z">
                  <w:rPr>
                    <w:rFonts w:ascii="仿宋" w:hAnsi="仿宋" w:cs="宋体"/>
                    <w:sz w:val="21"/>
                    <w:szCs w:val="21"/>
                  </w:rPr>
                </w:rPrChange>
              </w:rPr>
              <w:pPrChange w:id="3299" w:author="zhouyou" w:date="2025-04-18T16:45:00Z">
                <w:pPr>
                  <w:pStyle w:val="a7"/>
                  <w:ind w:firstLine="420"/>
                </w:pPr>
              </w:pPrChange>
            </w:pPr>
            <w:r w:rsidRPr="00193049">
              <w:rPr>
                <w:sz w:val="21"/>
                <w:szCs w:val="21"/>
                <w:rPrChange w:id="3300" w:author="zhouyou" w:date="2025-04-18T16:48:00Z">
                  <w:rPr>
                    <w:rFonts w:ascii="仿宋" w:hAnsi="仿宋" w:cs="宋体"/>
                    <w:sz w:val="21"/>
                    <w:szCs w:val="21"/>
                  </w:rPr>
                </w:rPrChange>
              </w:rPr>
              <w:t>2.</w:t>
            </w:r>
            <w:r w:rsidRPr="00193049">
              <w:rPr>
                <w:rFonts w:hint="eastAsia"/>
                <w:sz w:val="21"/>
                <w:szCs w:val="21"/>
                <w:rPrChange w:id="3301" w:author="zhouyou" w:date="2025-04-18T16:48:00Z">
                  <w:rPr>
                    <w:rFonts w:ascii="仿宋" w:hAnsi="仿宋" w:cs="宋体" w:hint="eastAsia"/>
                    <w:sz w:val="21"/>
                    <w:szCs w:val="21"/>
                  </w:rPr>
                </w:rPrChange>
              </w:rPr>
              <w:t>设计实现</w:t>
            </w:r>
            <w:r w:rsidRPr="00193049">
              <w:rPr>
                <w:sz w:val="21"/>
                <w:szCs w:val="21"/>
                <w:rPrChange w:id="3302" w:author="zhouyou" w:date="2025-04-18T16:48:00Z">
                  <w:rPr>
                    <w:rFonts w:ascii="仿宋" w:hAnsi="仿宋" w:cs="宋体"/>
                    <w:sz w:val="21"/>
                    <w:szCs w:val="21"/>
                  </w:rPr>
                </w:rPrChange>
              </w:rPr>
              <w:t xml:space="preserve">ZB </w:t>
            </w:r>
            <w:proofErr w:type="gramStart"/>
            <w:r w:rsidRPr="00193049">
              <w:rPr>
                <w:rFonts w:hint="eastAsia"/>
                <w:sz w:val="21"/>
                <w:szCs w:val="21"/>
                <w:rPrChange w:id="3303" w:author="zhouyou" w:date="2025-04-18T16:48:00Z">
                  <w:rPr>
                    <w:rFonts w:ascii="仿宋" w:hAnsi="仿宋" w:cs="宋体" w:hint="eastAsia"/>
                    <w:sz w:val="21"/>
                    <w:szCs w:val="21"/>
                  </w:rPr>
                </w:rPrChange>
              </w:rPr>
              <w:t>级磁光电</w:t>
            </w:r>
            <w:proofErr w:type="gramEnd"/>
            <w:r w:rsidRPr="00193049">
              <w:rPr>
                <w:rFonts w:hint="eastAsia"/>
                <w:sz w:val="21"/>
                <w:szCs w:val="21"/>
                <w:rPrChange w:id="3304" w:author="zhouyou" w:date="2025-04-18T16:48:00Z">
                  <w:rPr>
                    <w:rFonts w:ascii="仿宋" w:hAnsi="仿宋" w:cs="宋体" w:hint="eastAsia"/>
                    <w:sz w:val="21"/>
                    <w:szCs w:val="21"/>
                  </w:rPr>
                </w:rPrChange>
              </w:rPr>
              <w:t>融合存储系统仿真平台；</w:t>
            </w:r>
          </w:p>
          <w:p w14:paraId="59004C50" w14:textId="77777777" w:rsidR="00677DB3" w:rsidRPr="00193049" w:rsidRDefault="003101FD">
            <w:pPr>
              <w:pStyle w:val="a7"/>
              <w:ind w:firstLine="420"/>
              <w:jc w:val="both"/>
              <w:rPr>
                <w:sz w:val="21"/>
                <w:szCs w:val="21"/>
                <w:rPrChange w:id="3305" w:author="zhouyou" w:date="2025-04-18T16:48:00Z">
                  <w:rPr>
                    <w:rFonts w:ascii="仿宋" w:hAnsi="仿宋" w:cs="宋体"/>
                    <w:sz w:val="21"/>
                    <w:szCs w:val="21"/>
                  </w:rPr>
                </w:rPrChange>
              </w:rPr>
              <w:pPrChange w:id="3306" w:author="zhouyou" w:date="2025-04-18T16:45:00Z">
                <w:pPr>
                  <w:pStyle w:val="a7"/>
                  <w:ind w:firstLine="420"/>
                </w:pPr>
              </w:pPrChange>
            </w:pPr>
            <w:r w:rsidRPr="00193049">
              <w:rPr>
                <w:sz w:val="21"/>
                <w:szCs w:val="21"/>
                <w:rPrChange w:id="3307" w:author="zhouyou" w:date="2025-04-18T16:48:00Z">
                  <w:rPr>
                    <w:rFonts w:ascii="仿宋" w:hAnsi="仿宋" w:cs="宋体"/>
                    <w:sz w:val="21"/>
                    <w:szCs w:val="21"/>
                  </w:rPr>
                </w:rPrChange>
              </w:rPr>
              <w:t>3.</w:t>
            </w:r>
            <w:r w:rsidRPr="00193049">
              <w:rPr>
                <w:rFonts w:hint="eastAsia"/>
                <w:sz w:val="21"/>
                <w:szCs w:val="21"/>
                <w:rPrChange w:id="3308" w:author="zhouyou" w:date="2025-04-18T16:48:00Z">
                  <w:rPr>
                    <w:rFonts w:ascii="仿宋" w:hAnsi="仿宋" w:cs="宋体" w:hint="eastAsia"/>
                    <w:sz w:val="21"/>
                    <w:szCs w:val="21"/>
                  </w:rPr>
                </w:rPrChange>
              </w:rPr>
              <w:t>设计高效能元数据文件服务器集群架构，构建百亿级文件元数据检索系统。</w:t>
            </w:r>
          </w:p>
        </w:tc>
      </w:tr>
      <w:tr w:rsidR="00677DB3" w:rsidRPr="00193049" w14:paraId="7150E2AD" w14:textId="77777777" w:rsidTr="00081A8B">
        <w:trPr>
          <w:jc w:val="center"/>
          <w:trPrChange w:id="3309" w:author="zhouyou" w:date="2025-04-18T16:56:00Z">
            <w:trPr>
              <w:jc w:val="center"/>
            </w:trPr>
          </w:trPrChange>
        </w:trPr>
        <w:tc>
          <w:tcPr>
            <w:tcW w:w="2016" w:type="dxa"/>
            <w:vAlign w:val="center"/>
            <w:tcPrChange w:id="3310" w:author="zhouyou" w:date="2025-04-18T16:56:00Z">
              <w:tcPr>
                <w:tcW w:w="2016" w:type="dxa"/>
                <w:vAlign w:val="center"/>
              </w:tcPr>
            </w:tcPrChange>
          </w:tcPr>
          <w:p w14:paraId="72C37D65" w14:textId="77777777" w:rsidR="00677DB3" w:rsidRPr="00193049" w:rsidRDefault="003101FD">
            <w:pPr>
              <w:pStyle w:val="a7"/>
              <w:ind w:firstLineChars="0" w:firstLine="0"/>
              <w:jc w:val="both"/>
              <w:rPr>
                <w:sz w:val="21"/>
                <w:szCs w:val="21"/>
                <w:rPrChange w:id="3311" w:author="zhouyou" w:date="2025-04-18T16:48:00Z">
                  <w:rPr>
                    <w:rFonts w:ascii="仿宋" w:hAnsi="仿宋"/>
                    <w:sz w:val="21"/>
                    <w:szCs w:val="21"/>
                  </w:rPr>
                </w:rPrChange>
              </w:rPr>
              <w:pPrChange w:id="3312" w:author="zhouyou" w:date="2025-04-18T16:45:00Z">
                <w:pPr>
                  <w:pStyle w:val="a7"/>
                  <w:ind w:firstLineChars="0" w:firstLine="0"/>
                  <w:jc w:val="center"/>
                </w:pPr>
              </w:pPrChange>
            </w:pPr>
            <w:r w:rsidRPr="00193049">
              <w:rPr>
                <w:sz w:val="21"/>
                <w:szCs w:val="21"/>
                <w:rPrChange w:id="3313" w:author="zhouyou" w:date="2025-04-18T16:48:00Z">
                  <w:rPr>
                    <w:rFonts w:ascii="仿宋" w:hAnsi="仿宋"/>
                    <w:sz w:val="21"/>
                    <w:szCs w:val="21"/>
                  </w:rPr>
                </w:rPrChange>
              </w:rPr>
              <w:t>2025.12-2026.11</w:t>
            </w:r>
          </w:p>
        </w:tc>
        <w:tc>
          <w:tcPr>
            <w:tcW w:w="956" w:type="dxa"/>
            <w:vAlign w:val="center"/>
            <w:tcPrChange w:id="3314" w:author="zhouyou" w:date="2025-04-18T16:56:00Z">
              <w:tcPr>
                <w:tcW w:w="1271" w:type="dxa"/>
                <w:vAlign w:val="center"/>
              </w:tcPr>
            </w:tcPrChange>
          </w:tcPr>
          <w:p w14:paraId="50AE7B69" w14:textId="77777777" w:rsidR="00677DB3" w:rsidRPr="00193049" w:rsidRDefault="003101FD">
            <w:pPr>
              <w:pStyle w:val="a7"/>
              <w:ind w:firstLineChars="0" w:firstLine="0"/>
              <w:jc w:val="both"/>
              <w:rPr>
                <w:sz w:val="21"/>
                <w:szCs w:val="21"/>
                <w:rPrChange w:id="3315" w:author="zhouyou" w:date="2025-04-18T16:48:00Z">
                  <w:rPr>
                    <w:rFonts w:ascii="仿宋" w:hAnsi="仿宋"/>
                    <w:sz w:val="21"/>
                    <w:szCs w:val="21"/>
                  </w:rPr>
                </w:rPrChange>
              </w:rPr>
              <w:pPrChange w:id="3316" w:author="zhouyou" w:date="2025-04-18T16:45:00Z">
                <w:pPr>
                  <w:pStyle w:val="a7"/>
                  <w:ind w:firstLineChars="0" w:firstLine="0"/>
                  <w:jc w:val="center"/>
                </w:pPr>
              </w:pPrChange>
            </w:pPr>
            <w:r w:rsidRPr="00193049">
              <w:rPr>
                <w:rFonts w:hint="eastAsia"/>
                <w:sz w:val="21"/>
                <w:szCs w:val="21"/>
                <w:rPrChange w:id="3317" w:author="zhouyou" w:date="2025-04-18T16:48:00Z">
                  <w:rPr>
                    <w:rFonts w:ascii="仿宋" w:hAnsi="仿宋" w:hint="eastAsia"/>
                    <w:sz w:val="21"/>
                    <w:szCs w:val="21"/>
                  </w:rPr>
                </w:rPrChange>
              </w:rPr>
              <w:t>课题</w:t>
            </w:r>
            <w:r w:rsidRPr="00193049">
              <w:rPr>
                <w:sz w:val="21"/>
                <w:szCs w:val="21"/>
                <w:rPrChange w:id="3318" w:author="zhouyou" w:date="2025-04-18T16:48:00Z">
                  <w:rPr>
                    <w:rFonts w:ascii="仿宋" w:hAnsi="仿宋"/>
                    <w:sz w:val="21"/>
                    <w:szCs w:val="21"/>
                  </w:rPr>
                </w:rPrChange>
              </w:rPr>
              <w:t>5</w:t>
            </w:r>
          </w:p>
        </w:tc>
        <w:tc>
          <w:tcPr>
            <w:tcW w:w="6095" w:type="dxa"/>
            <w:tcPrChange w:id="3319" w:author="zhouyou" w:date="2025-04-18T16:56:00Z">
              <w:tcPr>
                <w:tcW w:w="5780" w:type="dxa"/>
              </w:tcPr>
            </w:tcPrChange>
          </w:tcPr>
          <w:p w14:paraId="50C13E64" w14:textId="77777777" w:rsidR="00677DB3" w:rsidRPr="00193049" w:rsidRDefault="003101FD">
            <w:pPr>
              <w:pStyle w:val="a7"/>
              <w:ind w:firstLine="420"/>
              <w:jc w:val="both"/>
              <w:rPr>
                <w:sz w:val="21"/>
                <w:szCs w:val="21"/>
                <w:rPrChange w:id="3320" w:author="zhouyou" w:date="2025-04-18T16:48:00Z">
                  <w:rPr>
                    <w:rFonts w:ascii="仿宋" w:hAnsi="仿宋" w:cs="宋体"/>
                    <w:sz w:val="21"/>
                    <w:szCs w:val="21"/>
                  </w:rPr>
                </w:rPrChange>
              </w:rPr>
              <w:pPrChange w:id="3321" w:author="zhouyou" w:date="2025-04-18T16:45:00Z">
                <w:pPr>
                  <w:pStyle w:val="a7"/>
                  <w:ind w:firstLine="420"/>
                </w:pPr>
              </w:pPrChange>
            </w:pPr>
            <w:r w:rsidRPr="00193049">
              <w:rPr>
                <w:sz w:val="21"/>
                <w:szCs w:val="21"/>
                <w:rPrChange w:id="3322" w:author="zhouyou" w:date="2025-04-18T16:48:00Z">
                  <w:rPr>
                    <w:rFonts w:ascii="仿宋" w:hAnsi="仿宋" w:cs="宋体"/>
                    <w:sz w:val="21"/>
                    <w:szCs w:val="21"/>
                  </w:rPr>
                </w:rPrChange>
              </w:rPr>
              <w:t>1.</w:t>
            </w:r>
            <w:r w:rsidRPr="00193049">
              <w:rPr>
                <w:rFonts w:hint="eastAsia"/>
                <w:sz w:val="21"/>
                <w:szCs w:val="21"/>
                <w:rPrChange w:id="3323" w:author="zhouyou" w:date="2025-04-18T16:48:00Z">
                  <w:rPr>
                    <w:rFonts w:ascii="仿宋" w:hAnsi="仿宋" w:cs="宋体" w:hint="eastAsia"/>
                    <w:sz w:val="21"/>
                    <w:szCs w:val="21"/>
                  </w:rPr>
                </w:rPrChange>
              </w:rPr>
              <w:t>基于</w:t>
            </w:r>
            <w:r w:rsidRPr="00193049">
              <w:rPr>
                <w:sz w:val="21"/>
                <w:szCs w:val="21"/>
                <w:rPrChange w:id="3324" w:author="zhouyou" w:date="2025-04-18T16:48:00Z">
                  <w:rPr>
                    <w:rFonts w:ascii="仿宋" w:hAnsi="仿宋" w:cs="宋体"/>
                    <w:sz w:val="21"/>
                    <w:szCs w:val="21"/>
                  </w:rPr>
                </w:rPrChange>
              </w:rPr>
              <w:t>仿真</w:t>
            </w:r>
            <w:r w:rsidRPr="00193049">
              <w:rPr>
                <w:rFonts w:hint="eastAsia"/>
                <w:sz w:val="21"/>
                <w:szCs w:val="21"/>
                <w:rPrChange w:id="3325" w:author="zhouyou" w:date="2025-04-18T16:48:00Z">
                  <w:rPr>
                    <w:rFonts w:ascii="仿宋" w:hAnsi="仿宋" w:cs="宋体" w:hint="eastAsia"/>
                    <w:sz w:val="21"/>
                    <w:szCs w:val="21"/>
                  </w:rPr>
                </w:rPrChange>
              </w:rPr>
              <w:t>系统</w:t>
            </w:r>
            <w:r w:rsidRPr="00193049">
              <w:rPr>
                <w:sz w:val="21"/>
                <w:szCs w:val="21"/>
                <w:rPrChange w:id="3326" w:author="zhouyou" w:date="2025-04-18T16:48:00Z">
                  <w:rPr>
                    <w:rFonts w:ascii="仿宋" w:hAnsi="仿宋" w:cs="宋体"/>
                    <w:sz w:val="21"/>
                    <w:szCs w:val="21"/>
                  </w:rPr>
                </w:rPrChange>
              </w:rPr>
              <w:t>开发</w:t>
            </w:r>
            <w:r w:rsidRPr="00193049">
              <w:rPr>
                <w:sz w:val="21"/>
                <w:szCs w:val="21"/>
                <w:rPrChange w:id="3327" w:author="zhouyou" w:date="2025-04-18T16:48:00Z">
                  <w:rPr>
                    <w:rFonts w:ascii="仿宋" w:hAnsi="仿宋" w:cs="宋体"/>
                    <w:sz w:val="21"/>
                    <w:szCs w:val="21"/>
                  </w:rPr>
                </w:rPrChange>
              </w:rPr>
              <w:t>ZB</w:t>
            </w:r>
            <w:proofErr w:type="gramStart"/>
            <w:r w:rsidRPr="00193049">
              <w:rPr>
                <w:sz w:val="21"/>
                <w:szCs w:val="21"/>
                <w:rPrChange w:id="3328" w:author="zhouyou" w:date="2025-04-18T16:48:00Z">
                  <w:rPr>
                    <w:rFonts w:ascii="仿宋" w:hAnsi="仿宋" w:cs="宋体"/>
                    <w:sz w:val="21"/>
                    <w:szCs w:val="21"/>
                  </w:rPr>
                </w:rPrChange>
              </w:rPr>
              <w:t>级冷数据管理</w:t>
            </w:r>
            <w:proofErr w:type="gramEnd"/>
            <w:r w:rsidRPr="00193049">
              <w:rPr>
                <w:sz w:val="21"/>
                <w:szCs w:val="21"/>
                <w:rPrChange w:id="3329" w:author="zhouyou" w:date="2025-04-18T16:48:00Z">
                  <w:rPr>
                    <w:rFonts w:ascii="仿宋" w:hAnsi="仿宋" w:cs="宋体"/>
                    <w:sz w:val="21"/>
                    <w:szCs w:val="21"/>
                  </w:rPr>
                </w:rPrChange>
              </w:rPr>
              <w:t>平台</w:t>
            </w:r>
            <w:r w:rsidRPr="00193049">
              <w:rPr>
                <w:rFonts w:hint="eastAsia"/>
                <w:sz w:val="21"/>
                <w:szCs w:val="21"/>
                <w:rPrChange w:id="3330" w:author="zhouyou" w:date="2025-04-18T16:48:00Z">
                  <w:rPr>
                    <w:rFonts w:ascii="仿宋" w:hAnsi="仿宋" w:cs="宋体" w:hint="eastAsia"/>
                    <w:sz w:val="21"/>
                    <w:szCs w:val="21"/>
                  </w:rPr>
                </w:rPrChange>
              </w:rPr>
              <w:t>，实现海量</w:t>
            </w:r>
            <w:proofErr w:type="gramStart"/>
            <w:r w:rsidRPr="00193049">
              <w:rPr>
                <w:rFonts w:hint="eastAsia"/>
                <w:sz w:val="21"/>
                <w:szCs w:val="21"/>
                <w:rPrChange w:id="3331" w:author="zhouyou" w:date="2025-04-18T16:48:00Z">
                  <w:rPr>
                    <w:rFonts w:ascii="仿宋" w:hAnsi="仿宋" w:cs="宋体" w:hint="eastAsia"/>
                    <w:sz w:val="21"/>
                    <w:szCs w:val="21"/>
                  </w:rPr>
                </w:rPrChange>
              </w:rPr>
              <w:t>冷数据</w:t>
            </w:r>
            <w:proofErr w:type="gramEnd"/>
            <w:r w:rsidRPr="00193049">
              <w:rPr>
                <w:rFonts w:hint="eastAsia"/>
                <w:sz w:val="21"/>
                <w:szCs w:val="21"/>
                <w:rPrChange w:id="3332" w:author="zhouyou" w:date="2025-04-18T16:48:00Z">
                  <w:rPr>
                    <w:rFonts w:ascii="仿宋" w:hAnsi="仿宋" w:cs="宋体" w:hint="eastAsia"/>
                    <w:sz w:val="21"/>
                    <w:szCs w:val="21"/>
                  </w:rPr>
                </w:rPrChange>
              </w:rPr>
              <w:t>存储系统接口及归档恢复策略；</w:t>
            </w:r>
          </w:p>
          <w:p w14:paraId="2083549A" w14:textId="77777777" w:rsidR="00677DB3" w:rsidRPr="00193049" w:rsidRDefault="003101FD">
            <w:pPr>
              <w:pStyle w:val="a7"/>
              <w:ind w:firstLine="420"/>
              <w:jc w:val="both"/>
              <w:rPr>
                <w:sz w:val="21"/>
                <w:szCs w:val="21"/>
                <w:rPrChange w:id="3333" w:author="zhouyou" w:date="2025-04-18T16:48:00Z">
                  <w:rPr>
                    <w:rFonts w:ascii="仿宋" w:hAnsi="仿宋" w:cs="宋体"/>
                    <w:sz w:val="21"/>
                    <w:szCs w:val="21"/>
                  </w:rPr>
                </w:rPrChange>
              </w:rPr>
              <w:pPrChange w:id="3334" w:author="zhouyou" w:date="2025-04-18T16:45:00Z">
                <w:pPr>
                  <w:pStyle w:val="a7"/>
                  <w:ind w:firstLine="420"/>
                </w:pPr>
              </w:pPrChange>
            </w:pPr>
            <w:r w:rsidRPr="00193049">
              <w:rPr>
                <w:sz w:val="21"/>
                <w:szCs w:val="21"/>
                <w:rPrChange w:id="3335" w:author="zhouyou" w:date="2025-04-18T16:48:00Z">
                  <w:rPr>
                    <w:rFonts w:ascii="仿宋" w:hAnsi="仿宋" w:cs="宋体"/>
                    <w:sz w:val="21"/>
                    <w:szCs w:val="21"/>
                  </w:rPr>
                </w:rPrChange>
              </w:rPr>
              <w:t>2.</w:t>
            </w:r>
            <w:r w:rsidRPr="00193049">
              <w:rPr>
                <w:rFonts w:hint="eastAsia"/>
                <w:sz w:val="21"/>
                <w:szCs w:val="21"/>
                <w:rPrChange w:id="3336" w:author="zhouyou" w:date="2025-04-18T16:48:00Z">
                  <w:rPr>
                    <w:rFonts w:ascii="仿宋" w:hAnsi="仿宋" w:cs="宋体" w:hint="eastAsia"/>
                    <w:sz w:val="21"/>
                    <w:szCs w:val="21"/>
                  </w:rPr>
                </w:rPrChange>
              </w:rPr>
              <w:t>构建支持千亿文件检索的元数据服务器集群及千亿级文件元数据检索系统，测试优化</w:t>
            </w:r>
            <w:r w:rsidRPr="00193049">
              <w:rPr>
                <w:sz w:val="21"/>
                <w:szCs w:val="21"/>
                <w:rPrChange w:id="3337" w:author="zhouyou" w:date="2025-04-18T16:48:00Z">
                  <w:rPr>
                    <w:rFonts w:ascii="仿宋" w:hAnsi="仿宋" w:cs="宋体"/>
                    <w:sz w:val="21"/>
                    <w:szCs w:val="21"/>
                  </w:rPr>
                </w:rPrChange>
              </w:rPr>
              <w:t>ZB</w:t>
            </w:r>
            <w:proofErr w:type="gramStart"/>
            <w:r w:rsidRPr="00193049">
              <w:rPr>
                <w:sz w:val="21"/>
                <w:szCs w:val="21"/>
                <w:rPrChange w:id="3338" w:author="zhouyou" w:date="2025-04-18T16:48:00Z">
                  <w:rPr>
                    <w:rFonts w:ascii="仿宋" w:hAnsi="仿宋" w:cs="宋体"/>
                    <w:sz w:val="21"/>
                    <w:szCs w:val="21"/>
                  </w:rPr>
                </w:rPrChange>
              </w:rPr>
              <w:t>级冷数据管理</w:t>
            </w:r>
            <w:proofErr w:type="gramEnd"/>
            <w:r w:rsidRPr="00193049">
              <w:rPr>
                <w:sz w:val="21"/>
                <w:szCs w:val="21"/>
                <w:rPrChange w:id="3339" w:author="zhouyou" w:date="2025-04-18T16:48:00Z">
                  <w:rPr>
                    <w:rFonts w:ascii="仿宋" w:hAnsi="仿宋" w:cs="宋体"/>
                    <w:sz w:val="21"/>
                    <w:szCs w:val="21"/>
                  </w:rPr>
                </w:rPrChange>
              </w:rPr>
              <w:t>平台</w:t>
            </w:r>
            <w:r w:rsidRPr="00193049">
              <w:rPr>
                <w:rFonts w:hint="eastAsia"/>
                <w:sz w:val="21"/>
                <w:szCs w:val="21"/>
                <w:rPrChange w:id="3340" w:author="zhouyou" w:date="2025-04-18T16:48:00Z">
                  <w:rPr>
                    <w:rFonts w:ascii="仿宋" w:hAnsi="仿宋" w:cs="宋体" w:hint="eastAsia"/>
                    <w:sz w:val="21"/>
                    <w:szCs w:val="21"/>
                  </w:rPr>
                </w:rPrChange>
              </w:rPr>
              <w:t>；</w:t>
            </w:r>
          </w:p>
          <w:p w14:paraId="69515C5A" w14:textId="77777777" w:rsidR="00677DB3" w:rsidRPr="00193049" w:rsidRDefault="003101FD">
            <w:pPr>
              <w:pStyle w:val="a7"/>
              <w:ind w:firstLine="420"/>
              <w:jc w:val="both"/>
              <w:rPr>
                <w:sz w:val="21"/>
                <w:szCs w:val="21"/>
                <w:rPrChange w:id="3341" w:author="zhouyou" w:date="2025-04-18T16:48:00Z">
                  <w:rPr>
                    <w:rFonts w:ascii="仿宋" w:hAnsi="仿宋" w:cs="宋体"/>
                    <w:sz w:val="21"/>
                    <w:szCs w:val="21"/>
                  </w:rPr>
                </w:rPrChange>
              </w:rPr>
              <w:pPrChange w:id="3342" w:author="zhouyou" w:date="2025-04-18T16:45:00Z">
                <w:pPr>
                  <w:pStyle w:val="a7"/>
                  <w:ind w:firstLine="420"/>
                </w:pPr>
              </w:pPrChange>
            </w:pPr>
            <w:r w:rsidRPr="00193049">
              <w:rPr>
                <w:sz w:val="21"/>
                <w:szCs w:val="21"/>
                <w:rPrChange w:id="3343" w:author="zhouyou" w:date="2025-04-18T16:48:00Z">
                  <w:rPr>
                    <w:rFonts w:ascii="仿宋" w:hAnsi="仿宋" w:cs="宋体"/>
                    <w:sz w:val="21"/>
                    <w:szCs w:val="21"/>
                  </w:rPr>
                </w:rPrChange>
              </w:rPr>
              <w:t>3.</w:t>
            </w:r>
            <w:r w:rsidRPr="00193049">
              <w:rPr>
                <w:rFonts w:hint="eastAsia"/>
                <w:sz w:val="21"/>
                <w:szCs w:val="21"/>
                <w:rPrChange w:id="3344" w:author="zhouyou" w:date="2025-04-18T16:48:00Z">
                  <w:rPr>
                    <w:rFonts w:ascii="仿宋" w:hAnsi="仿宋" w:cs="宋体" w:hint="eastAsia"/>
                    <w:sz w:val="21"/>
                    <w:szCs w:val="21"/>
                  </w:rPr>
                </w:rPrChange>
              </w:rPr>
              <w:t>测试优化海量</w:t>
            </w:r>
            <w:proofErr w:type="gramStart"/>
            <w:r w:rsidRPr="00193049">
              <w:rPr>
                <w:rFonts w:hint="eastAsia"/>
                <w:sz w:val="21"/>
                <w:szCs w:val="21"/>
                <w:rPrChange w:id="3345" w:author="zhouyou" w:date="2025-04-18T16:48:00Z">
                  <w:rPr>
                    <w:rFonts w:ascii="仿宋" w:hAnsi="仿宋" w:cs="宋体" w:hint="eastAsia"/>
                    <w:sz w:val="21"/>
                    <w:szCs w:val="21"/>
                  </w:rPr>
                </w:rPrChange>
              </w:rPr>
              <w:t>冷数据</w:t>
            </w:r>
            <w:proofErr w:type="gramEnd"/>
            <w:r w:rsidRPr="00193049">
              <w:rPr>
                <w:rFonts w:hint="eastAsia"/>
                <w:sz w:val="21"/>
                <w:szCs w:val="21"/>
                <w:rPrChange w:id="3346" w:author="zhouyou" w:date="2025-04-18T16:48:00Z">
                  <w:rPr>
                    <w:rFonts w:ascii="仿宋" w:hAnsi="仿宋" w:cs="宋体" w:hint="eastAsia"/>
                    <w:sz w:val="21"/>
                    <w:szCs w:val="21"/>
                  </w:rPr>
                </w:rPrChange>
              </w:rPr>
              <w:t>存储系统接口及归档恢复策略及支持千亿文件元数据检索的服务器集群。</w:t>
            </w:r>
          </w:p>
        </w:tc>
      </w:tr>
      <w:tr w:rsidR="00677DB3" w:rsidRPr="00193049" w14:paraId="605C1120" w14:textId="77777777" w:rsidTr="00081A8B">
        <w:trPr>
          <w:jc w:val="center"/>
          <w:trPrChange w:id="3347" w:author="zhouyou" w:date="2025-04-18T16:56:00Z">
            <w:trPr>
              <w:jc w:val="center"/>
            </w:trPr>
          </w:trPrChange>
        </w:trPr>
        <w:tc>
          <w:tcPr>
            <w:tcW w:w="2016" w:type="dxa"/>
            <w:vAlign w:val="center"/>
            <w:tcPrChange w:id="3348" w:author="zhouyou" w:date="2025-04-18T16:56:00Z">
              <w:tcPr>
                <w:tcW w:w="2016" w:type="dxa"/>
                <w:vAlign w:val="center"/>
              </w:tcPr>
            </w:tcPrChange>
          </w:tcPr>
          <w:p w14:paraId="4714FBF6" w14:textId="77777777" w:rsidR="00677DB3" w:rsidRPr="00193049" w:rsidRDefault="003101FD">
            <w:pPr>
              <w:pStyle w:val="a7"/>
              <w:ind w:firstLineChars="0" w:firstLine="0"/>
              <w:jc w:val="both"/>
              <w:rPr>
                <w:sz w:val="21"/>
                <w:szCs w:val="21"/>
                <w:rPrChange w:id="3349" w:author="zhouyou" w:date="2025-04-18T16:48:00Z">
                  <w:rPr>
                    <w:rFonts w:ascii="仿宋" w:hAnsi="仿宋"/>
                    <w:sz w:val="21"/>
                    <w:szCs w:val="21"/>
                  </w:rPr>
                </w:rPrChange>
              </w:rPr>
              <w:pPrChange w:id="3350" w:author="zhouyou" w:date="2025-04-18T16:45:00Z">
                <w:pPr>
                  <w:pStyle w:val="a7"/>
                  <w:ind w:firstLineChars="0" w:firstLine="0"/>
                  <w:jc w:val="center"/>
                </w:pPr>
              </w:pPrChange>
            </w:pPr>
            <w:r w:rsidRPr="00193049">
              <w:rPr>
                <w:sz w:val="21"/>
                <w:szCs w:val="21"/>
                <w:rPrChange w:id="3351" w:author="zhouyou" w:date="2025-04-18T16:48:00Z">
                  <w:rPr>
                    <w:rFonts w:ascii="仿宋" w:hAnsi="仿宋"/>
                    <w:sz w:val="21"/>
                    <w:szCs w:val="21"/>
                  </w:rPr>
                </w:rPrChange>
              </w:rPr>
              <w:t>2026.12-2027.11</w:t>
            </w:r>
          </w:p>
        </w:tc>
        <w:tc>
          <w:tcPr>
            <w:tcW w:w="956" w:type="dxa"/>
            <w:vAlign w:val="center"/>
            <w:tcPrChange w:id="3352" w:author="zhouyou" w:date="2025-04-18T16:56:00Z">
              <w:tcPr>
                <w:tcW w:w="1271" w:type="dxa"/>
                <w:vAlign w:val="center"/>
              </w:tcPr>
            </w:tcPrChange>
          </w:tcPr>
          <w:p w14:paraId="0B12E29D" w14:textId="77777777" w:rsidR="00677DB3" w:rsidRPr="00193049" w:rsidRDefault="003101FD">
            <w:pPr>
              <w:pStyle w:val="a7"/>
              <w:ind w:firstLineChars="0" w:firstLine="0"/>
              <w:jc w:val="both"/>
              <w:rPr>
                <w:sz w:val="21"/>
                <w:szCs w:val="21"/>
                <w:rPrChange w:id="3353" w:author="zhouyou" w:date="2025-04-18T16:48:00Z">
                  <w:rPr>
                    <w:rFonts w:ascii="仿宋" w:hAnsi="仿宋"/>
                    <w:sz w:val="21"/>
                    <w:szCs w:val="21"/>
                  </w:rPr>
                </w:rPrChange>
              </w:rPr>
              <w:pPrChange w:id="3354" w:author="zhouyou" w:date="2025-04-18T16:45:00Z">
                <w:pPr>
                  <w:pStyle w:val="a7"/>
                  <w:ind w:firstLineChars="0" w:firstLine="0"/>
                  <w:jc w:val="center"/>
                </w:pPr>
              </w:pPrChange>
            </w:pPr>
            <w:r w:rsidRPr="00193049">
              <w:rPr>
                <w:rFonts w:hint="eastAsia"/>
                <w:sz w:val="21"/>
                <w:szCs w:val="21"/>
                <w:rPrChange w:id="3355" w:author="zhouyou" w:date="2025-04-18T16:48:00Z">
                  <w:rPr>
                    <w:rFonts w:ascii="仿宋" w:hAnsi="仿宋" w:hint="eastAsia"/>
                    <w:sz w:val="21"/>
                    <w:szCs w:val="21"/>
                  </w:rPr>
                </w:rPrChange>
              </w:rPr>
              <w:t>课题</w:t>
            </w:r>
            <w:r w:rsidRPr="00193049">
              <w:rPr>
                <w:sz w:val="21"/>
                <w:szCs w:val="21"/>
                <w:rPrChange w:id="3356" w:author="zhouyou" w:date="2025-04-18T16:48:00Z">
                  <w:rPr>
                    <w:rFonts w:ascii="仿宋" w:hAnsi="仿宋"/>
                    <w:sz w:val="21"/>
                    <w:szCs w:val="21"/>
                  </w:rPr>
                </w:rPrChange>
              </w:rPr>
              <w:t>5</w:t>
            </w:r>
          </w:p>
        </w:tc>
        <w:tc>
          <w:tcPr>
            <w:tcW w:w="6095" w:type="dxa"/>
            <w:tcPrChange w:id="3357" w:author="zhouyou" w:date="2025-04-18T16:56:00Z">
              <w:tcPr>
                <w:tcW w:w="5780" w:type="dxa"/>
              </w:tcPr>
            </w:tcPrChange>
          </w:tcPr>
          <w:p w14:paraId="6E8C5722" w14:textId="77777777" w:rsidR="00677DB3" w:rsidRPr="00193049" w:rsidRDefault="003101FD">
            <w:pPr>
              <w:pStyle w:val="a7"/>
              <w:ind w:firstLine="420"/>
              <w:jc w:val="both"/>
              <w:rPr>
                <w:sz w:val="21"/>
                <w:szCs w:val="21"/>
                <w:rPrChange w:id="3358" w:author="zhouyou" w:date="2025-04-18T16:48:00Z">
                  <w:rPr>
                    <w:rFonts w:ascii="仿宋" w:hAnsi="仿宋" w:cs="宋体"/>
                    <w:sz w:val="21"/>
                    <w:szCs w:val="21"/>
                  </w:rPr>
                </w:rPrChange>
              </w:rPr>
              <w:pPrChange w:id="3359" w:author="zhouyou" w:date="2025-04-18T16:45:00Z">
                <w:pPr>
                  <w:pStyle w:val="a7"/>
                  <w:ind w:firstLine="420"/>
                </w:pPr>
              </w:pPrChange>
            </w:pPr>
            <w:r w:rsidRPr="00193049">
              <w:rPr>
                <w:sz w:val="21"/>
                <w:szCs w:val="21"/>
                <w:rPrChange w:id="3360" w:author="zhouyou" w:date="2025-04-18T16:48:00Z">
                  <w:rPr>
                    <w:rFonts w:ascii="仿宋" w:hAnsi="仿宋" w:cs="宋体"/>
                    <w:sz w:val="21"/>
                    <w:szCs w:val="21"/>
                  </w:rPr>
                </w:rPrChange>
              </w:rPr>
              <w:t>1.</w:t>
            </w:r>
            <w:r w:rsidRPr="00193049">
              <w:rPr>
                <w:rFonts w:hint="eastAsia"/>
                <w:sz w:val="21"/>
                <w:szCs w:val="21"/>
                <w:rPrChange w:id="3361" w:author="zhouyou" w:date="2025-04-18T16:48:00Z">
                  <w:rPr>
                    <w:rFonts w:ascii="仿宋" w:hAnsi="仿宋" w:cs="宋体" w:hint="eastAsia"/>
                    <w:sz w:val="21"/>
                    <w:szCs w:val="21"/>
                  </w:rPr>
                </w:rPrChange>
              </w:rPr>
              <w:t>构建支持万亿文件元数据检索的集群服务器及检索系统；</w:t>
            </w:r>
          </w:p>
          <w:p w14:paraId="18F792BD" w14:textId="77777777" w:rsidR="00677DB3" w:rsidRPr="00193049" w:rsidRDefault="003101FD">
            <w:pPr>
              <w:pStyle w:val="a7"/>
              <w:ind w:firstLine="420"/>
              <w:jc w:val="both"/>
              <w:rPr>
                <w:sz w:val="21"/>
                <w:szCs w:val="21"/>
                <w:rPrChange w:id="3362" w:author="zhouyou" w:date="2025-04-18T16:48:00Z">
                  <w:rPr>
                    <w:rFonts w:ascii="仿宋" w:hAnsi="仿宋" w:cs="宋体"/>
                    <w:sz w:val="21"/>
                    <w:szCs w:val="21"/>
                  </w:rPr>
                </w:rPrChange>
              </w:rPr>
              <w:pPrChange w:id="3363" w:author="zhouyou" w:date="2025-04-18T16:45:00Z">
                <w:pPr>
                  <w:pStyle w:val="a7"/>
                  <w:ind w:firstLine="420"/>
                </w:pPr>
              </w:pPrChange>
            </w:pPr>
            <w:r w:rsidRPr="00193049">
              <w:rPr>
                <w:sz w:val="21"/>
                <w:szCs w:val="21"/>
                <w:rPrChange w:id="3364" w:author="zhouyou" w:date="2025-04-18T16:48:00Z">
                  <w:rPr>
                    <w:rFonts w:ascii="仿宋" w:hAnsi="仿宋" w:cs="宋体"/>
                    <w:sz w:val="21"/>
                    <w:szCs w:val="21"/>
                  </w:rPr>
                </w:rPrChange>
              </w:rPr>
              <w:t>2.</w:t>
            </w:r>
            <w:r w:rsidRPr="00193049">
              <w:rPr>
                <w:rFonts w:hint="eastAsia"/>
                <w:sz w:val="21"/>
                <w:szCs w:val="21"/>
                <w:rPrChange w:id="3365" w:author="zhouyou" w:date="2025-04-18T16:48:00Z">
                  <w:rPr>
                    <w:rFonts w:ascii="仿宋" w:hAnsi="仿宋" w:cs="宋体" w:hint="eastAsia"/>
                    <w:sz w:val="21"/>
                    <w:szCs w:val="21"/>
                  </w:rPr>
                </w:rPrChange>
              </w:rPr>
              <w:t>和课题</w:t>
            </w:r>
            <w:r w:rsidRPr="00193049">
              <w:rPr>
                <w:sz w:val="21"/>
                <w:szCs w:val="21"/>
                <w:rPrChange w:id="3366" w:author="zhouyou" w:date="2025-04-18T16:48:00Z">
                  <w:rPr>
                    <w:rFonts w:ascii="仿宋" w:hAnsi="仿宋" w:cs="宋体"/>
                    <w:sz w:val="21"/>
                    <w:szCs w:val="21"/>
                  </w:rPr>
                </w:rPrChange>
              </w:rPr>
              <w:t>4</w:t>
            </w:r>
            <w:r w:rsidRPr="00193049">
              <w:rPr>
                <w:rFonts w:hint="eastAsia"/>
                <w:sz w:val="21"/>
                <w:szCs w:val="21"/>
                <w:rPrChange w:id="3367" w:author="zhouyou" w:date="2025-04-18T16:48:00Z">
                  <w:rPr>
                    <w:rFonts w:ascii="仿宋" w:hAnsi="仿宋" w:cs="宋体" w:hint="eastAsia"/>
                    <w:sz w:val="21"/>
                    <w:szCs w:val="21"/>
                  </w:rPr>
                </w:rPrChange>
              </w:rPr>
              <w:t>联调，实现</w:t>
            </w:r>
            <w:r w:rsidRPr="00193049">
              <w:rPr>
                <w:sz w:val="21"/>
                <w:szCs w:val="21"/>
                <w:rPrChange w:id="3368" w:author="zhouyou" w:date="2025-04-18T16:48:00Z">
                  <w:rPr>
                    <w:rFonts w:ascii="仿宋" w:hAnsi="仿宋" w:cs="宋体"/>
                    <w:sz w:val="21"/>
                    <w:szCs w:val="21"/>
                  </w:rPr>
                </w:rPrChange>
              </w:rPr>
              <w:t>ZB</w:t>
            </w:r>
            <w:proofErr w:type="gramStart"/>
            <w:r w:rsidRPr="00193049">
              <w:rPr>
                <w:rFonts w:hint="eastAsia"/>
                <w:sz w:val="21"/>
                <w:szCs w:val="21"/>
                <w:rPrChange w:id="3369" w:author="zhouyou" w:date="2025-04-18T16:48:00Z">
                  <w:rPr>
                    <w:rFonts w:ascii="仿宋" w:hAnsi="仿宋" w:cs="宋体" w:hint="eastAsia"/>
                    <w:sz w:val="21"/>
                    <w:szCs w:val="21"/>
                  </w:rPr>
                </w:rPrChange>
              </w:rPr>
              <w:t>级冷数据</w:t>
            </w:r>
            <w:proofErr w:type="gramEnd"/>
            <w:r w:rsidRPr="00193049">
              <w:rPr>
                <w:rFonts w:hint="eastAsia"/>
                <w:sz w:val="21"/>
                <w:szCs w:val="21"/>
                <w:rPrChange w:id="3370" w:author="zhouyou" w:date="2025-04-18T16:48:00Z">
                  <w:rPr>
                    <w:rFonts w:ascii="仿宋" w:hAnsi="仿宋" w:cs="宋体" w:hint="eastAsia"/>
                    <w:sz w:val="21"/>
                    <w:szCs w:val="21"/>
                  </w:rPr>
                </w:rPrChange>
              </w:rPr>
              <w:t>存储系统级对接；</w:t>
            </w:r>
          </w:p>
          <w:p w14:paraId="6CC518FA" w14:textId="77777777" w:rsidR="00677DB3" w:rsidRPr="00193049" w:rsidRDefault="003101FD">
            <w:pPr>
              <w:pStyle w:val="a7"/>
              <w:ind w:firstLine="420"/>
              <w:jc w:val="both"/>
              <w:rPr>
                <w:sz w:val="21"/>
                <w:szCs w:val="21"/>
                <w:rPrChange w:id="3371" w:author="zhouyou" w:date="2025-04-18T16:48:00Z">
                  <w:rPr>
                    <w:rFonts w:ascii="仿宋" w:hAnsi="仿宋" w:cs="宋体"/>
                    <w:sz w:val="21"/>
                    <w:szCs w:val="21"/>
                  </w:rPr>
                </w:rPrChange>
              </w:rPr>
              <w:pPrChange w:id="3372" w:author="zhouyou" w:date="2025-04-18T16:45:00Z">
                <w:pPr>
                  <w:pStyle w:val="a7"/>
                  <w:ind w:firstLine="420"/>
                </w:pPr>
              </w:pPrChange>
            </w:pPr>
            <w:r w:rsidRPr="00193049">
              <w:rPr>
                <w:sz w:val="21"/>
                <w:szCs w:val="21"/>
                <w:rPrChange w:id="3373" w:author="zhouyou" w:date="2025-04-18T16:48:00Z">
                  <w:rPr>
                    <w:rFonts w:ascii="仿宋" w:hAnsi="仿宋" w:cs="宋体"/>
                    <w:sz w:val="21"/>
                    <w:szCs w:val="21"/>
                  </w:rPr>
                </w:rPrChange>
              </w:rPr>
              <w:t>3.</w:t>
            </w:r>
            <w:r w:rsidRPr="00193049">
              <w:rPr>
                <w:rFonts w:hint="eastAsia"/>
                <w:sz w:val="21"/>
                <w:szCs w:val="21"/>
                <w:rPrChange w:id="3374" w:author="zhouyou" w:date="2025-04-18T16:48:00Z">
                  <w:rPr>
                    <w:rFonts w:ascii="仿宋" w:hAnsi="仿宋" w:cs="宋体" w:hint="eastAsia"/>
                    <w:sz w:val="21"/>
                    <w:szCs w:val="21"/>
                  </w:rPr>
                </w:rPrChange>
              </w:rPr>
              <w:t>测试优化元数据集群及检索系统，进行项目验收和总结。</w:t>
            </w:r>
            <w:r w:rsidRPr="00193049">
              <w:rPr>
                <w:sz w:val="21"/>
                <w:szCs w:val="21"/>
                <w:rPrChange w:id="3375" w:author="zhouyou" w:date="2025-04-18T16:48:00Z">
                  <w:rPr>
                    <w:rFonts w:ascii="仿宋" w:hAnsi="仿宋" w:cs="宋体"/>
                    <w:sz w:val="21"/>
                    <w:szCs w:val="21"/>
                  </w:rPr>
                </w:rPrChange>
              </w:rPr>
              <w:t xml:space="preserve"> </w:t>
            </w:r>
          </w:p>
        </w:tc>
      </w:tr>
    </w:tbl>
    <w:p w14:paraId="60A7DC35" w14:textId="6A0E528E" w:rsidR="00000000" w:rsidRDefault="00652E2A">
      <w:pPr>
        <w:spacing w:before="468" w:after="156"/>
        <w:ind w:firstLine="560"/>
        <w:jc w:val="both"/>
        <w:rPr>
          <w:rFonts w:cs="Times New Roman"/>
          <w:rPrChange w:id="3376" w:author="zhouyou" w:date="2025-04-18T16:48:00Z">
            <w:rPr>
              <w:rFonts w:ascii="仿宋" w:hAnsi="仿宋"/>
            </w:rPr>
          </w:rPrChange>
        </w:rPr>
        <w:sectPr w:rsidR="00000000" w:rsidSect="00345CAF">
          <w:pgSz w:w="11906" w:h="16838"/>
          <w:pgMar w:top="1440" w:right="1800" w:bottom="1440" w:left="1800" w:header="851" w:footer="992" w:gutter="0"/>
          <w:pgNumType w:start="1"/>
          <w:cols w:space="425"/>
          <w:docGrid w:type="lines" w:linePitch="312"/>
        </w:sectPr>
        <w:pPrChange w:id="3377" w:author="zhouyou" w:date="2025-04-18T16:45:00Z">
          <w:pPr>
            <w:spacing w:before="468" w:after="156"/>
            <w:ind w:firstLine="560"/>
          </w:pPr>
        </w:pPrChange>
      </w:pPr>
    </w:p>
    <w:p w14:paraId="0192705F" w14:textId="330EF458" w:rsidR="00677DB3" w:rsidRPr="00885D23" w:rsidRDefault="003101FD">
      <w:pPr>
        <w:pStyle w:val="2"/>
        <w:rPr>
          <w:rFonts w:cs="Times New Roman"/>
        </w:rPr>
      </w:pPr>
      <w:bookmarkStart w:id="3378" w:name="_Toc195645206"/>
      <w:r w:rsidRPr="00885D23">
        <w:rPr>
          <w:rFonts w:cs="Times New Roman"/>
        </w:rPr>
        <w:lastRenderedPageBreak/>
        <w:t>3.3</w:t>
      </w:r>
      <w:r w:rsidRPr="00885D23">
        <w:rPr>
          <w:rFonts w:cs="Times New Roman" w:hint="eastAsia"/>
        </w:rPr>
        <w:t>课题经费安排及自筹经费落实方案</w:t>
      </w:r>
      <w:bookmarkEnd w:id="3378"/>
    </w:p>
    <w:p w14:paraId="3DE77D45" w14:textId="0F36EAFD" w:rsidR="00F87826" w:rsidRPr="00193049" w:rsidRDefault="00F87826">
      <w:pPr>
        <w:pStyle w:val="3"/>
        <w:ind w:firstLineChars="0" w:firstLine="0"/>
        <w:rPr>
          <w:rFonts w:cs="Times New Roman"/>
          <w:rPrChange w:id="3379" w:author="zhouyou" w:date="2025-04-18T16:48:00Z">
            <w:rPr/>
          </w:rPrChange>
        </w:rPr>
      </w:pPr>
      <w:bookmarkStart w:id="3380" w:name="_Toc195645207"/>
      <w:r w:rsidRPr="00193049">
        <w:rPr>
          <w:rFonts w:cs="Times New Roman"/>
          <w:rPrChange w:id="3381" w:author="zhouyou" w:date="2025-04-18T16:48:00Z">
            <w:rPr/>
          </w:rPrChange>
        </w:rPr>
        <w:t xml:space="preserve">3.3.1 </w:t>
      </w:r>
      <w:r w:rsidRPr="00193049">
        <w:rPr>
          <w:rFonts w:cs="Times New Roman" w:hint="eastAsia"/>
          <w:rPrChange w:id="3382" w:author="zhouyou" w:date="2025-04-18T16:48:00Z">
            <w:rPr>
              <w:rFonts w:hint="eastAsia"/>
            </w:rPr>
          </w:rPrChange>
        </w:rPr>
        <w:t>课题预算表</w:t>
      </w:r>
      <w:bookmarkEnd w:id="3380"/>
    </w:p>
    <w:p w14:paraId="00982B1F" w14:textId="59E3E5C0" w:rsidR="00500E4B" w:rsidRPr="00193049" w:rsidRDefault="00500E4B">
      <w:pPr>
        <w:ind w:firstLine="480"/>
        <w:jc w:val="both"/>
        <w:rPr>
          <w:rFonts w:cs="Times New Roman"/>
          <w:sz w:val="24"/>
          <w:szCs w:val="24"/>
          <w:rPrChange w:id="3383" w:author="zhouyou" w:date="2025-04-18T16:48:00Z">
            <w:rPr>
              <w:rFonts w:ascii="仿宋" w:hAnsi="仿宋" w:cs="Times New Roman"/>
              <w:sz w:val="24"/>
              <w:szCs w:val="24"/>
            </w:rPr>
          </w:rPrChange>
        </w:rPr>
        <w:pPrChange w:id="3384" w:author="zhouyou" w:date="2025-04-18T16:45:00Z">
          <w:pPr>
            <w:ind w:firstLine="480"/>
            <w:jc w:val="center"/>
          </w:pPr>
        </w:pPrChange>
      </w:pPr>
      <w:r w:rsidRPr="00193049">
        <w:rPr>
          <w:rFonts w:cs="Times New Roman" w:hint="eastAsia"/>
          <w:sz w:val="24"/>
          <w:szCs w:val="24"/>
          <w:rPrChange w:id="3385" w:author="zhouyou" w:date="2025-04-18T16:48:00Z">
            <w:rPr>
              <w:rFonts w:ascii="仿宋" w:hAnsi="仿宋" w:hint="eastAsia"/>
              <w:sz w:val="24"/>
              <w:szCs w:val="24"/>
            </w:rPr>
          </w:rPrChange>
        </w:rPr>
        <w:t>表</w:t>
      </w:r>
      <w:r w:rsidRPr="00193049">
        <w:rPr>
          <w:rFonts w:cs="Times New Roman"/>
          <w:sz w:val="24"/>
          <w:szCs w:val="24"/>
          <w:rPrChange w:id="3386" w:author="zhouyou" w:date="2025-04-18T16:48:00Z">
            <w:rPr>
              <w:rFonts w:ascii="仿宋" w:hAnsi="仿宋"/>
              <w:sz w:val="24"/>
              <w:szCs w:val="24"/>
            </w:rPr>
          </w:rPrChange>
        </w:rPr>
        <w:t>3.</w:t>
      </w:r>
      <w:r w:rsidRPr="00193049">
        <w:rPr>
          <w:rFonts w:cs="Times New Roman"/>
          <w:sz w:val="24"/>
          <w:szCs w:val="24"/>
          <w:rPrChange w:id="3387" w:author="zhouyou" w:date="2025-04-18T16:48:00Z">
            <w:rPr>
              <w:rFonts w:ascii="仿宋" w:hAnsi="仿宋"/>
              <w:sz w:val="24"/>
              <w:szCs w:val="24"/>
            </w:rPr>
          </w:rPrChange>
        </w:rPr>
        <w:fldChar w:fldCharType="begin"/>
      </w:r>
      <w:r w:rsidRPr="00193049">
        <w:rPr>
          <w:rFonts w:cs="Times New Roman"/>
          <w:sz w:val="24"/>
          <w:szCs w:val="24"/>
          <w:rPrChange w:id="3388" w:author="zhouyou" w:date="2025-04-18T16:48:00Z">
            <w:rPr>
              <w:rFonts w:ascii="仿宋" w:hAnsi="仿宋"/>
              <w:sz w:val="24"/>
              <w:szCs w:val="24"/>
            </w:rPr>
          </w:rPrChange>
        </w:rPr>
        <w:instrText xml:space="preserve"> SEQ </w:instrText>
      </w:r>
      <w:r w:rsidRPr="00193049">
        <w:rPr>
          <w:rFonts w:cs="Times New Roman" w:hint="eastAsia"/>
          <w:sz w:val="24"/>
          <w:szCs w:val="24"/>
          <w:rPrChange w:id="3389" w:author="zhouyou" w:date="2025-04-18T16:48:00Z">
            <w:rPr>
              <w:rFonts w:ascii="仿宋" w:hAnsi="仿宋" w:hint="eastAsia"/>
              <w:sz w:val="24"/>
              <w:szCs w:val="24"/>
            </w:rPr>
          </w:rPrChange>
        </w:rPr>
        <w:instrText>表</w:instrText>
      </w:r>
      <w:r w:rsidRPr="00193049">
        <w:rPr>
          <w:rFonts w:cs="Times New Roman"/>
          <w:sz w:val="24"/>
          <w:szCs w:val="24"/>
          <w:rPrChange w:id="3390" w:author="zhouyou" w:date="2025-04-18T16:48:00Z">
            <w:rPr>
              <w:rFonts w:ascii="仿宋" w:hAnsi="仿宋"/>
              <w:sz w:val="24"/>
              <w:szCs w:val="24"/>
            </w:rPr>
          </w:rPrChange>
        </w:rPr>
        <w:instrText xml:space="preserve">3. \* ARABIC </w:instrText>
      </w:r>
      <w:r w:rsidRPr="00193049">
        <w:rPr>
          <w:rFonts w:cs="Times New Roman"/>
          <w:sz w:val="24"/>
          <w:szCs w:val="24"/>
          <w:rPrChange w:id="3391" w:author="zhouyou" w:date="2025-04-18T16:48:00Z">
            <w:rPr>
              <w:rFonts w:ascii="仿宋" w:hAnsi="仿宋"/>
              <w:sz w:val="24"/>
              <w:szCs w:val="24"/>
            </w:rPr>
          </w:rPrChange>
        </w:rPr>
        <w:fldChar w:fldCharType="separate"/>
      </w:r>
      <w:r w:rsidRPr="00193049">
        <w:rPr>
          <w:rFonts w:cs="Times New Roman"/>
          <w:noProof/>
          <w:sz w:val="24"/>
          <w:szCs w:val="24"/>
          <w:rPrChange w:id="3392" w:author="zhouyou" w:date="2025-04-18T16:48:00Z">
            <w:rPr>
              <w:rFonts w:ascii="仿宋" w:hAnsi="仿宋"/>
              <w:noProof/>
              <w:sz w:val="24"/>
              <w:szCs w:val="24"/>
            </w:rPr>
          </w:rPrChange>
        </w:rPr>
        <w:t>5</w:t>
      </w:r>
      <w:r w:rsidRPr="00193049">
        <w:rPr>
          <w:rFonts w:cs="Times New Roman"/>
          <w:sz w:val="24"/>
          <w:szCs w:val="24"/>
          <w:rPrChange w:id="3393" w:author="zhouyou" w:date="2025-04-18T16:48:00Z">
            <w:rPr>
              <w:rFonts w:ascii="仿宋" w:hAnsi="仿宋"/>
              <w:sz w:val="24"/>
              <w:szCs w:val="24"/>
            </w:rPr>
          </w:rPrChange>
        </w:rPr>
        <w:fldChar w:fldCharType="end"/>
      </w:r>
      <w:r w:rsidRPr="00193049">
        <w:rPr>
          <w:rFonts w:cs="Times New Roman"/>
          <w:sz w:val="24"/>
          <w:szCs w:val="24"/>
          <w:rPrChange w:id="3394" w:author="zhouyou" w:date="2025-04-18T16:48:00Z">
            <w:rPr>
              <w:rFonts w:ascii="仿宋" w:hAnsi="仿宋" w:cs="Times New Roman"/>
              <w:sz w:val="24"/>
              <w:szCs w:val="24"/>
            </w:rPr>
          </w:rPrChange>
        </w:rPr>
        <w:t xml:space="preserve"> </w:t>
      </w:r>
      <w:r w:rsidRPr="00193049">
        <w:rPr>
          <w:rFonts w:cs="Times New Roman" w:hint="eastAsia"/>
          <w:sz w:val="24"/>
          <w:szCs w:val="24"/>
          <w:rPrChange w:id="3395" w:author="zhouyou" w:date="2025-04-18T16:48:00Z">
            <w:rPr>
              <w:rFonts w:ascii="仿宋" w:hAnsi="仿宋" w:cs="Times New Roman" w:hint="eastAsia"/>
              <w:sz w:val="24"/>
              <w:szCs w:val="24"/>
            </w:rPr>
          </w:rPrChange>
        </w:rPr>
        <w:t>课题总体预算表</w:t>
      </w:r>
    </w:p>
    <w:p w14:paraId="0F76BBC2" w14:textId="77777777" w:rsidR="000705C5" w:rsidRPr="00193049" w:rsidRDefault="000705C5">
      <w:pPr>
        <w:ind w:firstLineChars="0" w:firstLine="0"/>
        <w:jc w:val="center"/>
        <w:rPr>
          <w:rFonts w:cs="Times New Roman"/>
          <w:color w:val="000000"/>
          <w:sz w:val="21"/>
          <w:szCs w:val="21"/>
          <w:rPrChange w:id="3396" w:author="zhouyou" w:date="2025-04-18T16:48:00Z">
            <w:rPr>
              <w:rFonts w:ascii="仿宋" w:hAnsi="仿宋" w:cs="Times New Roman"/>
              <w:color w:val="000000"/>
              <w:sz w:val="21"/>
              <w:szCs w:val="21"/>
            </w:rPr>
          </w:rPrChange>
        </w:rPr>
        <w:pPrChange w:id="3397" w:author="zhouyou" w:date="2025-04-18T16:57:00Z">
          <w:pPr>
            <w:ind w:firstLine="420"/>
          </w:pPr>
        </w:pPrChange>
      </w:pPr>
      <w:r w:rsidRPr="00193049">
        <w:rPr>
          <w:rFonts w:cs="Times New Roman" w:hint="eastAsia"/>
          <w:color w:val="000000"/>
          <w:sz w:val="21"/>
          <w:szCs w:val="21"/>
          <w:rPrChange w:id="3398" w:author="zhouyou" w:date="2025-04-18T16:48:00Z">
            <w:rPr>
              <w:rFonts w:ascii="仿宋" w:hAnsi="仿宋" w:cs="Times New Roman" w:hint="eastAsia"/>
              <w:color w:val="000000"/>
              <w:sz w:val="21"/>
              <w:szCs w:val="21"/>
            </w:rPr>
          </w:rPrChange>
        </w:rPr>
        <w:t>表</w:t>
      </w:r>
      <w:r w:rsidRPr="00193049">
        <w:rPr>
          <w:rFonts w:cs="Times New Roman"/>
          <w:color w:val="000000"/>
          <w:sz w:val="21"/>
          <w:szCs w:val="21"/>
          <w:rPrChange w:id="3399" w:author="zhouyou" w:date="2025-04-18T16:48:00Z">
            <w:rPr>
              <w:rFonts w:ascii="仿宋" w:hAnsi="仿宋" w:cs="Times New Roman"/>
              <w:color w:val="000000"/>
              <w:sz w:val="21"/>
              <w:szCs w:val="21"/>
            </w:rPr>
          </w:rPrChange>
        </w:rPr>
        <w:t xml:space="preserve">A1    </w:t>
      </w:r>
      <w:r w:rsidRPr="00193049">
        <w:rPr>
          <w:rFonts w:cs="Times New Roman" w:hint="eastAsia"/>
          <w:color w:val="000000"/>
          <w:sz w:val="21"/>
          <w:szCs w:val="21"/>
          <w:rPrChange w:id="3400" w:author="zhouyou" w:date="2025-04-18T16:48:00Z">
            <w:rPr>
              <w:rFonts w:ascii="仿宋" w:hAnsi="仿宋" w:cs="Times New Roman" w:hint="eastAsia"/>
              <w:color w:val="000000"/>
              <w:sz w:val="21"/>
              <w:szCs w:val="21"/>
            </w:rPr>
          </w:rPrChange>
        </w:rPr>
        <w:t>课题编号：</w:t>
      </w:r>
      <w:r w:rsidRPr="00193049">
        <w:rPr>
          <w:rFonts w:cs="Times New Roman"/>
          <w:color w:val="000000"/>
          <w:sz w:val="21"/>
          <w:szCs w:val="21"/>
          <w:rPrChange w:id="3401" w:author="zhouyou" w:date="2025-04-18T16:48:00Z">
            <w:rPr>
              <w:rFonts w:ascii="仿宋" w:hAnsi="仿宋" w:cs="Times New Roman"/>
              <w:color w:val="000000"/>
              <w:sz w:val="21"/>
              <w:szCs w:val="21"/>
            </w:rPr>
          </w:rPrChange>
        </w:rPr>
        <w:t xml:space="preserve">2024YFB4505105           </w:t>
      </w:r>
      <w:r w:rsidRPr="00193049">
        <w:rPr>
          <w:rFonts w:cs="Times New Roman" w:hint="eastAsia"/>
          <w:color w:val="000000"/>
          <w:sz w:val="21"/>
          <w:szCs w:val="21"/>
          <w:rPrChange w:id="3402" w:author="zhouyou" w:date="2025-04-18T16:48:00Z">
            <w:rPr>
              <w:rFonts w:ascii="仿宋" w:hAnsi="仿宋" w:cs="Times New Roman" w:hint="eastAsia"/>
              <w:color w:val="000000"/>
              <w:sz w:val="21"/>
              <w:szCs w:val="21"/>
            </w:rPr>
          </w:rPrChange>
        </w:rPr>
        <w:t>课题名称：</w:t>
      </w:r>
      <w:r w:rsidRPr="00193049">
        <w:rPr>
          <w:rFonts w:cs="Times New Roman"/>
          <w:color w:val="000000"/>
          <w:sz w:val="21"/>
          <w:szCs w:val="21"/>
          <w:rPrChange w:id="3403" w:author="zhouyou" w:date="2025-04-18T16:48:00Z">
            <w:rPr>
              <w:rFonts w:ascii="仿宋" w:hAnsi="仿宋" w:cs="Times New Roman"/>
              <w:color w:val="000000"/>
              <w:sz w:val="21"/>
              <w:szCs w:val="21"/>
            </w:rPr>
          </w:rPrChange>
        </w:rPr>
        <w:t xml:space="preserve">ZB </w:t>
      </w:r>
      <w:r w:rsidRPr="00193049">
        <w:rPr>
          <w:rFonts w:cs="Times New Roman" w:hint="eastAsia"/>
          <w:color w:val="000000"/>
          <w:sz w:val="21"/>
          <w:szCs w:val="21"/>
          <w:rPrChange w:id="3404" w:author="zhouyou" w:date="2025-04-18T16:48:00Z">
            <w:rPr>
              <w:rFonts w:ascii="仿宋" w:hAnsi="仿宋" w:cs="Times New Roman" w:hint="eastAsia"/>
              <w:color w:val="000000"/>
              <w:sz w:val="21"/>
              <w:szCs w:val="21"/>
            </w:rPr>
          </w:rPrChange>
        </w:rPr>
        <w:t>级海量</w:t>
      </w:r>
      <w:proofErr w:type="gramStart"/>
      <w:r w:rsidRPr="00193049">
        <w:rPr>
          <w:rFonts w:cs="Times New Roman" w:hint="eastAsia"/>
          <w:color w:val="000000"/>
          <w:sz w:val="21"/>
          <w:szCs w:val="21"/>
          <w:rPrChange w:id="3405" w:author="zhouyou" w:date="2025-04-18T16:48:00Z">
            <w:rPr>
              <w:rFonts w:ascii="仿宋" w:hAnsi="仿宋" w:cs="Times New Roman" w:hint="eastAsia"/>
              <w:color w:val="000000"/>
              <w:sz w:val="21"/>
              <w:szCs w:val="21"/>
            </w:rPr>
          </w:rPrChange>
        </w:rPr>
        <w:t>冷数据</w:t>
      </w:r>
      <w:proofErr w:type="gramEnd"/>
      <w:r w:rsidRPr="00193049">
        <w:rPr>
          <w:rFonts w:cs="Times New Roman" w:hint="eastAsia"/>
          <w:color w:val="000000"/>
          <w:sz w:val="21"/>
          <w:szCs w:val="21"/>
          <w:rPrChange w:id="3406" w:author="zhouyou" w:date="2025-04-18T16:48:00Z">
            <w:rPr>
              <w:rFonts w:ascii="仿宋" w:hAnsi="仿宋" w:cs="Times New Roman" w:hint="eastAsia"/>
              <w:color w:val="000000"/>
              <w:sz w:val="21"/>
              <w:szCs w:val="21"/>
            </w:rPr>
          </w:rPrChange>
        </w:rPr>
        <w:t>存储架构及高效存储管理系统</w:t>
      </w:r>
      <w:r w:rsidRPr="00193049">
        <w:rPr>
          <w:rFonts w:cs="Times New Roman"/>
          <w:color w:val="000000"/>
          <w:sz w:val="21"/>
          <w:szCs w:val="21"/>
          <w:rPrChange w:id="3407" w:author="zhouyou" w:date="2025-04-18T16:48:00Z">
            <w:rPr>
              <w:rFonts w:ascii="仿宋" w:hAnsi="仿宋" w:cs="Times New Roman"/>
              <w:color w:val="000000"/>
              <w:sz w:val="21"/>
              <w:szCs w:val="21"/>
            </w:rPr>
          </w:rPrChange>
        </w:rPr>
        <w:t xml:space="preserve">     </w:t>
      </w:r>
      <w:r w:rsidRPr="00193049">
        <w:rPr>
          <w:rFonts w:cs="Times New Roman"/>
          <w:color w:val="000000"/>
          <w:sz w:val="21"/>
          <w:szCs w:val="21"/>
          <w:lang w:bidi="ar"/>
          <w:rPrChange w:id="3408" w:author="zhouyou" w:date="2025-04-18T16:48:00Z">
            <w:rPr>
              <w:rFonts w:ascii="仿宋" w:hAnsi="仿宋" w:cs="Times New Roman"/>
              <w:color w:val="000000"/>
              <w:sz w:val="21"/>
              <w:szCs w:val="21"/>
              <w:lang w:bidi="ar"/>
            </w:rPr>
          </w:rPrChange>
        </w:rPr>
        <w:t xml:space="preserve"> </w:t>
      </w:r>
      <w:r w:rsidRPr="00193049">
        <w:rPr>
          <w:rFonts w:cs="Times New Roman"/>
          <w:color w:val="000000"/>
          <w:sz w:val="21"/>
          <w:szCs w:val="21"/>
          <w:rPrChange w:id="3409" w:author="zhouyou" w:date="2025-04-18T16:48:00Z">
            <w:rPr>
              <w:rFonts w:ascii="仿宋" w:hAnsi="仿宋" w:cs="Times New Roman"/>
              <w:color w:val="000000"/>
              <w:sz w:val="21"/>
              <w:szCs w:val="21"/>
            </w:rPr>
          </w:rPrChange>
        </w:rPr>
        <w:t xml:space="preserve">             </w:t>
      </w:r>
      <w:r w:rsidRPr="00193049">
        <w:rPr>
          <w:rFonts w:cs="Times New Roman" w:hint="eastAsia"/>
          <w:color w:val="000000"/>
          <w:sz w:val="21"/>
          <w:szCs w:val="21"/>
          <w:rPrChange w:id="3410" w:author="zhouyou" w:date="2025-04-18T16:48:00Z">
            <w:rPr>
              <w:rFonts w:ascii="仿宋" w:hAnsi="仿宋" w:cs="Times New Roman" w:hint="eastAsia"/>
              <w:color w:val="000000"/>
              <w:sz w:val="21"/>
              <w:szCs w:val="21"/>
            </w:rPr>
          </w:rPrChange>
        </w:rPr>
        <w:t>金额单位：万元</w:t>
      </w:r>
    </w:p>
    <w:tbl>
      <w:tblPr>
        <w:tblW w:w="14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Change w:id="3411" w:author="zhouyou" w:date="2025-04-18T16:57:00Z">
          <w:tblPr>
            <w:tblW w:w="14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PrChange>
      </w:tblPr>
      <w:tblGrid>
        <w:gridCol w:w="597"/>
        <w:gridCol w:w="874"/>
        <w:gridCol w:w="1218"/>
        <w:gridCol w:w="2551"/>
        <w:gridCol w:w="774"/>
        <w:gridCol w:w="1258"/>
        <w:gridCol w:w="1174"/>
        <w:gridCol w:w="967"/>
        <w:gridCol w:w="967"/>
        <w:gridCol w:w="967"/>
        <w:gridCol w:w="1153"/>
        <w:gridCol w:w="1020"/>
        <w:gridCol w:w="1112"/>
        <w:tblGridChange w:id="3412">
          <w:tblGrid>
            <w:gridCol w:w="597"/>
            <w:gridCol w:w="874"/>
            <w:gridCol w:w="1359"/>
            <w:gridCol w:w="2203"/>
            <w:gridCol w:w="981"/>
            <w:gridCol w:w="1258"/>
            <w:gridCol w:w="1174"/>
            <w:gridCol w:w="967"/>
            <w:gridCol w:w="967"/>
            <w:gridCol w:w="967"/>
            <w:gridCol w:w="1153"/>
            <w:gridCol w:w="1020"/>
            <w:gridCol w:w="1112"/>
          </w:tblGrid>
        </w:tblGridChange>
      </w:tblGrid>
      <w:tr w:rsidR="000705C5" w:rsidRPr="00193049" w14:paraId="30DF5AD0" w14:textId="77777777" w:rsidTr="00081A8B">
        <w:trPr>
          <w:trHeight w:val="20"/>
          <w:jc w:val="center"/>
          <w:trPrChange w:id="3413" w:author="zhouyou" w:date="2025-04-18T16:57:00Z">
            <w:trPr>
              <w:trHeight w:val="20"/>
              <w:jc w:val="center"/>
            </w:trPr>
          </w:trPrChange>
        </w:trPr>
        <w:tc>
          <w:tcPr>
            <w:tcW w:w="597" w:type="dxa"/>
            <w:vMerge w:val="restart"/>
            <w:tcBorders>
              <w:bottom w:val="nil"/>
            </w:tcBorders>
            <w:vAlign w:val="center"/>
            <w:tcPrChange w:id="3414" w:author="zhouyou" w:date="2025-04-18T16:57:00Z">
              <w:tcPr>
                <w:tcW w:w="597" w:type="dxa"/>
                <w:vMerge w:val="restart"/>
                <w:tcBorders>
                  <w:bottom w:val="nil"/>
                </w:tcBorders>
                <w:vAlign w:val="center"/>
              </w:tcPr>
            </w:tcPrChange>
          </w:tcPr>
          <w:p w14:paraId="590DB806" w14:textId="77777777" w:rsidR="000705C5" w:rsidRPr="00193049" w:rsidRDefault="000705C5">
            <w:pPr>
              <w:pStyle w:val="21"/>
              <w:ind w:firstLineChars="0" w:firstLine="0"/>
              <w:jc w:val="center"/>
              <w:rPr>
                <w:rFonts w:ascii="Times New Roman" w:hAnsi="Times New Roman"/>
                <w:sz w:val="21"/>
                <w:szCs w:val="21"/>
                <w:rPrChange w:id="3415" w:author="zhouyou" w:date="2025-04-18T16:48:00Z">
                  <w:rPr>
                    <w:sz w:val="21"/>
                    <w:szCs w:val="21"/>
                  </w:rPr>
                </w:rPrChange>
              </w:rPr>
            </w:pPr>
            <w:r w:rsidRPr="00193049">
              <w:rPr>
                <w:rFonts w:ascii="Times New Roman" w:hAnsi="Times New Roman"/>
                <w:spacing w:val="-7"/>
                <w:sz w:val="21"/>
                <w:szCs w:val="21"/>
                <w:rPrChange w:id="3416" w:author="zhouyou" w:date="2025-04-18T16:48:00Z">
                  <w:rPr>
                    <w:spacing w:val="-7"/>
                    <w:sz w:val="21"/>
                    <w:szCs w:val="21"/>
                  </w:rPr>
                </w:rPrChange>
              </w:rPr>
              <w:t>序</w:t>
            </w:r>
            <w:r w:rsidRPr="00193049">
              <w:rPr>
                <w:rFonts w:ascii="Times New Roman" w:hAnsi="Times New Roman"/>
                <w:sz w:val="21"/>
                <w:szCs w:val="21"/>
                <w:rPrChange w:id="3417" w:author="zhouyou" w:date="2025-04-18T16:48:00Z">
                  <w:rPr>
                    <w:sz w:val="21"/>
                    <w:szCs w:val="21"/>
                  </w:rPr>
                </w:rPrChange>
              </w:rPr>
              <w:t xml:space="preserve"> </w:t>
            </w:r>
            <w:r w:rsidRPr="00193049">
              <w:rPr>
                <w:rFonts w:ascii="Times New Roman" w:hAnsi="Times New Roman"/>
                <w:spacing w:val="-13"/>
                <w:sz w:val="21"/>
                <w:szCs w:val="21"/>
                <w:rPrChange w:id="3418" w:author="zhouyou" w:date="2025-04-18T16:48:00Z">
                  <w:rPr>
                    <w:spacing w:val="-13"/>
                    <w:sz w:val="21"/>
                    <w:szCs w:val="21"/>
                  </w:rPr>
                </w:rPrChange>
              </w:rPr>
              <w:t>号</w:t>
            </w:r>
          </w:p>
        </w:tc>
        <w:tc>
          <w:tcPr>
            <w:tcW w:w="874" w:type="dxa"/>
            <w:vMerge w:val="restart"/>
            <w:tcBorders>
              <w:bottom w:val="nil"/>
            </w:tcBorders>
            <w:vAlign w:val="center"/>
            <w:tcPrChange w:id="3419" w:author="zhouyou" w:date="2025-04-18T16:57:00Z">
              <w:tcPr>
                <w:tcW w:w="874" w:type="dxa"/>
                <w:vMerge w:val="restart"/>
                <w:tcBorders>
                  <w:bottom w:val="nil"/>
                </w:tcBorders>
                <w:vAlign w:val="center"/>
              </w:tcPr>
            </w:tcPrChange>
          </w:tcPr>
          <w:p w14:paraId="7E59A102" w14:textId="77777777" w:rsidR="000705C5" w:rsidRPr="00193049" w:rsidRDefault="000705C5">
            <w:pPr>
              <w:pStyle w:val="21"/>
              <w:ind w:firstLineChars="0" w:firstLine="0"/>
              <w:jc w:val="center"/>
              <w:rPr>
                <w:rFonts w:ascii="Times New Roman" w:hAnsi="Times New Roman"/>
                <w:sz w:val="21"/>
                <w:szCs w:val="21"/>
                <w:rPrChange w:id="3420" w:author="zhouyou" w:date="2025-04-18T16:48:00Z">
                  <w:rPr>
                    <w:sz w:val="21"/>
                    <w:szCs w:val="21"/>
                  </w:rPr>
                </w:rPrChange>
              </w:rPr>
            </w:pPr>
            <w:r w:rsidRPr="00193049">
              <w:rPr>
                <w:rFonts w:ascii="Times New Roman" w:hAnsi="Times New Roman"/>
                <w:sz w:val="21"/>
                <w:szCs w:val="21"/>
                <w:rPrChange w:id="3421" w:author="zhouyou" w:date="2025-04-18T16:48:00Z">
                  <w:rPr>
                    <w:sz w:val="21"/>
                    <w:szCs w:val="21"/>
                  </w:rPr>
                </w:rPrChange>
              </w:rPr>
              <w:t>课题序号</w:t>
            </w:r>
          </w:p>
        </w:tc>
        <w:tc>
          <w:tcPr>
            <w:tcW w:w="1218" w:type="dxa"/>
            <w:vMerge w:val="restart"/>
            <w:tcBorders>
              <w:bottom w:val="nil"/>
            </w:tcBorders>
            <w:vAlign w:val="center"/>
            <w:tcPrChange w:id="3422" w:author="zhouyou" w:date="2025-04-18T16:57:00Z">
              <w:tcPr>
                <w:tcW w:w="1359" w:type="dxa"/>
                <w:vMerge w:val="restart"/>
                <w:tcBorders>
                  <w:bottom w:val="nil"/>
                </w:tcBorders>
                <w:vAlign w:val="center"/>
              </w:tcPr>
            </w:tcPrChange>
          </w:tcPr>
          <w:p w14:paraId="4F82B9F8" w14:textId="77777777" w:rsidR="000705C5" w:rsidRPr="00193049" w:rsidRDefault="000705C5">
            <w:pPr>
              <w:pStyle w:val="21"/>
              <w:ind w:firstLineChars="0" w:firstLine="0"/>
              <w:jc w:val="center"/>
              <w:rPr>
                <w:rFonts w:ascii="Times New Roman" w:hAnsi="Times New Roman"/>
                <w:sz w:val="21"/>
                <w:szCs w:val="21"/>
                <w:rPrChange w:id="3423" w:author="zhouyou" w:date="2025-04-18T16:48:00Z">
                  <w:rPr>
                    <w:sz w:val="21"/>
                    <w:szCs w:val="21"/>
                  </w:rPr>
                </w:rPrChange>
              </w:rPr>
            </w:pPr>
            <w:r w:rsidRPr="00193049">
              <w:rPr>
                <w:rFonts w:ascii="Times New Roman" w:hAnsi="Times New Roman"/>
                <w:sz w:val="21"/>
                <w:szCs w:val="21"/>
                <w:rPrChange w:id="3424" w:author="zhouyou" w:date="2025-04-18T16:48:00Z">
                  <w:rPr>
                    <w:sz w:val="21"/>
                    <w:szCs w:val="21"/>
                  </w:rPr>
                </w:rPrChange>
              </w:rPr>
              <w:t>课题名称</w:t>
            </w:r>
          </w:p>
        </w:tc>
        <w:tc>
          <w:tcPr>
            <w:tcW w:w="2551" w:type="dxa"/>
            <w:vMerge w:val="restart"/>
            <w:tcBorders>
              <w:bottom w:val="nil"/>
            </w:tcBorders>
            <w:vAlign w:val="center"/>
            <w:tcPrChange w:id="3425" w:author="zhouyou" w:date="2025-04-18T16:57:00Z">
              <w:tcPr>
                <w:tcW w:w="2203" w:type="dxa"/>
                <w:vMerge w:val="restart"/>
                <w:tcBorders>
                  <w:bottom w:val="nil"/>
                </w:tcBorders>
                <w:vAlign w:val="center"/>
              </w:tcPr>
            </w:tcPrChange>
          </w:tcPr>
          <w:p w14:paraId="65253CD4" w14:textId="77777777" w:rsidR="000705C5" w:rsidRPr="00193049" w:rsidRDefault="000705C5">
            <w:pPr>
              <w:pStyle w:val="21"/>
              <w:ind w:firstLineChars="0" w:firstLine="0"/>
              <w:jc w:val="center"/>
              <w:rPr>
                <w:rFonts w:ascii="Times New Roman" w:hAnsi="Times New Roman"/>
                <w:sz w:val="21"/>
                <w:szCs w:val="21"/>
                <w:rPrChange w:id="3426" w:author="zhouyou" w:date="2025-04-18T16:48:00Z">
                  <w:rPr>
                    <w:rFonts w:cs="宋体"/>
                    <w:sz w:val="21"/>
                    <w:szCs w:val="21"/>
                  </w:rPr>
                </w:rPrChange>
              </w:rPr>
            </w:pPr>
            <w:r w:rsidRPr="00193049">
              <w:rPr>
                <w:rFonts w:ascii="Times New Roman" w:hAnsi="Times New Roman"/>
                <w:spacing w:val="-1"/>
                <w:sz w:val="21"/>
                <w:szCs w:val="21"/>
                <w:rPrChange w:id="3427" w:author="zhouyou" w:date="2025-04-18T16:48:00Z">
                  <w:rPr>
                    <w:rFonts w:cs="宋体"/>
                    <w:spacing w:val="-1"/>
                    <w:sz w:val="21"/>
                    <w:szCs w:val="21"/>
                  </w:rPr>
                </w:rPrChange>
              </w:rPr>
              <w:t>课题承担单位</w:t>
            </w:r>
          </w:p>
        </w:tc>
        <w:tc>
          <w:tcPr>
            <w:tcW w:w="774" w:type="dxa"/>
            <w:vMerge w:val="restart"/>
            <w:tcBorders>
              <w:bottom w:val="nil"/>
            </w:tcBorders>
            <w:vAlign w:val="center"/>
            <w:tcPrChange w:id="3428" w:author="zhouyou" w:date="2025-04-18T16:57:00Z">
              <w:tcPr>
                <w:tcW w:w="981" w:type="dxa"/>
                <w:vMerge w:val="restart"/>
                <w:tcBorders>
                  <w:bottom w:val="nil"/>
                </w:tcBorders>
                <w:vAlign w:val="center"/>
              </w:tcPr>
            </w:tcPrChange>
          </w:tcPr>
          <w:p w14:paraId="609B73C5" w14:textId="77777777" w:rsidR="000705C5" w:rsidRPr="00193049" w:rsidRDefault="000705C5">
            <w:pPr>
              <w:pStyle w:val="21"/>
              <w:ind w:firstLineChars="0" w:firstLine="0"/>
              <w:jc w:val="center"/>
              <w:rPr>
                <w:rFonts w:ascii="Times New Roman" w:hAnsi="Times New Roman"/>
                <w:sz w:val="21"/>
                <w:szCs w:val="21"/>
                <w:rPrChange w:id="3429" w:author="zhouyou" w:date="2025-04-18T16:48:00Z">
                  <w:rPr>
                    <w:rFonts w:cs="宋体"/>
                    <w:sz w:val="21"/>
                    <w:szCs w:val="21"/>
                  </w:rPr>
                </w:rPrChange>
              </w:rPr>
            </w:pPr>
            <w:r w:rsidRPr="00193049">
              <w:rPr>
                <w:rFonts w:ascii="Times New Roman" w:hAnsi="Times New Roman"/>
                <w:spacing w:val="-4"/>
                <w:sz w:val="21"/>
                <w:szCs w:val="21"/>
                <w:rPrChange w:id="3430" w:author="zhouyou" w:date="2025-04-18T16:48:00Z">
                  <w:rPr>
                    <w:rFonts w:cs="宋体"/>
                    <w:spacing w:val="-4"/>
                    <w:sz w:val="21"/>
                    <w:szCs w:val="21"/>
                  </w:rPr>
                </w:rPrChange>
              </w:rPr>
              <w:t>课题</w:t>
            </w:r>
            <w:r w:rsidRPr="00193049">
              <w:rPr>
                <w:rFonts w:ascii="Times New Roman" w:hAnsi="Times New Roman"/>
                <w:spacing w:val="-6"/>
                <w:sz w:val="21"/>
                <w:szCs w:val="21"/>
                <w:rPrChange w:id="3431" w:author="zhouyou" w:date="2025-04-18T16:48:00Z">
                  <w:rPr>
                    <w:rFonts w:cs="宋体"/>
                    <w:spacing w:val="-6"/>
                    <w:sz w:val="21"/>
                    <w:szCs w:val="21"/>
                  </w:rPr>
                </w:rPrChange>
              </w:rPr>
              <w:t>负责人</w:t>
            </w:r>
          </w:p>
        </w:tc>
        <w:tc>
          <w:tcPr>
            <w:tcW w:w="8618" w:type="dxa"/>
            <w:gridSpan w:val="8"/>
            <w:vAlign w:val="center"/>
            <w:tcPrChange w:id="3432" w:author="zhouyou" w:date="2025-04-18T16:57:00Z">
              <w:tcPr>
                <w:tcW w:w="8618" w:type="dxa"/>
                <w:gridSpan w:val="8"/>
                <w:vAlign w:val="center"/>
              </w:tcPr>
            </w:tcPrChange>
          </w:tcPr>
          <w:p w14:paraId="46B535D7" w14:textId="77777777" w:rsidR="000705C5" w:rsidRPr="00193049" w:rsidRDefault="000705C5">
            <w:pPr>
              <w:ind w:firstLineChars="97"/>
              <w:jc w:val="center"/>
              <w:rPr>
                <w:rFonts w:cs="Times New Roman"/>
                <w:color w:val="000000"/>
                <w:sz w:val="21"/>
                <w:szCs w:val="21"/>
                <w:rPrChange w:id="3433" w:author="zhouyou" w:date="2025-04-18T16:48:00Z">
                  <w:rPr>
                    <w:rFonts w:ascii="仿宋" w:hAnsi="仿宋" w:cs="宋体"/>
                    <w:color w:val="000000"/>
                    <w:sz w:val="21"/>
                    <w:szCs w:val="21"/>
                  </w:rPr>
                </w:rPrChange>
              </w:rPr>
            </w:pPr>
            <w:r w:rsidRPr="00193049">
              <w:rPr>
                <w:rFonts w:cs="Times New Roman"/>
                <w:color w:val="000000"/>
                <w:spacing w:val="-2"/>
                <w:sz w:val="21"/>
                <w:szCs w:val="21"/>
                <w:rPrChange w:id="3434" w:author="zhouyou" w:date="2025-04-18T16:48:00Z">
                  <w:rPr>
                    <w:rFonts w:ascii="仿宋" w:hAnsi="仿宋" w:cs="宋体"/>
                    <w:color w:val="000000"/>
                    <w:spacing w:val="-2"/>
                    <w:sz w:val="21"/>
                    <w:szCs w:val="21"/>
                  </w:rPr>
                </w:rPrChange>
              </w:rPr>
              <w:t>课题预算</w:t>
            </w:r>
          </w:p>
        </w:tc>
      </w:tr>
      <w:tr w:rsidR="000705C5" w:rsidRPr="00193049" w14:paraId="415736C3" w14:textId="77777777" w:rsidTr="00081A8B">
        <w:trPr>
          <w:trHeight w:val="20"/>
          <w:jc w:val="center"/>
          <w:trPrChange w:id="3435" w:author="zhouyou" w:date="2025-04-18T16:57:00Z">
            <w:trPr>
              <w:trHeight w:val="20"/>
              <w:jc w:val="center"/>
            </w:trPr>
          </w:trPrChange>
        </w:trPr>
        <w:tc>
          <w:tcPr>
            <w:tcW w:w="597" w:type="dxa"/>
            <w:vMerge/>
            <w:tcBorders>
              <w:top w:val="nil"/>
              <w:bottom w:val="nil"/>
            </w:tcBorders>
            <w:vAlign w:val="center"/>
            <w:tcPrChange w:id="3436" w:author="zhouyou" w:date="2025-04-18T16:57:00Z">
              <w:tcPr>
                <w:tcW w:w="597" w:type="dxa"/>
                <w:vMerge/>
                <w:tcBorders>
                  <w:top w:val="nil"/>
                  <w:bottom w:val="nil"/>
                </w:tcBorders>
                <w:vAlign w:val="center"/>
              </w:tcPr>
            </w:tcPrChange>
          </w:tcPr>
          <w:p w14:paraId="03ABB203" w14:textId="77777777" w:rsidR="000705C5" w:rsidRPr="00193049" w:rsidRDefault="000705C5">
            <w:pPr>
              <w:ind w:firstLine="420"/>
              <w:jc w:val="center"/>
              <w:rPr>
                <w:rFonts w:cs="Times New Roman"/>
                <w:color w:val="000000"/>
                <w:sz w:val="21"/>
                <w:szCs w:val="21"/>
                <w:lang w:eastAsia="en-US"/>
                <w:rPrChange w:id="3437" w:author="zhouyou" w:date="2025-04-18T16:48:00Z">
                  <w:rPr>
                    <w:rFonts w:ascii="仿宋" w:hAnsi="仿宋" w:cs="宋体"/>
                    <w:color w:val="000000"/>
                    <w:sz w:val="21"/>
                    <w:szCs w:val="21"/>
                    <w:lang w:eastAsia="en-US"/>
                  </w:rPr>
                </w:rPrChange>
              </w:rPr>
            </w:pPr>
          </w:p>
        </w:tc>
        <w:tc>
          <w:tcPr>
            <w:tcW w:w="874" w:type="dxa"/>
            <w:vMerge/>
            <w:tcBorders>
              <w:top w:val="nil"/>
              <w:bottom w:val="nil"/>
            </w:tcBorders>
            <w:vAlign w:val="center"/>
            <w:tcPrChange w:id="3438" w:author="zhouyou" w:date="2025-04-18T16:57:00Z">
              <w:tcPr>
                <w:tcW w:w="874" w:type="dxa"/>
                <w:vMerge/>
                <w:tcBorders>
                  <w:top w:val="nil"/>
                  <w:bottom w:val="nil"/>
                </w:tcBorders>
                <w:vAlign w:val="center"/>
              </w:tcPr>
            </w:tcPrChange>
          </w:tcPr>
          <w:p w14:paraId="6CD8C566" w14:textId="77777777" w:rsidR="000705C5" w:rsidRPr="00193049" w:rsidRDefault="000705C5">
            <w:pPr>
              <w:ind w:firstLine="420"/>
              <w:jc w:val="center"/>
              <w:rPr>
                <w:rFonts w:cs="Times New Roman"/>
                <w:color w:val="000000"/>
                <w:sz w:val="21"/>
                <w:szCs w:val="21"/>
                <w:lang w:eastAsia="en-US"/>
                <w:rPrChange w:id="3439" w:author="zhouyou" w:date="2025-04-18T16:48:00Z">
                  <w:rPr>
                    <w:rFonts w:ascii="仿宋" w:hAnsi="仿宋" w:cs="宋体"/>
                    <w:color w:val="000000"/>
                    <w:sz w:val="21"/>
                    <w:szCs w:val="21"/>
                    <w:lang w:eastAsia="en-US"/>
                  </w:rPr>
                </w:rPrChange>
              </w:rPr>
            </w:pPr>
          </w:p>
        </w:tc>
        <w:tc>
          <w:tcPr>
            <w:tcW w:w="1218" w:type="dxa"/>
            <w:vMerge/>
            <w:tcBorders>
              <w:top w:val="nil"/>
              <w:bottom w:val="nil"/>
            </w:tcBorders>
            <w:vAlign w:val="center"/>
            <w:tcPrChange w:id="3440" w:author="zhouyou" w:date="2025-04-18T16:57:00Z">
              <w:tcPr>
                <w:tcW w:w="1359" w:type="dxa"/>
                <w:vMerge/>
                <w:tcBorders>
                  <w:top w:val="nil"/>
                  <w:bottom w:val="nil"/>
                </w:tcBorders>
                <w:vAlign w:val="center"/>
              </w:tcPr>
            </w:tcPrChange>
          </w:tcPr>
          <w:p w14:paraId="5319CF9E" w14:textId="77777777" w:rsidR="000705C5" w:rsidRPr="00193049" w:rsidRDefault="000705C5">
            <w:pPr>
              <w:ind w:firstLine="420"/>
              <w:jc w:val="center"/>
              <w:rPr>
                <w:rFonts w:cs="Times New Roman"/>
                <w:color w:val="000000"/>
                <w:sz w:val="21"/>
                <w:szCs w:val="21"/>
                <w:lang w:eastAsia="en-US"/>
                <w:rPrChange w:id="3441" w:author="zhouyou" w:date="2025-04-18T16:48:00Z">
                  <w:rPr>
                    <w:rFonts w:ascii="仿宋" w:hAnsi="仿宋" w:cs="宋体"/>
                    <w:color w:val="000000"/>
                    <w:sz w:val="21"/>
                    <w:szCs w:val="21"/>
                    <w:lang w:eastAsia="en-US"/>
                  </w:rPr>
                </w:rPrChange>
              </w:rPr>
            </w:pPr>
          </w:p>
        </w:tc>
        <w:tc>
          <w:tcPr>
            <w:tcW w:w="2551" w:type="dxa"/>
            <w:vMerge/>
            <w:tcBorders>
              <w:top w:val="nil"/>
              <w:bottom w:val="nil"/>
            </w:tcBorders>
            <w:vAlign w:val="center"/>
            <w:tcPrChange w:id="3442" w:author="zhouyou" w:date="2025-04-18T16:57:00Z">
              <w:tcPr>
                <w:tcW w:w="2203" w:type="dxa"/>
                <w:vMerge/>
                <w:tcBorders>
                  <w:top w:val="nil"/>
                  <w:bottom w:val="nil"/>
                </w:tcBorders>
                <w:vAlign w:val="center"/>
              </w:tcPr>
            </w:tcPrChange>
          </w:tcPr>
          <w:p w14:paraId="203EBA17" w14:textId="77777777" w:rsidR="000705C5" w:rsidRPr="00193049" w:rsidRDefault="000705C5">
            <w:pPr>
              <w:ind w:firstLine="420"/>
              <w:jc w:val="center"/>
              <w:rPr>
                <w:rFonts w:cs="Times New Roman"/>
                <w:color w:val="000000"/>
                <w:sz w:val="21"/>
                <w:szCs w:val="21"/>
                <w:lang w:eastAsia="en-US"/>
                <w:rPrChange w:id="3443" w:author="zhouyou" w:date="2025-04-18T16:48:00Z">
                  <w:rPr>
                    <w:rFonts w:ascii="仿宋" w:hAnsi="仿宋" w:cs="宋体"/>
                    <w:color w:val="000000"/>
                    <w:sz w:val="21"/>
                    <w:szCs w:val="21"/>
                    <w:lang w:eastAsia="en-US"/>
                  </w:rPr>
                </w:rPrChange>
              </w:rPr>
            </w:pPr>
          </w:p>
        </w:tc>
        <w:tc>
          <w:tcPr>
            <w:tcW w:w="774" w:type="dxa"/>
            <w:vMerge/>
            <w:tcBorders>
              <w:top w:val="nil"/>
              <w:bottom w:val="nil"/>
            </w:tcBorders>
            <w:vAlign w:val="center"/>
            <w:tcPrChange w:id="3444" w:author="zhouyou" w:date="2025-04-18T16:57:00Z">
              <w:tcPr>
                <w:tcW w:w="981" w:type="dxa"/>
                <w:vMerge/>
                <w:tcBorders>
                  <w:top w:val="nil"/>
                  <w:bottom w:val="nil"/>
                </w:tcBorders>
                <w:vAlign w:val="center"/>
              </w:tcPr>
            </w:tcPrChange>
          </w:tcPr>
          <w:p w14:paraId="2175C818" w14:textId="77777777" w:rsidR="000705C5" w:rsidRPr="00193049" w:rsidRDefault="000705C5">
            <w:pPr>
              <w:ind w:firstLine="420"/>
              <w:jc w:val="center"/>
              <w:rPr>
                <w:rFonts w:cs="Times New Roman"/>
                <w:color w:val="000000"/>
                <w:sz w:val="21"/>
                <w:szCs w:val="21"/>
                <w:lang w:eastAsia="en-US"/>
                <w:rPrChange w:id="3445" w:author="zhouyou" w:date="2025-04-18T16:48:00Z">
                  <w:rPr>
                    <w:rFonts w:ascii="仿宋" w:hAnsi="仿宋" w:cs="宋体"/>
                    <w:color w:val="000000"/>
                    <w:sz w:val="21"/>
                    <w:szCs w:val="21"/>
                    <w:lang w:eastAsia="en-US"/>
                  </w:rPr>
                </w:rPrChange>
              </w:rPr>
            </w:pPr>
          </w:p>
        </w:tc>
        <w:tc>
          <w:tcPr>
            <w:tcW w:w="3399" w:type="dxa"/>
            <w:gridSpan w:val="3"/>
            <w:vAlign w:val="center"/>
            <w:tcPrChange w:id="3446" w:author="zhouyou" w:date="2025-04-18T16:57:00Z">
              <w:tcPr>
                <w:tcW w:w="3399" w:type="dxa"/>
                <w:gridSpan w:val="3"/>
                <w:vAlign w:val="center"/>
              </w:tcPr>
            </w:tcPrChange>
          </w:tcPr>
          <w:p w14:paraId="3E89FBFD" w14:textId="77777777" w:rsidR="000705C5" w:rsidRPr="00193049" w:rsidRDefault="000705C5">
            <w:pPr>
              <w:pStyle w:val="21"/>
              <w:ind w:firstLineChars="95" w:firstLine="199"/>
              <w:jc w:val="center"/>
              <w:rPr>
                <w:rFonts w:ascii="Times New Roman" w:hAnsi="Times New Roman"/>
                <w:sz w:val="21"/>
                <w:szCs w:val="21"/>
                <w:rPrChange w:id="3447" w:author="zhouyou" w:date="2025-04-18T16:48:00Z">
                  <w:rPr>
                    <w:sz w:val="21"/>
                    <w:szCs w:val="21"/>
                  </w:rPr>
                </w:rPrChange>
              </w:rPr>
            </w:pPr>
            <w:r w:rsidRPr="00193049">
              <w:rPr>
                <w:rFonts w:ascii="Times New Roman" w:hAnsi="Times New Roman"/>
                <w:sz w:val="21"/>
                <w:szCs w:val="21"/>
                <w:rPrChange w:id="3448" w:author="zhouyou" w:date="2025-04-18T16:48:00Z">
                  <w:rPr>
                    <w:sz w:val="21"/>
                    <w:szCs w:val="21"/>
                  </w:rPr>
                </w:rPrChange>
              </w:rPr>
              <w:t>资金来源</w:t>
            </w:r>
          </w:p>
        </w:tc>
        <w:tc>
          <w:tcPr>
            <w:tcW w:w="5219" w:type="dxa"/>
            <w:gridSpan w:val="5"/>
            <w:vAlign w:val="center"/>
            <w:tcPrChange w:id="3449" w:author="zhouyou" w:date="2025-04-18T16:57:00Z">
              <w:tcPr>
                <w:tcW w:w="5219" w:type="dxa"/>
                <w:gridSpan w:val="5"/>
                <w:vAlign w:val="center"/>
              </w:tcPr>
            </w:tcPrChange>
          </w:tcPr>
          <w:p w14:paraId="4E94E663" w14:textId="77777777" w:rsidR="000705C5" w:rsidRPr="00193049" w:rsidRDefault="000705C5">
            <w:pPr>
              <w:ind w:firstLineChars="99"/>
              <w:jc w:val="center"/>
              <w:rPr>
                <w:rFonts w:cs="Times New Roman"/>
                <w:color w:val="000000"/>
                <w:sz w:val="21"/>
                <w:szCs w:val="21"/>
                <w:rPrChange w:id="3450" w:author="zhouyou" w:date="2025-04-18T16:48:00Z">
                  <w:rPr>
                    <w:rFonts w:ascii="仿宋" w:hAnsi="仿宋" w:cs="宋体"/>
                    <w:color w:val="000000"/>
                    <w:sz w:val="21"/>
                    <w:szCs w:val="21"/>
                  </w:rPr>
                </w:rPrChange>
              </w:rPr>
            </w:pPr>
            <w:r w:rsidRPr="00193049">
              <w:rPr>
                <w:rFonts w:cs="Times New Roman"/>
                <w:color w:val="000000"/>
                <w:spacing w:val="-4"/>
                <w:sz w:val="21"/>
                <w:szCs w:val="21"/>
                <w:rPrChange w:id="3451" w:author="zhouyou" w:date="2025-04-18T16:48:00Z">
                  <w:rPr>
                    <w:rFonts w:ascii="仿宋" w:hAnsi="仿宋" w:cs="宋体"/>
                    <w:color w:val="000000"/>
                    <w:spacing w:val="-4"/>
                    <w:sz w:val="21"/>
                    <w:szCs w:val="21"/>
                  </w:rPr>
                </w:rPrChange>
              </w:rPr>
              <w:t>资金支出</w:t>
            </w:r>
          </w:p>
        </w:tc>
      </w:tr>
      <w:tr w:rsidR="000705C5" w:rsidRPr="00193049" w14:paraId="10B8231D" w14:textId="77777777" w:rsidTr="00081A8B">
        <w:trPr>
          <w:trHeight w:val="20"/>
          <w:jc w:val="center"/>
          <w:trPrChange w:id="3452" w:author="zhouyou" w:date="2025-04-18T16:57:00Z">
            <w:trPr>
              <w:trHeight w:val="20"/>
              <w:jc w:val="center"/>
            </w:trPr>
          </w:trPrChange>
        </w:trPr>
        <w:tc>
          <w:tcPr>
            <w:tcW w:w="597" w:type="dxa"/>
            <w:vMerge/>
            <w:tcBorders>
              <w:top w:val="nil"/>
              <w:bottom w:val="nil"/>
            </w:tcBorders>
            <w:vAlign w:val="center"/>
            <w:tcPrChange w:id="3453" w:author="zhouyou" w:date="2025-04-18T16:57:00Z">
              <w:tcPr>
                <w:tcW w:w="597" w:type="dxa"/>
                <w:vMerge/>
                <w:tcBorders>
                  <w:top w:val="nil"/>
                  <w:bottom w:val="nil"/>
                </w:tcBorders>
                <w:vAlign w:val="center"/>
              </w:tcPr>
            </w:tcPrChange>
          </w:tcPr>
          <w:p w14:paraId="49DCA5AA" w14:textId="77777777" w:rsidR="000705C5" w:rsidRPr="00193049" w:rsidRDefault="000705C5">
            <w:pPr>
              <w:ind w:firstLine="420"/>
              <w:jc w:val="center"/>
              <w:rPr>
                <w:rFonts w:cs="Times New Roman"/>
                <w:color w:val="000000"/>
                <w:sz w:val="21"/>
                <w:szCs w:val="21"/>
                <w:lang w:eastAsia="en-US"/>
                <w:rPrChange w:id="3454" w:author="zhouyou" w:date="2025-04-18T16:48:00Z">
                  <w:rPr>
                    <w:rFonts w:ascii="仿宋" w:hAnsi="仿宋" w:cs="宋体"/>
                    <w:color w:val="000000"/>
                    <w:sz w:val="21"/>
                    <w:szCs w:val="21"/>
                    <w:lang w:eastAsia="en-US"/>
                  </w:rPr>
                </w:rPrChange>
              </w:rPr>
            </w:pPr>
          </w:p>
        </w:tc>
        <w:tc>
          <w:tcPr>
            <w:tcW w:w="874" w:type="dxa"/>
            <w:vMerge/>
            <w:tcBorders>
              <w:top w:val="nil"/>
              <w:bottom w:val="nil"/>
            </w:tcBorders>
            <w:vAlign w:val="center"/>
            <w:tcPrChange w:id="3455" w:author="zhouyou" w:date="2025-04-18T16:57:00Z">
              <w:tcPr>
                <w:tcW w:w="874" w:type="dxa"/>
                <w:vMerge/>
                <w:tcBorders>
                  <w:top w:val="nil"/>
                  <w:bottom w:val="nil"/>
                </w:tcBorders>
                <w:vAlign w:val="center"/>
              </w:tcPr>
            </w:tcPrChange>
          </w:tcPr>
          <w:p w14:paraId="30CC47E5" w14:textId="77777777" w:rsidR="000705C5" w:rsidRPr="00193049" w:rsidRDefault="000705C5">
            <w:pPr>
              <w:ind w:firstLine="420"/>
              <w:jc w:val="center"/>
              <w:rPr>
                <w:rFonts w:cs="Times New Roman"/>
                <w:color w:val="000000"/>
                <w:sz w:val="21"/>
                <w:szCs w:val="21"/>
                <w:lang w:eastAsia="en-US"/>
                <w:rPrChange w:id="3456" w:author="zhouyou" w:date="2025-04-18T16:48:00Z">
                  <w:rPr>
                    <w:rFonts w:ascii="仿宋" w:hAnsi="仿宋" w:cs="宋体"/>
                    <w:color w:val="000000"/>
                    <w:sz w:val="21"/>
                    <w:szCs w:val="21"/>
                    <w:lang w:eastAsia="en-US"/>
                  </w:rPr>
                </w:rPrChange>
              </w:rPr>
            </w:pPr>
          </w:p>
        </w:tc>
        <w:tc>
          <w:tcPr>
            <w:tcW w:w="1218" w:type="dxa"/>
            <w:vMerge/>
            <w:tcBorders>
              <w:top w:val="nil"/>
              <w:bottom w:val="nil"/>
            </w:tcBorders>
            <w:vAlign w:val="center"/>
            <w:tcPrChange w:id="3457" w:author="zhouyou" w:date="2025-04-18T16:57:00Z">
              <w:tcPr>
                <w:tcW w:w="1359" w:type="dxa"/>
                <w:vMerge/>
                <w:tcBorders>
                  <w:top w:val="nil"/>
                  <w:bottom w:val="nil"/>
                </w:tcBorders>
                <w:vAlign w:val="center"/>
              </w:tcPr>
            </w:tcPrChange>
          </w:tcPr>
          <w:p w14:paraId="27EEED91" w14:textId="77777777" w:rsidR="000705C5" w:rsidRPr="00193049" w:rsidRDefault="000705C5">
            <w:pPr>
              <w:ind w:firstLine="420"/>
              <w:jc w:val="center"/>
              <w:rPr>
                <w:rFonts w:cs="Times New Roman"/>
                <w:color w:val="000000"/>
                <w:sz w:val="21"/>
                <w:szCs w:val="21"/>
                <w:lang w:eastAsia="en-US"/>
                <w:rPrChange w:id="3458" w:author="zhouyou" w:date="2025-04-18T16:48:00Z">
                  <w:rPr>
                    <w:rFonts w:ascii="仿宋" w:hAnsi="仿宋" w:cs="宋体"/>
                    <w:color w:val="000000"/>
                    <w:sz w:val="21"/>
                    <w:szCs w:val="21"/>
                    <w:lang w:eastAsia="en-US"/>
                  </w:rPr>
                </w:rPrChange>
              </w:rPr>
            </w:pPr>
          </w:p>
        </w:tc>
        <w:tc>
          <w:tcPr>
            <w:tcW w:w="2551" w:type="dxa"/>
            <w:vMerge/>
            <w:tcBorders>
              <w:top w:val="nil"/>
              <w:bottom w:val="nil"/>
            </w:tcBorders>
            <w:vAlign w:val="center"/>
            <w:tcPrChange w:id="3459" w:author="zhouyou" w:date="2025-04-18T16:57:00Z">
              <w:tcPr>
                <w:tcW w:w="2203" w:type="dxa"/>
                <w:vMerge/>
                <w:tcBorders>
                  <w:top w:val="nil"/>
                  <w:bottom w:val="nil"/>
                </w:tcBorders>
                <w:vAlign w:val="center"/>
              </w:tcPr>
            </w:tcPrChange>
          </w:tcPr>
          <w:p w14:paraId="141C9132" w14:textId="77777777" w:rsidR="000705C5" w:rsidRPr="00193049" w:rsidRDefault="000705C5">
            <w:pPr>
              <w:ind w:firstLine="420"/>
              <w:jc w:val="center"/>
              <w:rPr>
                <w:rFonts w:cs="Times New Roman"/>
                <w:color w:val="000000"/>
                <w:sz w:val="21"/>
                <w:szCs w:val="21"/>
                <w:lang w:eastAsia="en-US"/>
                <w:rPrChange w:id="3460" w:author="zhouyou" w:date="2025-04-18T16:48:00Z">
                  <w:rPr>
                    <w:rFonts w:ascii="仿宋" w:hAnsi="仿宋" w:cs="宋体"/>
                    <w:color w:val="000000"/>
                    <w:sz w:val="21"/>
                    <w:szCs w:val="21"/>
                    <w:lang w:eastAsia="en-US"/>
                  </w:rPr>
                </w:rPrChange>
              </w:rPr>
            </w:pPr>
          </w:p>
        </w:tc>
        <w:tc>
          <w:tcPr>
            <w:tcW w:w="774" w:type="dxa"/>
            <w:vMerge/>
            <w:tcBorders>
              <w:top w:val="nil"/>
              <w:bottom w:val="nil"/>
            </w:tcBorders>
            <w:vAlign w:val="center"/>
            <w:tcPrChange w:id="3461" w:author="zhouyou" w:date="2025-04-18T16:57:00Z">
              <w:tcPr>
                <w:tcW w:w="981" w:type="dxa"/>
                <w:vMerge/>
                <w:tcBorders>
                  <w:top w:val="nil"/>
                  <w:bottom w:val="nil"/>
                </w:tcBorders>
                <w:vAlign w:val="center"/>
              </w:tcPr>
            </w:tcPrChange>
          </w:tcPr>
          <w:p w14:paraId="26FAE383" w14:textId="77777777" w:rsidR="000705C5" w:rsidRPr="00193049" w:rsidRDefault="000705C5">
            <w:pPr>
              <w:ind w:firstLine="420"/>
              <w:jc w:val="center"/>
              <w:rPr>
                <w:rFonts w:cs="Times New Roman"/>
                <w:color w:val="000000"/>
                <w:sz w:val="21"/>
                <w:szCs w:val="21"/>
                <w:lang w:eastAsia="en-US"/>
                <w:rPrChange w:id="3462" w:author="zhouyou" w:date="2025-04-18T16:48:00Z">
                  <w:rPr>
                    <w:rFonts w:ascii="仿宋" w:hAnsi="仿宋" w:cs="宋体"/>
                    <w:color w:val="000000"/>
                    <w:sz w:val="21"/>
                    <w:szCs w:val="21"/>
                    <w:lang w:eastAsia="en-US"/>
                  </w:rPr>
                </w:rPrChange>
              </w:rPr>
            </w:pPr>
          </w:p>
        </w:tc>
        <w:tc>
          <w:tcPr>
            <w:tcW w:w="1258" w:type="dxa"/>
            <w:vMerge w:val="restart"/>
            <w:tcBorders>
              <w:bottom w:val="nil"/>
            </w:tcBorders>
            <w:vAlign w:val="center"/>
            <w:tcPrChange w:id="3463" w:author="zhouyou" w:date="2025-04-18T16:57:00Z">
              <w:tcPr>
                <w:tcW w:w="1258" w:type="dxa"/>
                <w:vMerge w:val="restart"/>
                <w:tcBorders>
                  <w:bottom w:val="nil"/>
                </w:tcBorders>
                <w:vAlign w:val="center"/>
              </w:tcPr>
            </w:tcPrChange>
          </w:tcPr>
          <w:p w14:paraId="01F6E2D9" w14:textId="77777777" w:rsidR="000705C5" w:rsidRPr="00193049" w:rsidRDefault="000705C5">
            <w:pPr>
              <w:pStyle w:val="21"/>
              <w:ind w:firstLineChars="0" w:firstLine="0"/>
              <w:jc w:val="center"/>
              <w:rPr>
                <w:rFonts w:ascii="Times New Roman" w:hAnsi="Times New Roman"/>
                <w:sz w:val="21"/>
                <w:szCs w:val="21"/>
                <w:rPrChange w:id="3464" w:author="zhouyou" w:date="2025-04-18T16:48:00Z">
                  <w:rPr>
                    <w:sz w:val="21"/>
                    <w:szCs w:val="21"/>
                  </w:rPr>
                </w:rPrChange>
              </w:rPr>
            </w:pPr>
            <w:r w:rsidRPr="00193049">
              <w:rPr>
                <w:rFonts w:ascii="Times New Roman" w:hAnsi="Times New Roman"/>
                <w:sz w:val="21"/>
                <w:szCs w:val="21"/>
                <w:rPrChange w:id="3465" w:author="zhouyou" w:date="2025-04-18T16:48:00Z">
                  <w:rPr>
                    <w:sz w:val="21"/>
                    <w:szCs w:val="21"/>
                  </w:rPr>
                </w:rPrChange>
              </w:rPr>
              <w:t>中央财政专</w:t>
            </w:r>
            <w:r w:rsidRPr="00193049">
              <w:rPr>
                <w:rFonts w:ascii="Times New Roman" w:hAnsi="Times New Roman"/>
                <w:spacing w:val="-3"/>
                <w:sz w:val="21"/>
                <w:szCs w:val="21"/>
                <w:rPrChange w:id="3466" w:author="zhouyou" w:date="2025-04-18T16:48:00Z">
                  <w:rPr>
                    <w:spacing w:val="-3"/>
                    <w:sz w:val="21"/>
                    <w:szCs w:val="21"/>
                  </w:rPr>
                </w:rPrChange>
              </w:rPr>
              <w:t>项资金</w:t>
            </w:r>
          </w:p>
        </w:tc>
        <w:tc>
          <w:tcPr>
            <w:tcW w:w="1174" w:type="dxa"/>
            <w:vMerge w:val="restart"/>
            <w:tcBorders>
              <w:bottom w:val="nil"/>
            </w:tcBorders>
            <w:vAlign w:val="center"/>
            <w:tcPrChange w:id="3467" w:author="zhouyou" w:date="2025-04-18T16:57:00Z">
              <w:tcPr>
                <w:tcW w:w="1174" w:type="dxa"/>
                <w:vMerge w:val="restart"/>
                <w:tcBorders>
                  <w:bottom w:val="nil"/>
                </w:tcBorders>
                <w:vAlign w:val="center"/>
              </w:tcPr>
            </w:tcPrChange>
          </w:tcPr>
          <w:p w14:paraId="77695288" w14:textId="77777777" w:rsidR="000705C5" w:rsidRPr="00193049" w:rsidRDefault="000705C5">
            <w:pPr>
              <w:ind w:firstLineChars="0" w:firstLine="0"/>
              <w:jc w:val="center"/>
              <w:rPr>
                <w:rFonts w:cs="Times New Roman"/>
                <w:color w:val="000000"/>
                <w:sz w:val="21"/>
                <w:szCs w:val="21"/>
                <w:rPrChange w:id="3468" w:author="zhouyou" w:date="2025-04-18T16:48:00Z">
                  <w:rPr>
                    <w:rFonts w:ascii="仿宋" w:hAnsi="仿宋" w:cs="宋体"/>
                    <w:color w:val="000000"/>
                    <w:sz w:val="21"/>
                    <w:szCs w:val="21"/>
                  </w:rPr>
                </w:rPrChange>
              </w:rPr>
            </w:pPr>
            <w:r w:rsidRPr="00193049">
              <w:rPr>
                <w:rFonts w:cs="Times New Roman"/>
                <w:color w:val="000000"/>
                <w:spacing w:val="-2"/>
                <w:sz w:val="21"/>
                <w:szCs w:val="21"/>
                <w:rPrChange w:id="3469" w:author="zhouyou" w:date="2025-04-18T16:48:00Z">
                  <w:rPr>
                    <w:rFonts w:ascii="仿宋" w:hAnsi="仿宋" w:cs="宋体"/>
                    <w:color w:val="000000"/>
                    <w:spacing w:val="-2"/>
                    <w:sz w:val="21"/>
                    <w:szCs w:val="21"/>
                  </w:rPr>
                </w:rPrChange>
              </w:rPr>
              <w:t>其他来源资</w:t>
            </w:r>
            <w:r w:rsidRPr="00193049">
              <w:rPr>
                <w:rFonts w:cs="Times New Roman"/>
                <w:color w:val="000000"/>
                <w:sz w:val="21"/>
                <w:szCs w:val="21"/>
                <w:rPrChange w:id="3470" w:author="zhouyou" w:date="2025-04-18T16:48:00Z">
                  <w:rPr>
                    <w:rFonts w:ascii="仿宋" w:hAnsi="仿宋" w:cs="宋体"/>
                    <w:color w:val="000000"/>
                    <w:sz w:val="21"/>
                    <w:szCs w:val="21"/>
                  </w:rPr>
                </w:rPrChange>
              </w:rPr>
              <w:t>金</w:t>
            </w:r>
          </w:p>
        </w:tc>
        <w:tc>
          <w:tcPr>
            <w:tcW w:w="967" w:type="dxa"/>
            <w:vMerge w:val="restart"/>
            <w:tcBorders>
              <w:bottom w:val="nil"/>
            </w:tcBorders>
            <w:vAlign w:val="center"/>
            <w:tcPrChange w:id="3471" w:author="zhouyou" w:date="2025-04-18T16:57:00Z">
              <w:tcPr>
                <w:tcW w:w="967" w:type="dxa"/>
                <w:vMerge w:val="restart"/>
                <w:tcBorders>
                  <w:bottom w:val="nil"/>
                </w:tcBorders>
                <w:vAlign w:val="center"/>
              </w:tcPr>
            </w:tcPrChange>
          </w:tcPr>
          <w:p w14:paraId="1E9011FD" w14:textId="77777777" w:rsidR="000705C5" w:rsidRPr="00193049" w:rsidRDefault="000705C5">
            <w:pPr>
              <w:ind w:firstLineChars="0" w:firstLine="0"/>
              <w:jc w:val="center"/>
              <w:rPr>
                <w:rFonts w:cs="Times New Roman"/>
                <w:color w:val="000000"/>
                <w:sz w:val="21"/>
                <w:szCs w:val="21"/>
                <w:rPrChange w:id="3472" w:author="zhouyou" w:date="2025-04-18T16:48:00Z">
                  <w:rPr>
                    <w:rFonts w:ascii="仿宋" w:hAnsi="仿宋" w:cs="宋体"/>
                    <w:color w:val="000000"/>
                    <w:sz w:val="21"/>
                    <w:szCs w:val="21"/>
                  </w:rPr>
                </w:rPrChange>
              </w:rPr>
            </w:pPr>
            <w:r w:rsidRPr="00193049">
              <w:rPr>
                <w:rFonts w:cs="Times New Roman"/>
                <w:color w:val="000000"/>
                <w:spacing w:val="-3"/>
                <w:sz w:val="21"/>
                <w:szCs w:val="21"/>
                <w:rPrChange w:id="3473" w:author="zhouyou" w:date="2025-04-18T16:48:00Z">
                  <w:rPr>
                    <w:rFonts w:ascii="仿宋" w:hAnsi="仿宋" w:cs="宋体"/>
                    <w:color w:val="000000"/>
                    <w:spacing w:val="-3"/>
                    <w:sz w:val="21"/>
                    <w:szCs w:val="21"/>
                  </w:rPr>
                </w:rPrChange>
              </w:rPr>
              <w:t>合计</w:t>
            </w:r>
          </w:p>
        </w:tc>
        <w:tc>
          <w:tcPr>
            <w:tcW w:w="3087" w:type="dxa"/>
            <w:gridSpan w:val="3"/>
            <w:vAlign w:val="center"/>
            <w:tcPrChange w:id="3474" w:author="zhouyou" w:date="2025-04-18T16:57:00Z">
              <w:tcPr>
                <w:tcW w:w="3087" w:type="dxa"/>
                <w:gridSpan w:val="3"/>
                <w:vAlign w:val="center"/>
              </w:tcPr>
            </w:tcPrChange>
          </w:tcPr>
          <w:p w14:paraId="180ED494" w14:textId="77777777" w:rsidR="000705C5" w:rsidRPr="00193049" w:rsidRDefault="000705C5">
            <w:pPr>
              <w:ind w:firstLineChars="98"/>
              <w:jc w:val="center"/>
              <w:rPr>
                <w:rFonts w:cs="Times New Roman"/>
                <w:color w:val="000000"/>
                <w:sz w:val="21"/>
                <w:szCs w:val="21"/>
                <w:rPrChange w:id="3475" w:author="zhouyou" w:date="2025-04-18T16:48:00Z">
                  <w:rPr>
                    <w:rFonts w:ascii="仿宋" w:hAnsi="仿宋" w:cs="宋体"/>
                    <w:color w:val="000000"/>
                    <w:sz w:val="21"/>
                    <w:szCs w:val="21"/>
                  </w:rPr>
                </w:rPrChange>
              </w:rPr>
            </w:pPr>
            <w:r w:rsidRPr="00193049">
              <w:rPr>
                <w:rFonts w:cs="Times New Roman"/>
                <w:color w:val="000000"/>
                <w:spacing w:val="-3"/>
                <w:sz w:val="21"/>
                <w:szCs w:val="21"/>
                <w:rPrChange w:id="3476" w:author="zhouyou" w:date="2025-04-18T16:48:00Z">
                  <w:rPr>
                    <w:rFonts w:ascii="仿宋" w:hAnsi="仿宋" w:cs="宋体"/>
                    <w:color w:val="000000"/>
                    <w:spacing w:val="-3"/>
                    <w:sz w:val="21"/>
                    <w:szCs w:val="21"/>
                  </w:rPr>
                </w:rPrChange>
              </w:rPr>
              <w:t>中央财政专项资金</w:t>
            </w:r>
          </w:p>
        </w:tc>
        <w:tc>
          <w:tcPr>
            <w:tcW w:w="1020" w:type="dxa"/>
            <w:vMerge w:val="restart"/>
            <w:tcBorders>
              <w:bottom w:val="nil"/>
            </w:tcBorders>
            <w:vAlign w:val="center"/>
            <w:tcPrChange w:id="3477" w:author="zhouyou" w:date="2025-04-18T16:57:00Z">
              <w:tcPr>
                <w:tcW w:w="1020" w:type="dxa"/>
                <w:vMerge w:val="restart"/>
                <w:tcBorders>
                  <w:bottom w:val="nil"/>
                </w:tcBorders>
                <w:vAlign w:val="center"/>
              </w:tcPr>
            </w:tcPrChange>
          </w:tcPr>
          <w:p w14:paraId="0BFDF80D" w14:textId="77777777" w:rsidR="000705C5" w:rsidRPr="00193049" w:rsidRDefault="000705C5">
            <w:pPr>
              <w:ind w:firstLineChars="0" w:firstLine="0"/>
              <w:jc w:val="center"/>
              <w:rPr>
                <w:rFonts w:cs="Times New Roman"/>
                <w:color w:val="000000"/>
                <w:sz w:val="21"/>
                <w:szCs w:val="21"/>
                <w:rPrChange w:id="3478" w:author="zhouyou" w:date="2025-04-18T16:48:00Z">
                  <w:rPr>
                    <w:rFonts w:ascii="仿宋" w:hAnsi="仿宋" w:cs="宋体"/>
                    <w:color w:val="000000"/>
                    <w:sz w:val="21"/>
                    <w:szCs w:val="21"/>
                  </w:rPr>
                </w:rPrChange>
              </w:rPr>
            </w:pPr>
            <w:r w:rsidRPr="00193049">
              <w:rPr>
                <w:rFonts w:cs="Times New Roman"/>
                <w:color w:val="000000"/>
                <w:spacing w:val="-3"/>
                <w:sz w:val="21"/>
                <w:szCs w:val="21"/>
                <w:rPrChange w:id="3479" w:author="zhouyou" w:date="2025-04-18T16:48:00Z">
                  <w:rPr>
                    <w:rFonts w:ascii="仿宋" w:hAnsi="仿宋" w:cs="宋体"/>
                    <w:color w:val="000000"/>
                    <w:spacing w:val="-3"/>
                    <w:sz w:val="21"/>
                    <w:szCs w:val="21"/>
                  </w:rPr>
                </w:rPrChange>
              </w:rPr>
              <w:t>其他来源</w:t>
            </w:r>
            <w:r w:rsidRPr="00193049">
              <w:rPr>
                <w:rFonts w:cs="Times New Roman"/>
                <w:color w:val="000000"/>
                <w:spacing w:val="-5"/>
                <w:sz w:val="21"/>
                <w:szCs w:val="21"/>
                <w:rPrChange w:id="3480" w:author="zhouyou" w:date="2025-04-18T16:48:00Z">
                  <w:rPr>
                    <w:rFonts w:ascii="仿宋" w:hAnsi="仿宋" w:cs="宋体"/>
                    <w:color w:val="000000"/>
                    <w:spacing w:val="-5"/>
                    <w:sz w:val="21"/>
                    <w:szCs w:val="21"/>
                  </w:rPr>
                </w:rPrChange>
              </w:rPr>
              <w:t>资金</w:t>
            </w:r>
          </w:p>
        </w:tc>
        <w:tc>
          <w:tcPr>
            <w:tcW w:w="1112" w:type="dxa"/>
            <w:vMerge w:val="restart"/>
            <w:tcBorders>
              <w:bottom w:val="nil"/>
            </w:tcBorders>
            <w:vAlign w:val="center"/>
            <w:tcPrChange w:id="3481" w:author="zhouyou" w:date="2025-04-18T16:57:00Z">
              <w:tcPr>
                <w:tcW w:w="1112" w:type="dxa"/>
                <w:vMerge w:val="restart"/>
                <w:tcBorders>
                  <w:bottom w:val="nil"/>
                </w:tcBorders>
                <w:vAlign w:val="center"/>
              </w:tcPr>
            </w:tcPrChange>
          </w:tcPr>
          <w:p w14:paraId="2921CCBC" w14:textId="77777777" w:rsidR="000705C5" w:rsidRPr="00193049" w:rsidRDefault="000705C5">
            <w:pPr>
              <w:ind w:firstLineChars="0" w:firstLine="0"/>
              <w:jc w:val="center"/>
              <w:rPr>
                <w:rFonts w:cs="Times New Roman"/>
                <w:color w:val="000000"/>
                <w:sz w:val="21"/>
                <w:szCs w:val="21"/>
                <w:rPrChange w:id="3482" w:author="zhouyou" w:date="2025-04-18T16:48:00Z">
                  <w:rPr>
                    <w:rFonts w:ascii="仿宋" w:hAnsi="仿宋" w:cs="宋体"/>
                    <w:color w:val="000000"/>
                    <w:sz w:val="21"/>
                    <w:szCs w:val="21"/>
                  </w:rPr>
                </w:rPrChange>
              </w:rPr>
            </w:pPr>
            <w:r w:rsidRPr="00193049">
              <w:rPr>
                <w:rFonts w:cs="Times New Roman"/>
                <w:color w:val="000000"/>
                <w:spacing w:val="-3"/>
                <w:sz w:val="21"/>
                <w:szCs w:val="21"/>
                <w:rPrChange w:id="3483" w:author="zhouyou" w:date="2025-04-18T16:48:00Z">
                  <w:rPr>
                    <w:rFonts w:ascii="仿宋" w:hAnsi="仿宋" w:cs="宋体"/>
                    <w:color w:val="000000"/>
                    <w:spacing w:val="-3"/>
                    <w:sz w:val="21"/>
                    <w:szCs w:val="21"/>
                  </w:rPr>
                </w:rPrChange>
              </w:rPr>
              <w:t>合计</w:t>
            </w:r>
          </w:p>
        </w:tc>
      </w:tr>
      <w:tr w:rsidR="000705C5" w:rsidRPr="00193049" w14:paraId="435EEFBA" w14:textId="77777777" w:rsidTr="00081A8B">
        <w:trPr>
          <w:trHeight w:val="20"/>
          <w:jc w:val="center"/>
          <w:trPrChange w:id="3484" w:author="zhouyou" w:date="2025-04-18T16:57:00Z">
            <w:trPr>
              <w:trHeight w:val="20"/>
              <w:jc w:val="center"/>
            </w:trPr>
          </w:trPrChange>
        </w:trPr>
        <w:tc>
          <w:tcPr>
            <w:tcW w:w="597" w:type="dxa"/>
            <w:vMerge/>
            <w:tcBorders>
              <w:top w:val="nil"/>
              <w:bottom w:val="nil"/>
            </w:tcBorders>
            <w:vAlign w:val="center"/>
            <w:tcPrChange w:id="3485" w:author="zhouyou" w:date="2025-04-18T16:57:00Z">
              <w:tcPr>
                <w:tcW w:w="597" w:type="dxa"/>
                <w:vMerge/>
                <w:tcBorders>
                  <w:top w:val="nil"/>
                  <w:bottom w:val="nil"/>
                </w:tcBorders>
                <w:vAlign w:val="center"/>
              </w:tcPr>
            </w:tcPrChange>
          </w:tcPr>
          <w:p w14:paraId="0327C8B6" w14:textId="77777777" w:rsidR="000705C5" w:rsidRPr="00193049" w:rsidRDefault="000705C5">
            <w:pPr>
              <w:ind w:firstLine="420"/>
              <w:jc w:val="center"/>
              <w:rPr>
                <w:rFonts w:cs="Times New Roman"/>
                <w:color w:val="000000"/>
                <w:sz w:val="21"/>
                <w:szCs w:val="21"/>
                <w:lang w:eastAsia="en-US"/>
                <w:rPrChange w:id="3486" w:author="zhouyou" w:date="2025-04-18T16:48:00Z">
                  <w:rPr>
                    <w:rFonts w:ascii="仿宋" w:hAnsi="仿宋" w:cs="宋体"/>
                    <w:color w:val="000000"/>
                    <w:sz w:val="21"/>
                    <w:szCs w:val="21"/>
                    <w:lang w:eastAsia="en-US"/>
                  </w:rPr>
                </w:rPrChange>
              </w:rPr>
            </w:pPr>
          </w:p>
        </w:tc>
        <w:tc>
          <w:tcPr>
            <w:tcW w:w="874" w:type="dxa"/>
            <w:vMerge/>
            <w:tcBorders>
              <w:top w:val="nil"/>
            </w:tcBorders>
            <w:vAlign w:val="center"/>
            <w:tcPrChange w:id="3487" w:author="zhouyou" w:date="2025-04-18T16:57:00Z">
              <w:tcPr>
                <w:tcW w:w="874" w:type="dxa"/>
                <w:vMerge/>
                <w:tcBorders>
                  <w:top w:val="nil"/>
                </w:tcBorders>
                <w:vAlign w:val="center"/>
              </w:tcPr>
            </w:tcPrChange>
          </w:tcPr>
          <w:p w14:paraId="284B91EF" w14:textId="77777777" w:rsidR="000705C5" w:rsidRPr="00193049" w:rsidRDefault="000705C5">
            <w:pPr>
              <w:ind w:firstLine="420"/>
              <w:jc w:val="center"/>
              <w:rPr>
                <w:rFonts w:cs="Times New Roman"/>
                <w:color w:val="000000"/>
                <w:sz w:val="21"/>
                <w:szCs w:val="21"/>
                <w:lang w:eastAsia="en-US"/>
                <w:rPrChange w:id="3488" w:author="zhouyou" w:date="2025-04-18T16:48:00Z">
                  <w:rPr>
                    <w:rFonts w:ascii="仿宋" w:hAnsi="仿宋" w:cs="宋体"/>
                    <w:color w:val="000000"/>
                    <w:sz w:val="21"/>
                    <w:szCs w:val="21"/>
                    <w:lang w:eastAsia="en-US"/>
                  </w:rPr>
                </w:rPrChange>
              </w:rPr>
            </w:pPr>
          </w:p>
        </w:tc>
        <w:tc>
          <w:tcPr>
            <w:tcW w:w="1218" w:type="dxa"/>
            <w:vMerge/>
            <w:tcBorders>
              <w:top w:val="nil"/>
            </w:tcBorders>
            <w:vAlign w:val="center"/>
            <w:tcPrChange w:id="3489" w:author="zhouyou" w:date="2025-04-18T16:57:00Z">
              <w:tcPr>
                <w:tcW w:w="1359" w:type="dxa"/>
                <w:vMerge/>
                <w:tcBorders>
                  <w:top w:val="nil"/>
                </w:tcBorders>
                <w:vAlign w:val="center"/>
              </w:tcPr>
            </w:tcPrChange>
          </w:tcPr>
          <w:p w14:paraId="762A50EB" w14:textId="77777777" w:rsidR="000705C5" w:rsidRPr="00193049" w:rsidRDefault="000705C5">
            <w:pPr>
              <w:ind w:firstLine="420"/>
              <w:jc w:val="center"/>
              <w:rPr>
                <w:rFonts w:cs="Times New Roman"/>
                <w:color w:val="000000"/>
                <w:sz w:val="21"/>
                <w:szCs w:val="21"/>
                <w:lang w:eastAsia="en-US"/>
                <w:rPrChange w:id="3490" w:author="zhouyou" w:date="2025-04-18T16:48:00Z">
                  <w:rPr>
                    <w:rFonts w:ascii="仿宋" w:hAnsi="仿宋" w:cs="宋体"/>
                    <w:color w:val="000000"/>
                    <w:sz w:val="21"/>
                    <w:szCs w:val="21"/>
                    <w:lang w:eastAsia="en-US"/>
                  </w:rPr>
                </w:rPrChange>
              </w:rPr>
            </w:pPr>
          </w:p>
        </w:tc>
        <w:tc>
          <w:tcPr>
            <w:tcW w:w="2551" w:type="dxa"/>
            <w:vMerge/>
            <w:tcBorders>
              <w:top w:val="nil"/>
            </w:tcBorders>
            <w:vAlign w:val="center"/>
            <w:tcPrChange w:id="3491" w:author="zhouyou" w:date="2025-04-18T16:57:00Z">
              <w:tcPr>
                <w:tcW w:w="2203" w:type="dxa"/>
                <w:vMerge/>
                <w:tcBorders>
                  <w:top w:val="nil"/>
                </w:tcBorders>
                <w:vAlign w:val="center"/>
              </w:tcPr>
            </w:tcPrChange>
          </w:tcPr>
          <w:p w14:paraId="506F4912" w14:textId="77777777" w:rsidR="000705C5" w:rsidRPr="00193049" w:rsidRDefault="000705C5">
            <w:pPr>
              <w:ind w:firstLine="420"/>
              <w:jc w:val="center"/>
              <w:rPr>
                <w:rFonts w:cs="Times New Roman"/>
                <w:color w:val="000000"/>
                <w:sz w:val="21"/>
                <w:szCs w:val="21"/>
                <w:lang w:eastAsia="en-US"/>
                <w:rPrChange w:id="3492" w:author="zhouyou" w:date="2025-04-18T16:48:00Z">
                  <w:rPr>
                    <w:rFonts w:ascii="仿宋" w:hAnsi="仿宋" w:cs="宋体"/>
                    <w:color w:val="000000"/>
                    <w:sz w:val="21"/>
                    <w:szCs w:val="21"/>
                    <w:lang w:eastAsia="en-US"/>
                  </w:rPr>
                </w:rPrChange>
              </w:rPr>
            </w:pPr>
          </w:p>
        </w:tc>
        <w:tc>
          <w:tcPr>
            <w:tcW w:w="774" w:type="dxa"/>
            <w:vMerge/>
            <w:tcBorders>
              <w:top w:val="nil"/>
            </w:tcBorders>
            <w:vAlign w:val="center"/>
            <w:tcPrChange w:id="3493" w:author="zhouyou" w:date="2025-04-18T16:57:00Z">
              <w:tcPr>
                <w:tcW w:w="981" w:type="dxa"/>
                <w:vMerge/>
                <w:tcBorders>
                  <w:top w:val="nil"/>
                </w:tcBorders>
                <w:vAlign w:val="center"/>
              </w:tcPr>
            </w:tcPrChange>
          </w:tcPr>
          <w:p w14:paraId="58532190" w14:textId="77777777" w:rsidR="000705C5" w:rsidRPr="00193049" w:rsidRDefault="000705C5">
            <w:pPr>
              <w:ind w:firstLine="420"/>
              <w:jc w:val="center"/>
              <w:rPr>
                <w:rFonts w:cs="Times New Roman"/>
                <w:color w:val="000000"/>
                <w:sz w:val="21"/>
                <w:szCs w:val="21"/>
                <w:lang w:eastAsia="en-US"/>
                <w:rPrChange w:id="3494" w:author="zhouyou" w:date="2025-04-18T16:48:00Z">
                  <w:rPr>
                    <w:rFonts w:ascii="仿宋" w:hAnsi="仿宋" w:cs="宋体"/>
                    <w:color w:val="000000"/>
                    <w:sz w:val="21"/>
                    <w:szCs w:val="21"/>
                    <w:lang w:eastAsia="en-US"/>
                  </w:rPr>
                </w:rPrChange>
              </w:rPr>
            </w:pPr>
          </w:p>
        </w:tc>
        <w:tc>
          <w:tcPr>
            <w:tcW w:w="1258" w:type="dxa"/>
            <w:vMerge/>
            <w:tcBorders>
              <w:top w:val="nil"/>
            </w:tcBorders>
            <w:vAlign w:val="center"/>
            <w:tcPrChange w:id="3495" w:author="zhouyou" w:date="2025-04-18T16:57:00Z">
              <w:tcPr>
                <w:tcW w:w="1258" w:type="dxa"/>
                <w:vMerge/>
                <w:tcBorders>
                  <w:top w:val="nil"/>
                </w:tcBorders>
                <w:vAlign w:val="center"/>
              </w:tcPr>
            </w:tcPrChange>
          </w:tcPr>
          <w:p w14:paraId="083B6BFB" w14:textId="77777777" w:rsidR="000705C5" w:rsidRPr="00193049" w:rsidRDefault="000705C5">
            <w:pPr>
              <w:ind w:firstLine="420"/>
              <w:jc w:val="center"/>
              <w:rPr>
                <w:rFonts w:cs="Times New Roman"/>
                <w:color w:val="000000"/>
                <w:sz w:val="21"/>
                <w:szCs w:val="21"/>
                <w:lang w:eastAsia="en-US"/>
                <w:rPrChange w:id="3496" w:author="zhouyou" w:date="2025-04-18T16:48:00Z">
                  <w:rPr>
                    <w:rFonts w:ascii="仿宋" w:hAnsi="仿宋" w:cs="宋体"/>
                    <w:color w:val="000000"/>
                    <w:sz w:val="21"/>
                    <w:szCs w:val="21"/>
                    <w:lang w:eastAsia="en-US"/>
                  </w:rPr>
                </w:rPrChange>
              </w:rPr>
            </w:pPr>
          </w:p>
        </w:tc>
        <w:tc>
          <w:tcPr>
            <w:tcW w:w="1174" w:type="dxa"/>
            <w:vMerge/>
            <w:tcBorders>
              <w:top w:val="nil"/>
            </w:tcBorders>
            <w:vAlign w:val="center"/>
            <w:tcPrChange w:id="3497" w:author="zhouyou" w:date="2025-04-18T16:57:00Z">
              <w:tcPr>
                <w:tcW w:w="1174" w:type="dxa"/>
                <w:vMerge/>
                <w:tcBorders>
                  <w:top w:val="nil"/>
                </w:tcBorders>
                <w:vAlign w:val="center"/>
              </w:tcPr>
            </w:tcPrChange>
          </w:tcPr>
          <w:p w14:paraId="6AAA276A" w14:textId="77777777" w:rsidR="000705C5" w:rsidRPr="00193049" w:rsidRDefault="000705C5">
            <w:pPr>
              <w:ind w:firstLine="420"/>
              <w:jc w:val="center"/>
              <w:rPr>
                <w:rFonts w:cs="Times New Roman"/>
                <w:color w:val="000000"/>
                <w:sz w:val="21"/>
                <w:szCs w:val="21"/>
                <w:lang w:eastAsia="en-US"/>
                <w:rPrChange w:id="3498" w:author="zhouyou" w:date="2025-04-18T16:48:00Z">
                  <w:rPr>
                    <w:rFonts w:ascii="仿宋" w:hAnsi="仿宋" w:cs="宋体"/>
                    <w:color w:val="000000"/>
                    <w:sz w:val="21"/>
                    <w:szCs w:val="21"/>
                    <w:lang w:eastAsia="en-US"/>
                  </w:rPr>
                </w:rPrChange>
              </w:rPr>
            </w:pPr>
          </w:p>
        </w:tc>
        <w:tc>
          <w:tcPr>
            <w:tcW w:w="967" w:type="dxa"/>
            <w:vMerge/>
            <w:tcBorders>
              <w:top w:val="nil"/>
            </w:tcBorders>
            <w:vAlign w:val="center"/>
            <w:tcPrChange w:id="3499" w:author="zhouyou" w:date="2025-04-18T16:57:00Z">
              <w:tcPr>
                <w:tcW w:w="967" w:type="dxa"/>
                <w:vMerge/>
                <w:tcBorders>
                  <w:top w:val="nil"/>
                </w:tcBorders>
                <w:vAlign w:val="center"/>
              </w:tcPr>
            </w:tcPrChange>
          </w:tcPr>
          <w:p w14:paraId="1CB7064B" w14:textId="77777777" w:rsidR="000705C5" w:rsidRPr="00193049" w:rsidRDefault="000705C5">
            <w:pPr>
              <w:ind w:firstLine="420"/>
              <w:jc w:val="center"/>
              <w:rPr>
                <w:rFonts w:cs="Times New Roman"/>
                <w:color w:val="000000"/>
                <w:sz w:val="21"/>
                <w:szCs w:val="21"/>
                <w:lang w:eastAsia="en-US"/>
                <w:rPrChange w:id="3500" w:author="zhouyou" w:date="2025-04-18T16:48:00Z">
                  <w:rPr>
                    <w:rFonts w:ascii="仿宋" w:hAnsi="仿宋" w:cs="宋体"/>
                    <w:color w:val="000000"/>
                    <w:sz w:val="21"/>
                    <w:szCs w:val="21"/>
                    <w:lang w:eastAsia="en-US"/>
                  </w:rPr>
                </w:rPrChange>
              </w:rPr>
            </w:pPr>
          </w:p>
        </w:tc>
        <w:tc>
          <w:tcPr>
            <w:tcW w:w="967" w:type="dxa"/>
            <w:vAlign w:val="center"/>
            <w:tcPrChange w:id="3501" w:author="zhouyou" w:date="2025-04-18T16:57:00Z">
              <w:tcPr>
                <w:tcW w:w="967" w:type="dxa"/>
                <w:vAlign w:val="center"/>
              </w:tcPr>
            </w:tcPrChange>
          </w:tcPr>
          <w:p w14:paraId="34793D98" w14:textId="77777777" w:rsidR="000705C5" w:rsidRPr="00193049" w:rsidRDefault="000705C5">
            <w:pPr>
              <w:ind w:firstLineChars="0" w:firstLine="0"/>
              <w:jc w:val="center"/>
              <w:rPr>
                <w:rFonts w:cs="Times New Roman"/>
                <w:color w:val="000000"/>
                <w:sz w:val="21"/>
                <w:szCs w:val="21"/>
                <w:rPrChange w:id="3502" w:author="zhouyou" w:date="2025-04-18T16:48:00Z">
                  <w:rPr>
                    <w:rFonts w:ascii="仿宋" w:hAnsi="仿宋" w:cs="宋体"/>
                    <w:color w:val="000000"/>
                    <w:sz w:val="21"/>
                    <w:szCs w:val="21"/>
                  </w:rPr>
                </w:rPrChange>
              </w:rPr>
            </w:pPr>
            <w:r w:rsidRPr="00193049">
              <w:rPr>
                <w:rFonts w:cs="Times New Roman"/>
                <w:color w:val="000000"/>
                <w:spacing w:val="-2"/>
                <w:sz w:val="21"/>
                <w:szCs w:val="21"/>
                <w:rPrChange w:id="3503" w:author="zhouyou" w:date="2025-04-18T16:48:00Z">
                  <w:rPr>
                    <w:rFonts w:ascii="仿宋" w:hAnsi="仿宋" w:cs="宋体"/>
                    <w:color w:val="000000"/>
                    <w:spacing w:val="-2"/>
                    <w:sz w:val="21"/>
                    <w:szCs w:val="21"/>
                  </w:rPr>
                </w:rPrChange>
              </w:rPr>
              <w:t>直接费用</w:t>
            </w:r>
          </w:p>
        </w:tc>
        <w:tc>
          <w:tcPr>
            <w:tcW w:w="967" w:type="dxa"/>
            <w:vAlign w:val="center"/>
            <w:tcPrChange w:id="3504" w:author="zhouyou" w:date="2025-04-18T16:57:00Z">
              <w:tcPr>
                <w:tcW w:w="967" w:type="dxa"/>
                <w:vAlign w:val="center"/>
              </w:tcPr>
            </w:tcPrChange>
          </w:tcPr>
          <w:p w14:paraId="2A3CBB99" w14:textId="77777777" w:rsidR="000705C5" w:rsidRPr="00193049" w:rsidRDefault="000705C5">
            <w:pPr>
              <w:ind w:firstLineChars="0" w:firstLine="0"/>
              <w:jc w:val="center"/>
              <w:rPr>
                <w:rFonts w:cs="Times New Roman"/>
                <w:color w:val="000000"/>
                <w:sz w:val="21"/>
                <w:szCs w:val="21"/>
                <w:rPrChange w:id="3505" w:author="zhouyou" w:date="2025-04-18T16:48:00Z">
                  <w:rPr>
                    <w:rFonts w:ascii="仿宋" w:hAnsi="仿宋" w:cs="宋体"/>
                    <w:color w:val="000000"/>
                    <w:sz w:val="21"/>
                    <w:szCs w:val="21"/>
                  </w:rPr>
                </w:rPrChange>
              </w:rPr>
            </w:pPr>
            <w:r w:rsidRPr="00193049">
              <w:rPr>
                <w:rFonts w:cs="Times New Roman"/>
                <w:color w:val="000000"/>
                <w:spacing w:val="-5"/>
                <w:sz w:val="21"/>
                <w:szCs w:val="21"/>
                <w:rPrChange w:id="3506" w:author="zhouyou" w:date="2025-04-18T16:48:00Z">
                  <w:rPr>
                    <w:rFonts w:ascii="仿宋" w:hAnsi="仿宋" w:cs="宋体"/>
                    <w:color w:val="000000"/>
                    <w:spacing w:val="-5"/>
                    <w:sz w:val="21"/>
                    <w:szCs w:val="21"/>
                  </w:rPr>
                </w:rPrChange>
              </w:rPr>
              <w:t>间接费用</w:t>
            </w:r>
          </w:p>
        </w:tc>
        <w:tc>
          <w:tcPr>
            <w:tcW w:w="1153" w:type="dxa"/>
            <w:vAlign w:val="center"/>
            <w:tcPrChange w:id="3507" w:author="zhouyou" w:date="2025-04-18T16:57:00Z">
              <w:tcPr>
                <w:tcW w:w="1153" w:type="dxa"/>
                <w:vAlign w:val="center"/>
              </w:tcPr>
            </w:tcPrChange>
          </w:tcPr>
          <w:p w14:paraId="76F5AC14" w14:textId="77777777" w:rsidR="000705C5" w:rsidRPr="00193049" w:rsidRDefault="000705C5">
            <w:pPr>
              <w:ind w:firstLineChars="0" w:firstLine="0"/>
              <w:jc w:val="center"/>
              <w:rPr>
                <w:rFonts w:cs="Times New Roman"/>
                <w:color w:val="000000"/>
                <w:sz w:val="21"/>
                <w:szCs w:val="21"/>
                <w:rPrChange w:id="3508" w:author="zhouyou" w:date="2025-04-18T16:48:00Z">
                  <w:rPr>
                    <w:rFonts w:ascii="仿宋" w:hAnsi="仿宋" w:cs="宋体"/>
                    <w:color w:val="000000"/>
                    <w:sz w:val="21"/>
                    <w:szCs w:val="21"/>
                  </w:rPr>
                </w:rPrChange>
              </w:rPr>
            </w:pPr>
            <w:r w:rsidRPr="00193049">
              <w:rPr>
                <w:rFonts w:cs="Times New Roman"/>
                <w:color w:val="000000"/>
                <w:spacing w:val="-4"/>
                <w:sz w:val="21"/>
                <w:szCs w:val="21"/>
                <w:rPrChange w:id="3509" w:author="zhouyou" w:date="2025-04-18T16:48:00Z">
                  <w:rPr>
                    <w:rFonts w:ascii="仿宋" w:hAnsi="仿宋" w:cs="宋体"/>
                    <w:color w:val="000000"/>
                    <w:spacing w:val="-4"/>
                    <w:sz w:val="21"/>
                    <w:szCs w:val="21"/>
                  </w:rPr>
                </w:rPrChange>
              </w:rPr>
              <w:t>小计</w:t>
            </w:r>
          </w:p>
        </w:tc>
        <w:tc>
          <w:tcPr>
            <w:tcW w:w="1020" w:type="dxa"/>
            <w:vMerge/>
            <w:tcBorders>
              <w:top w:val="nil"/>
            </w:tcBorders>
            <w:vAlign w:val="center"/>
            <w:tcPrChange w:id="3510" w:author="zhouyou" w:date="2025-04-18T16:57:00Z">
              <w:tcPr>
                <w:tcW w:w="1020" w:type="dxa"/>
                <w:vMerge/>
                <w:tcBorders>
                  <w:top w:val="nil"/>
                </w:tcBorders>
                <w:vAlign w:val="center"/>
              </w:tcPr>
            </w:tcPrChange>
          </w:tcPr>
          <w:p w14:paraId="49D770C1" w14:textId="77777777" w:rsidR="000705C5" w:rsidRPr="00193049" w:rsidRDefault="000705C5">
            <w:pPr>
              <w:ind w:firstLine="420"/>
              <w:jc w:val="center"/>
              <w:rPr>
                <w:rFonts w:cs="Times New Roman"/>
                <w:color w:val="000000"/>
                <w:sz w:val="21"/>
                <w:szCs w:val="21"/>
                <w:lang w:eastAsia="en-US"/>
                <w:rPrChange w:id="3511" w:author="zhouyou" w:date="2025-04-18T16:48:00Z">
                  <w:rPr>
                    <w:rFonts w:ascii="仿宋" w:hAnsi="仿宋" w:cs="宋体"/>
                    <w:color w:val="000000"/>
                    <w:sz w:val="21"/>
                    <w:szCs w:val="21"/>
                    <w:lang w:eastAsia="en-US"/>
                  </w:rPr>
                </w:rPrChange>
              </w:rPr>
            </w:pPr>
          </w:p>
        </w:tc>
        <w:tc>
          <w:tcPr>
            <w:tcW w:w="1112" w:type="dxa"/>
            <w:vMerge/>
            <w:tcBorders>
              <w:top w:val="nil"/>
            </w:tcBorders>
            <w:vAlign w:val="center"/>
            <w:tcPrChange w:id="3512" w:author="zhouyou" w:date="2025-04-18T16:57:00Z">
              <w:tcPr>
                <w:tcW w:w="1112" w:type="dxa"/>
                <w:vMerge/>
                <w:tcBorders>
                  <w:top w:val="nil"/>
                </w:tcBorders>
                <w:vAlign w:val="center"/>
              </w:tcPr>
            </w:tcPrChange>
          </w:tcPr>
          <w:p w14:paraId="690D6EC2" w14:textId="77777777" w:rsidR="000705C5" w:rsidRPr="00193049" w:rsidRDefault="000705C5">
            <w:pPr>
              <w:ind w:firstLine="420"/>
              <w:jc w:val="center"/>
              <w:rPr>
                <w:rFonts w:cs="Times New Roman"/>
                <w:color w:val="000000"/>
                <w:sz w:val="21"/>
                <w:szCs w:val="21"/>
                <w:lang w:eastAsia="en-US"/>
                <w:rPrChange w:id="3513" w:author="zhouyou" w:date="2025-04-18T16:48:00Z">
                  <w:rPr>
                    <w:rFonts w:ascii="仿宋" w:hAnsi="仿宋" w:cs="宋体"/>
                    <w:color w:val="000000"/>
                    <w:sz w:val="21"/>
                    <w:szCs w:val="21"/>
                    <w:lang w:eastAsia="en-US"/>
                  </w:rPr>
                </w:rPrChange>
              </w:rPr>
            </w:pPr>
          </w:p>
        </w:tc>
      </w:tr>
      <w:tr w:rsidR="000705C5" w:rsidRPr="00193049" w14:paraId="7F91A307" w14:textId="77777777" w:rsidTr="00081A8B">
        <w:trPr>
          <w:trHeight w:val="20"/>
          <w:jc w:val="center"/>
          <w:trPrChange w:id="3514" w:author="zhouyou" w:date="2025-04-18T16:57:00Z">
            <w:trPr>
              <w:trHeight w:val="20"/>
              <w:jc w:val="center"/>
            </w:trPr>
          </w:trPrChange>
        </w:trPr>
        <w:tc>
          <w:tcPr>
            <w:tcW w:w="597" w:type="dxa"/>
            <w:vMerge/>
            <w:tcBorders>
              <w:top w:val="nil"/>
            </w:tcBorders>
            <w:vAlign w:val="center"/>
            <w:tcPrChange w:id="3515" w:author="zhouyou" w:date="2025-04-18T16:57:00Z">
              <w:tcPr>
                <w:tcW w:w="597" w:type="dxa"/>
                <w:vMerge/>
                <w:tcBorders>
                  <w:top w:val="nil"/>
                </w:tcBorders>
                <w:vAlign w:val="center"/>
              </w:tcPr>
            </w:tcPrChange>
          </w:tcPr>
          <w:p w14:paraId="2C1F97F3" w14:textId="77777777" w:rsidR="000705C5" w:rsidRPr="00193049" w:rsidRDefault="000705C5">
            <w:pPr>
              <w:ind w:firstLine="420"/>
              <w:jc w:val="center"/>
              <w:rPr>
                <w:rFonts w:cs="Times New Roman"/>
                <w:color w:val="000000"/>
                <w:sz w:val="21"/>
                <w:szCs w:val="21"/>
                <w:lang w:eastAsia="en-US"/>
                <w:rPrChange w:id="3516" w:author="zhouyou" w:date="2025-04-18T16:48:00Z">
                  <w:rPr>
                    <w:rFonts w:ascii="仿宋" w:hAnsi="仿宋" w:cs="宋体"/>
                    <w:color w:val="000000"/>
                    <w:sz w:val="21"/>
                    <w:szCs w:val="21"/>
                    <w:lang w:eastAsia="en-US"/>
                  </w:rPr>
                </w:rPrChange>
              </w:rPr>
            </w:pPr>
          </w:p>
        </w:tc>
        <w:tc>
          <w:tcPr>
            <w:tcW w:w="874" w:type="dxa"/>
            <w:vAlign w:val="center"/>
            <w:tcPrChange w:id="3517" w:author="zhouyou" w:date="2025-04-18T16:57:00Z">
              <w:tcPr>
                <w:tcW w:w="874" w:type="dxa"/>
                <w:vAlign w:val="center"/>
              </w:tcPr>
            </w:tcPrChange>
          </w:tcPr>
          <w:p w14:paraId="531515E6" w14:textId="77777777" w:rsidR="000705C5" w:rsidRPr="00193049" w:rsidRDefault="000705C5">
            <w:pPr>
              <w:ind w:firstLineChars="0" w:firstLine="0"/>
              <w:jc w:val="center"/>
              <w:rPr>
                <w:rFonts w:cs="Times New Roman"/>
                <w:color w:val="000000"/>
                <w:sz w:val="21"/>
                <w:szCs w:val="21"/>
                <w:rPrChange w:id="3518" w:author="zhouyou" w:date="2025-04-18T16:48:00Z">
                  <w:rPr>
                    <w:rFonts w:ascii="仿宋" w:hAnsi="仿宋" w:cs="宋体"/>
                    <w:color w:val="000000"/>
                    <w:sz w:val="21"/>
                    <w:szCs w:val="21"/>
                  </w:rPr>
                </w:rPrChange>
              </w:rPr>
            </w:pPr>
            <w:r w:rsidRPr="00193049">
              <w:rPr>
                <w:rFonts w:cs="Times New Roman"/>
                <w:color w:val="000000"/>
                <w:spacing w:val="-6"/>
                <w:sz w:val="21"/>
                <w:szCs w:val="21"/>
                <w:rPrChange w:id="3519" w:author="zhouyou" w:date="2025-04-18T16:48:00Z">
                  <w:rPr>
                    <w:rFonts w:ascii="仿宋" w:hAnsi="仿宋" w:cs="宋体"/>
                    <w:color w:val="000000"/>
                    <w:spacing w:val="-6"/>
                    <w:sz w:val="21"/>
                    <w:szCs w:val="21"/>
                  </w:rPr>
                </w:rPrChange>
              </w:rPr>
              <w:t>（</w:t>
            </w:r>
            <w:r w:rsidRPr="00193049">
              <w:rPr>
                <w:rFonts w:cs="Times New Roman"/>
                <w:color w:val="000000"/>
                <w:spacing w:val="-6"/>
                <w:sz w:val="21"/>
                <w:szCs w:val="21"/>
                <w:rPrChange w:id="3520" w:author="zhouyou" w:date="2025-04-18T16:48:00Z">
                  <w:rPr>
                    <w:rFonts w:ascii="仿宋" w:hAnsi="仿宋" w:cs="宋体"/>
                    <w:color w:val="000000"/>
                    <w:spacing w:val="-6"/>
                    <w:sz w:val="21"/>
                    <w:szCs w:val="21"/>
                  </w:rPr>
                </w:rPrChange>
              </w:rPr>
              <w:t>1</w:t>
            </w:r>
            <w:r w:rsidRPr="00193049">
              <w:rPr>
                <w:rFonts w:cs="Times New Roman"/>
                <w:color w:val="000000"/>
                <w:spacing w:val="-6"/>
                <w:sz w:val="21"/>
                <w:szCs w:val="21"/>
                <w:rPrChange w:id="3521" w:author="zhouyou" w:date="2025-04-18T16:48:00Z">
                  <w:rPr>
                    <w:rFonts w:ascii="仿宋" w:hAnsi="仿宋" w:cs="宋体"/>
                    <w:color w:val="000000"/>
                    <w:spacing w:val="-6"/>
                    <w:sz w:val="21"/>
                    <w:szCs w:val="21"/>
                  </w:rPr>
                </w:rPrChange>
              </w:rPr>
              <w:t>）</w:t>
            </w:r>
          </w:p>
        </w:tc>
        <w:tc>
          <w:tcPr>
            <w:tcW w:w="1218" w:type="dxa"/>
            <w:vAlign w:val="center"/>
            <w:tcPrChange w:id="3522" w:author="zhouyou" w:date="2025-04-18T16:57:00Z">
              <w:tcPr>
                <w:tcW w:w="1359" w:type="dxa"/>
                <w:vAlign w:val="center"/>
              </w:tcPr>
            </w:tcPrChange>
          </w:tcPr>
          <w:p w14:paraId="6AF6037A" w14:textId="77777777" w:rsidR="000705C5" w:rsidRPr="00193049" w:rsidRDefault="000705C5">
            <w:pPr>
              <w:pStyle w:val="21"/>
              <w:ind w:firstLineChars="0" w:firstLine="0"/>
              <w:jc w:val="center"/>
              <w:rPr>
                <w:rFonts w:ascii="Times New Roman" w:hAnsi="Times New Roman"/>
                <w:sz w:val="21"/>
                <w:szCs w:val="21"/>
                <w:rPrChange w:id="3523" w:author="zhouyou" w:date="2025-04-18T16:48:00Z">
                  <w:rPr>
                    <w:sz w:val="21"/>
                    <w:szCs w:val="21"/>
                  </w:rPr>
                </w:rPrChange>
              </w:rPr>
            </w:pPr>
            <w:r w:rsidRPr="00193049">
              <w:rPr>
                <w:rFonts w:ascii="Times New Roman" w:hAnsi="Times New Roman"/>
                <w:sz w:val="21"/>
                <w:szCs w:val="21"/>
                <w:rPrChange w:id="3524" w:author="zhouyou" w:date="2025-04-18T16:48:00Z">
                  <w:rPr>
                    <w:sz w:val="21"/>
                    <w:szCs w:val="21"/>
                  </w:rPr>
                </w:rPrChange>
              </w:rPr>
              <w:t>（</w:t>
            </w:r>
            <w:r w:rsidRPr="00193049">
              <w:rPr>
                <w:rFonts w:ascii="Times New Roman" w:hAnsi="Times New Roman"/>
                <w:sz w:val="21"/>
                <w:szCs w:val="21"/>
                <w:rPrChange w:id="3525" w:author="zhouyou" w:date="2025-04-18T16:48:00Z">
                  <w:rPr>
                    <w:sz w:val="21"/>
                    <w:szCs w:val="21"/>
                  </w:rPr>
                </w:rPrChange>
              </w:rPr>
              <w:t>2</w:t>
            </w:r>
            <w:r w:rsidRPr="00193049">
              <w:rPr>
                <w:rFonts w:ascii="Times New Roman" w:hAnsi="Times New Roman"/>
                <w:sz w:val="21"/>
                <w:szCs w:val="21"/>
                <w:rPrChange w:id="3526" w:author="zhouyou" w:date="2025-04-18T16:48:00Z">
                  <w:rPr>
                    <w:sz w:val="21"/>
                    <w:szCs w:val="21"/>
                  </w:rPr>
                </w:rPrChange>
              </w:rPr>
              <w:t>）</w:t>
            </w:r>
          </w:p>
        </w:tc>
        <w:tc>
          <w:tcPr>
            <w:tcW w:w="2551" w:type="dxa"/>
            <w:vAlign w:val="center"/>
            <w:tcPrChange w:id="3527" w:author="zhouyou" w:date="2025-04-18T16:57:00Z">
              <w:tcPr>
                <w:tcW w:w="2203" w:type="dxa"/>
                <w:vAlign w:val="center"/>
              </w:tcPr>
            </w:tcPrChange>
          </w:tcPr>
          <w:p w14:paraId="7AF040E0" w14:textId="77777777" w:rsidR="000705C5" w:rsidRPr="00193049" w:rsidRDefault="000705C5">
            <w:pPr>
              <w:pStyle w:val="21"/>
              <w:ind w:firstLineChars="0" w:firstLine="0"/>
              <w:jc w:val="center"/>
              <w:rPr>
                <w:rFonts w:ascii="Times New Roman" w:hAnsi="Times New Roman"/>
                <w:sz w:val="21"/>
                <w:szCs w:val="21"/>
                <w:rPrChange w:id="3528" w:author="zhouyou" w:date="2025-04-18T16:48:00Z">
                  <w:rPr>
                    <w:sz w:val="21"/>
                    <w:szCs w:val="21"/>
                  </w:rPr>
                </w:rPrChange>
              </w:rPr>
            </w:pPr>
            <w:r w:rsidRPr="00193049">
              <w:rPr>
                <w:rFonts w:ascii="Times New Roman" w:hAnsi="Times New Roman"/>
                <w:sz w:val="21"/>
                <w:szCs w:val="21"/>
                <w:rPrChange w:id="3529" w:author="zhouyou" w:date="2025-04-18T16:48:00Z">
                  <w:rPr>
                    <w:sz w:val="21"/>
                    <w:szCs w:val="21"/>
                  </w:rPr>
                </w:rPrChange>
              </w:rPr>
              <w:t>（</w:t>
            </w:r>
            <w:r w:rsidRPr="00193049">
              <w:rPr>
                <w:rFonts w:ascii="Times New Roman" w:hAnsi="Times New Roman"/>
                <w:sz w:val="21"/>
                <w:szCs w:val="21"/>
                <w:rPrChange w:id="3530" w:author="zhouyou" w:date="2025-04-18T16:48:00Z">
                  <w:rPr>
                    <w:sz w:val="21"/>
                    <w:szCs w:val="21"/>
                  </w:rPr>
                </w:rPrChange>
              </w:rPr>
              <w:t>3</w:t>
            </w:r>
            <w:r w:rsidRPr="00193049">
              <w:rPr>
                <w:rFonts w:ascii="Times New Roman" w:hAnsi="Times New Roman"/>
                <w:sz w:val="21"/>
                <w:szCs w:val="21"/>
                <w:rPrChange w:id="3531" w:author="zhouyou" w:date="2025-04-18T16:48:00Z">
                  <w:rPr>
                    <w:sz w:val="21"/>
                    <w:szCs w:val="21"/>
                  </w:rPr>
                </w:rPrChange>
              </w:rPr>
              <w:t>）</w:t>
            </w:r>
          </w:p>
        </w:tc>
        <w:tc>
          <w:tcPr>
            <w:tcW w:w="774" w:type="dxa"/>
            <w:vAlign w:val="center"/>
            <w:tcPrChange w:id="3532" w:author="zhouyou" w:date="2025-04-18T16:57:00Z">
              <w:tcPr>
                <w:tcW w:w="981" w:type="dxa"/>
                <w:vAlign w:val="center"/>
              </w:tcPr>
            </w:tcPrChange>
          </w:tcPr>
          <w:p w14:paraId="6DF5BE65" w14:textId="77777777" w:rsidR="000705C5" w:rsidRPr="00193049" w:rsidRDefault="000705C5">
            <w:pPr>
              <w:pStyle w:val="21"/>
              <w:ind w:firstLineChars="0" w:firstLine="0"/>
              <w:jc w:val="center"/>
              <w:rPr>
                <w:rFonts w:ascii="Times New Roman" w:hAnsi="Times New Roman"/>
                <w:sz w:val="21"/>
                <w:szCs w:val="21"/>
                <w:rPrChange w:id="3533" w:author="zhouyou" w:date="2025-04-18T16:48:00Z">
                  <w:rPr>
                    <w:sz w:val="21"/>
                    <w:szCs w:val="21"/>
                  </w:rPr>
                </w:rPrChange>
              </w:rPr>
            </w:pPr>
            <w:r w:rsidRPr="00193049">
              <w:rPr>
                <w:rFonts w:ascii="Times New Roman" w:hAnsi="Times New Roman"/>
                <w:sz w:val="21"/>
                <w:szCs w:val="21"/>
                <w:rPrChange w:id="3534" w:author="zhouyou" w:date="2025-04-18T16:48:00Z">
                  <w:rPr>
                    <w:sz w:val="21"/>
                    <w:szCs w:val="21"/>
                  </w:rPr>
                </w:rPrChange>
              </w:rPr>
              <w:t>（</w:t>
            </w:r>
            <w:r w:rsidRPr="00193049">
              <w:rPr>
                <w:rFonts w:ascii="Times New Roman" w:hAnsi="Times New Roman"/>
                <w:sz w:val="21"/>
                <w:szCs w:val="21"/>
                <w:rPrChange w:id="3535" w:author="zhouyou" w:date="2025-04-18T16:48:00Z">
                  <w:rPr>
                    <w:sz w:val="21"/>
                    <w:szCs w:val="21"/>
                  </w:rPr>
                </w:rPrChange>
              </w:rPr>
              <w:t>4</w:t>
            </w:r>
            <w:r w:rsidRPr="00193049">
              <w:rPr>
                <w:rFonts w:ascii="Times New Roman" w:hAnsi="Times New Roman"/>
                <w:sz w:val="21"/>
                <w:szCs w:val="21"/>
                <w:rPrChange w:id="3536" w:author="zhouyou" w:date="2025-04-18T16:48:00Z">
                  <w:rPr>
                    <w:sz w:val="21"/>
                    <w:szCs w:val="21"/>
                  </w:rPr>
                </w:rPrChange>
              </w:rPr>
              <w:t>）</w:t>
            </w:r>
          </w:p>
        </w:tc>
        <w:tc>
          <w:tcPr>
            <w:tcW w:w="1258" w:type="dxa"/>
            <w:vAlign w:val="center"/>
            <w:tcPrChange w:id="3537" w:author="zhouyou" w:date="2025-04-18T16:57:00Z">
              <w:tcPr>
                <w:tcW w:w="1258" w:type="dxa"/>
                <w:vAlign w:val="center"/>
              </w:tcPr>
            </w:tcPrChange>
          </w:tcPr>
          <w:p w14:paraId="07960DA0" w14:textId="77777777" w:rsidR="000705C5" w:rsidRPr="00193049" w:rsidRDefault="000705C5">
            <w:pPr>
              <w:pStyle w:val="21"/>
              <w:ind w:firstLineChars="0" w:firstLine="0"/>
              <w:jc w:val="center"/>
              <w:rPr>
                <w:rFonts w:ascii="Times New Roman" w:hAnsi="Times New Roman"/>
                <w:sz w:val="21"/>
                <w:szCs w:val="21"/>
                <w:rPrChange w:id="3538" w:author="zhouyou" w:date="2025-04-18T16:48:00Z">
                  <w:rPr>
                    <w:sz w:val="21"/>
                    <w:szCs w:val="21"/>
                  </w:rPr>
                </w:rPrChange>
              </w:rPr>
            </w:pPr>
            <w:r w:rsidRPr="00193049">
              <w:rPr>
                <w:rFonts w:ascii="Times New Roman" w:hAnsi="Times New Roman"/>
                <w:sz w:val="21"/>
                <w:szCs w:val="21"/>
                <w:rPrChange w:id="3539" w:author="zhouyou" w:date="2025-04-18T16:48:00Z">
                  <w:rPr>
                    <w:sz w:val="21"/>
                    <w:szCs w:val="21"/>
                  </w:rPr>
                </w:rPrChange>
              </w:rPr>
              <w:t>（</w:t>
            </w:r>
            <w:r w:rsidRPr="00193049">
              <w:rPr>
                <w:rFonts w:ascii="Times New Roman" w:hAnsi="Times New Roman"/>
                <w:sz w:val="21"/>
                <w:szCs w:val="21"/>
                <w:rPrChange w:id="3540" w:author="zhouyou" w:date="2025-04-18T16:48:00Z">
                  <w:rPr>
                    <w:sz w:val="21"/>
                    <w:szCs w:val="21"/>
                  </w:rPr>
                </w:rPrChange>
              </w:rPr>
              <w:t>5</w:t>
            </w:r>
            <w:r w:rsidRPr="00193049">
              <w:rPr>
                <w:rFonts w:ascii="Times New Roman" w:hAnsi="Times New Roman"/>
                <w:sz w:val="21"/>
                <w:szCs w:val="21"/>
                <w:rPrChange w:id="3541" w:author="zhouyou" w:date="2025-04-18T16:48:00Z">
                  <w:rPr>
                    <w:sz w:val="21"/>
                    <w:szCs w:val="21"/>
                  </w:rPr>
                </w:rPrChange>
              </w:rPr>
              <w:t>）</w:t>
            </w:r>
          </w:p>
        </w:tc>
        <w:tc>
          <w:tcPr>
            <w:tcW w:w="1174" w:type="dxa"/>
            <w:vAlign w:val="center"/>
            <w:tcPrChange w:id="3542" w:author="zhouyou" w:date="2025-04-18T16:57:00Z">
              <w:tcPr>
                <w:tcW w:w="1174" w:type="dxa"/>
                <w:vAlign w:val="center"/>
              </w:tcPr>
            </w:tcPrChange>
          </w:tcPr>
          <w:p w14:paraId="22955A04" w14:textId="77777777" w:rsidR="000705C5" w:rsidRPr="00193049" w:rsidRDefault="000705C5">
            <w:pPr>
              <w:pStyle w:val="21"/>
              <w:ind w:firstLineChars="0" w:firstLine="0"/>
              <w:jc w:val="center"/>
              <w:rPr>
                <w:rFonts w:ascii="Times New Roman" w:hAnsi="Times New Roman"/>
                <w:sz w:val="21"/>
                <w:szCs w:val="21"/>
                <w:rPrChange w:id="3543" w:author="zhouyou" w:date="2025-04-18T16:48:00Z">
                  <w:rPr>
                    <w:sz w:val="21"/>
                    <w:szCs w:val="21"/>
                  </w:rPr>
                </w:rPrChange>
              </w:rPr>
            </w:pPr>
            <w:r w:rsidRPr="00193049">
              <w:rPr>
                <w:rFonts w:ascii="Times New Roman" w:hAnsi="Times New Roman"/>
                <w:sz w:val="21"/>
                <w:szCs w:val="21"/>
                <w:rPrChange w:id="3544" w:author="zhouyou" w:date="2025-04-18T16:48:00Z">
                  <w:rPr>
                    <w:sz w:val="21"/>
                    <w:szCs w:val="21"/>
                  </w:rPr>
                </w:rPrChange>
              </w:rPr>
              <w:t>（</w:t>
            </w:r>
            <w:r w:rsidRPr="00193049">
              <w:rPr>
                <w:rFonts w:ascii="Times New Roman" w:hAnsi="Times New Roman"/>
                <w:sz w:val="21"/>
                <w:szCs w:val="21"/>
                <w:rPrChange w:id="3545" w:author="zhouyou" w:date="2025-04-18T16:48:00Z">
                  <w:rPr>
                    <w:sz w:val="21"/>
                    <w:szCs w:val="21"/>
                  </w:rPr>
                </w:rPrChange>
              </w:rPr>
              <w:t>6</w:t>
            </w:r>
            <w:r w:rsidRPr="00193049">
              <w:rPr>
                <w:rFonts w:ascii="Times New Roman" w:hAnsi="Times New Roman"/>
                <w:sz w:val="21"/>
                <w:szCs w:val="21"/>
                <w:rPrChange w:id="3546" w:author="zhouyou" w:date="2025-04-18T16:48:00Z">
                  <w:rPr>
                    <w:sz w:val="21"/>
                    <w:szCs w:val="21"/>
                  </w:rPr>
                </w:rPrChange>
              </w:rPr>
              <w:t>）</w:t>
            </w:r>
          </w:p>
        </w:tc>
        <w:tc>
          <w:tcPr>
            <w:tcW w:w="967" w:type="dxa"/>
            <w:vAlign w:val="center"/>
            <w:tcPrChange w:id="3547" w:author="zhouyou" w:date="2025-04-18T16:57:00Z">
              <w:tcPr>
                <w:tcW w:w="967" w:type="dxa"/>
                <w:vAlign w:val="center"/>
              </w:tcPr>
            </w:tcPrChange>
          </w:tcPr>
          <w:p w14:paraId="56AB0958" w14:textId="77777777" w:rsidR="000705C5" w:rsidRPr="00193049" w:rsidRDefault="000705C5">
            <w:pPr>
              <w:pStyle w:val="21"/>
              <w:ind w:firstLineChars="0" w:firstLine="0"/>
              <w:jc w:val="center"/>
              <w:rPr>
                <w:rFonts w:ascii="Times New Roman" w:hAnsi="Times New Roman"/>
                <w:sz w:val="21"/>
                <w:szCs w:val="21"/>
                <w:rPrChange w:id="3548" w:author="zhouyou" w:date="2025-04-18T16:48:00Z">
                  <w:rPr>
                    <w:sz w:val="21"/>
                    <w:szCs w:val="21"/>
                  </w:rPr>
                </w:rPrChange>
              </w:rPr>
            </w:pPr>
            <w:r w:rsidRPr="00193049">
              <w:rPr>
                <w:rFonts w:ascii="Times New Roman" w:hAnsi="Times New Roman"/>
                <w:sz w:val="21"/>
                <w:szCs w:val="21"/>
                <w:rPrChange w:id="3549" w:author="zhouyou" w:date="2025-04-18T16:48:00Z">
                  <w:rPr>
                    <w:sz w:val="21"/>
                    <w:szCs w:val="21"/>
                  </w:rPr>
                </w:rPrChange>
              </w:rPr>
              <w:t>（</w:t>
            </w:r>
            <w:r w:rsidRPr="00193049">
              <w:rPr>
                <w:rFonts w:ascii="Times New Roman" w:hAnsi="Times New Roman"/>
                <w:sz w:val="21"/>
                <w:szCs w:val="21"/>
                <w:rPrChange w:id="3550" w:author="zhouyou" w:date="2025-04-18T16:48:00Z">
                  <w:rPr>
                    <w:sz w:val="21"/>
                    <w:szCs w:val="21"/>
                  </w:rPr>
                </w:rPrChange>
              </w:rPr>
              <w:t>7</w:t>
            </w:r>
            <w:r w:rsidRPr="00193049">
              <w:rPr>
                <w:rFonts w:ascii="Times New Roman" w:hAnsi="Times New Roman"/>
                <w:sz w:val="21"/>
                <w:szCs w:val="21"/>
                <w:rPrChange w:id="3551" w:author="zhouyou" w:date="2025-04-18T16:48:00Z">
                  <w:rPr>
                    <w:sz w:val="21"/>
                    <w:szCs w:val="21"/>
                  </w:rPr>
                </w:rPrChange>
              </w:rPr>
              <w:t>）</w:t>
            </w:r>
          </w:p>
        </w:tc>
        <w:tc>
          <w:tcPr>
            <w:tcW w:w="967" w:type="dxa"/>
            <w:vAlign w:val="center"/>
            <w:tcPrChange w:id="3552" w:author="zhouyou" w:date="2025-04-18T16:57:00Z">
              <w:tcPr>
                <w:tcW w:w="967" w:type="dxa"/>
                <w:vAlign w:val="center"/>
              </w:tcPr>
            </w:tcPrChange>
          </w:tcPr>
          <w:p w14:paraId="7A925027" w14:textId="77777777" w:rsidR="000705C5" w:rsidRPr="00193049" w:rsidRDefault="000705C5">
            <w:pPr>
              <w:pStyle w:val="21"/>
              <w:ind w:firstLineChars="0" w:firstLine="0"/>
              <w:jc w:val="center"/>
              <w:rPr>
                <w:rFonts w:ascii="Times New Roman" w:hAnsi="Times New Roman"/>
                <w:sz w:val="21"/>
                <w:szCs w:val="21"/>
                <w:rPrChange w:id="3553" w:author="zhouyou" w:date="2025-04-18T16:48:00Z">
                  <w:rPr>
                    <w:sz w:val="21"/>
                    <w:szCs w:val="21"/>
                  </w:rPr>
                </w:rPrChange>
              </w:rPr>
            </w:pPr>
            <w:r w:rsidRPr="00193049">
              <w:rPr>
                <w:rFonts w:ascii="Times New Roman" w:hAnsi="Times New Roman"/>
                <w:sz w:val="21"/>
                <w:szCs w:val="21"/>
                <w:rPrChange w:id="3554" w:author="zhouyou" w:date="2025-04-18T16:48:00Z">
                  <w:rPr>
                    <w:sz w:val="21"/>
                    <w:szCs w:val="21"/>
                  </w:rPr>
                </w:rPrChange>
              </w:rPr>
              <w:t>（</w:t>
            </w:r>
            <w:r w:rsidRPr="00193049">
              <w:rPr>
                <w:rFonts w:ascii="Times New Roman" w:hAnsi="Times New Roman"/>
                <w:sz w:val="21"/>
                <w:szCs w:val="21"/>
                <w:rPrChange w:id="3555" w:author="zhouyou" w:date="2025-04-18T16:48:00Z">
                  <w:rPr>
                    <w:sz w:val="21"/>
                    <w:szCs w:val="21"/>
                  </w:rPr>
                </w:rPrChange>
              </w:rPr>
              <w:t>8</w:t>
            </w:r>
            <w:r w:rsidRPr="00193049">
              <w:rPr>
                <w:rFonts w:ascii="Times New Roman" w:hAnsi="Times New Roman"/>
                <w:sz w:val="21"/>
                <w:szCs w:val="21"/>
                <w:rPrChange w:id="3556" w:author="zhouyou" w:date="2025-04-18T16:48:00Z">
                  <w:rPr>
                    <w:sz w:val="21"/>
                    <w:szCs w:val="21"/>
                  </w:rPr>
                </w:rPrChange>
              </w:rPr>
              <w:t>）</w:t>
            </w:r>
          </w:p>
        </w:tc>
        <w:tc>
          <w:tcPr>
            <w:tcW w:w="967" w:type="dxa"/>
            <w:vAlign w:val="center"/>
            <w:tcPrChange w:id="3557" w:author="zhouyou" w:date="2025-04-18T16:57:00Z">
              <w:tcPr>
                <w:tcW w:w="967" w:type="dxa"/>
                <w:vAlign w:val="center"/>
              </w:tcPr>
            </w:tcPrChange>
          </w:tcPr>
          <w:p w14:paraId="5A19EA8B" w14:textId="77777777" w:rsidR="000705C5" w:rsidRPr="00193049" w:rsidRDefault="000705C5">
            <w:pPr>
              <w:pStyle w:val="21"/>
              <w:ind w:firstLineChars="0" w:firstLine="0"/>
              <w:jc w:val="center"/>
              <w:rPr>
                <w:rFonts w:ascii="Times New Roman" w:hAnsi="Times New Roman"/>
                <w:sz w:val="21"/>
                <w:szCs w:val="21"/>
                <w:rPrChange w:id="3558" w:author="zhouyou" w:date="2025-04-18T16:48:00Z">
                  <w:rPr>
                    <w:sz w:val="21"/>
                    <w:szCs w:val="21"/>
                  </w:rPr>
                </w:rPrChange>
              </w:rPr>
            </w:pPr>
            <w:r w:rsidRPr="00193049">
              <w:rPr>
                <w:rFonts w:ascii="Times New Roman" w:hAnsi="Times New Roman"/>
                <w:sz w:val="21"/>
                <w:szCs w:val="21"/>
                <w:rPrChange w:id="3559" w:author="zhouyou" w:date="2025-04-18T16:48:00Z">
                  <w:rPr>
                    <w:sz w:val="21"/>
                    <w:szCs w:val="21"/>
                  </w:rPr>
                </w:rPrChange>
              </w:rPr>
              <w:t>（</w:t>
            </w:r>
            <w:r w:rsidRPr="00193049">
              <w:rPr>
                <w:rFonts w:ascii="Times New Roman" w:hAnsi="Times New Roman"/>
                <w:sz w:val="21"/>
                <w:szCs w:val="21"/>
                <w:rPrChange w:id="3560" w:author="zhouyou" w:date="2025-04-18T16:48:00Z">
                  <w:rPr>
                    <w:sz w:val="21"/>
                    <w:szCs w:val="21"/>
                  </w:rPr>
                </w:rPrChange>
              </w:rPr>
              <w:t>9</w:t>
            </w:r>
            <w:r w:rsidRPr="00193049">
              <w:rPr>
                <w:rFonts w:ascii="Times New Roman" w:hAnsi="Times New Roman"/>
                <w:sz w:val="21"/>
                <w:szCs w:val="21"/>
                <w:rPrChange w:id="3561" w:author="zhouyou" w:date="2025-04-18T16:48:00Z">
                  <w:rPr>
                    <w:sz w:val="21"/>
                    <w:szCs w:val="21"/>
                  </w:rPr>
                </w:rPrChange>
              </w:rPr>
              <w:t>）</w:t>
            </w:r>
          </w:p>
        </w:tc>
        <w:tc>
          <w:tcPr>
            <w:tcW w:w="1153" w:type="dxa"/>
            <w:vAlign w:val="center"/>
            <w:tcPrChange w:id="3562" w:author="zhouyou" w:date="2025-04-18T16:57:00Z">
              <w:tcPr>
                <w:tcW w:w="1153" w:type="dxa"/>
                <w:vAlign w:val="center"/>
              </w:tcPr>
            </w:tcPrChange>
          </w:tcPr>
          <w:p w14:paraId="2F47B26F" w14:textId="77777777" w:rsidR="000705C5" w:rsidRPr="00193049" w:rsidRDefault="000705C5">
            <w:pPr>
              <w:pStyle w:val="21"/>
              <w:ind w:firstLineChars="0" w:firstLine="0"/>
              <w:jc w:val="center"/>
              <w:rPr>
                <w:rFonts w:ascii="Times New Roman" w:hAnsi="Times New Roman"/>
                <w:sz w:val="21"/>
                <w:szCs w:val="21"/>
                <w:rPrChange w:id="3563" w:author="zhouyou" w:date="2025-04-18T16:48:00Z">
                  <w:rPr>
                    <w:sz w:val="21"/>
                    <w:szCs w:val="21"/>
                  </w:rPr>
                </w:rPrChange>
              </w:rPr>
            </w:pPr>
            <w:r w:rsidRPr="00193049">
              <w:rPr>
                <w:rFonts w:ascii="Times New Roman" w:hAnsi="Times New Roman"/>
                <w:sz w:val="21"/>
                <w:szCs w:val="21"/>
                <w:rPrChange w:id="3564" w:author="zhouyou" w:date="2025-04-18T16:48:00Z">
                  <w:rPr>
                    <w:sz w:val="21"/>
                    <w:szCs w:val="21"/>
                  </w:rPr>
                </w:rPrChange>
              </w:rPr>
              <w:t>（</w:t>
            </w:r>
            <w:r w:rsidRPr="00193049">
              <w:rPr>
                <w:rFonts w:ascii="Times New Roman" w:hAnsi="Times New Roman"/>
                <w:sz w:val="21"/>
                <w:szCs w:val="21"/>
                <w:rPrChange w:id="3565" w:author="zhouyou" w:date="2025-04-18T16:48:00Z">
                  <w:rPr>
                    <w:sz w:val="21"/>
                    <w:szCs w:val="21"/>
                  </w:rPr>
                </w:rPrChange>
              </w:rPr>
              <w:t>10</w:t>
            </w:r>
            <w:r w:rsidRPr="00193049">
              <w:rPr>
                <w:rFonts w:ascii="Times New Roman" w:hAnsi="Times New Roman"/>
                <w:sz w:val="21"/>
                <w:szCs w:val="21"/>
                <w:rPrChange w:id="3566" w:author="zhouyou" w:date="2025-04-18T16:48:00Z">
                  <w:rPr>
                    <w:sz w:val="21"/>
                    <w:szCs w:val="21"/>
                  </w:rPr>
                </w:rPrChange>
              </w:rPr>
              <w:t>）</w:t>
            </w:r>
          </w:p>
        </w:tc>
        <w:tc>
          <w:tcPr>
            <w:tcW w:w="1020" w:type="dxa"/>
            <w:vAlign w:val="center"/>
            <w:tcPrChange w:id="3567" w:author="zhouyou" w:date="2025-04-18T16:57:00Z">
              <w:tcPr>
                <w:tcW w:w="1020" w:type="dxa"/>
                <w:vAlign w:val="center"/>
              </w:tcPr>
            </w:tcPrChange>
          </w:tcPr>
          <w:p w14:paraId="6C95214A" w14:textId="77777777" w:rsidR="000705C5" w:rsidRPr="00193049" w:rsidRDefault="000705C5">
            <w:pPr>
              <w:pStyle w:val="21"/>
              <w:ind w:firstLineChars="0" w:firstLine="0"/>
              <w:jc w:val="center"/>
              <w:rPr>
                <w:rFonts w:ascii="Times New Roman" w:hAnsi="Times New Roman"/>
                <w:sz w:val="21"/>
                <w:szCs w:val="21"/>
                <w:rPrChange w:id="3568" w:author="zhouyou" w:date="2025-04-18T16:48:00Z">
                  <w:rPr>
                    <w:sz w:val="21"/>
                    <w:szCs w:val="21"/>
                  </w:rPr>
                </w:rPrChange>
              </w:rPr>
            </w:pPr>
            <w:r w:rsidRPr="00193049">
              <w:rPr>
                <w:rFonts w:ascii="Times New Roman" w:hAnsi="Times New Roman"/>
                <w:sz w:val="21"/>
                <w:szCs w:val="21"/>
                <w:rPrChange w:id="3569" w:author="zhouyou" w:date="2025-04-18T16:48:00Z">
                  <w:rPr>
                    <w:sz w:val="21"/>
                    <w:szCs w:val="21"/>
                  </w:rPr>
                </w:rPrChange>
              </w:rPr>
              <w:t>（</w:t>
            </w:r>
            <w:r w:rsidRPr="00193049">
              <w:rPr>
                <w:rFonts w:ascii="Times New Roman" w:hAnsi="Times New Roman"/>
                <w:sz w:val="21"/>
                <w:szCs w:val="21"/>
                <w:rPrChange w:id="3570" w:author="zhouyou" w:date="2025-04-18T16:48:00Z">
                  <w:rPr>
                    <w:sz w:val="21"/>
                    <w:szCs w:val="21"/>
                  </w:rPr>
                </w:rPrChange>
              </w:rPr>
              <w:t>11</w:t>
            </w:r>
            <w:r w:rsidRPr="00193049">
              <w:rPr>
                <w:rFonts w:ascii="Times New Roman" w:hAnsi="Times New Roman"/>
                <w:sz w:val="21"/>
                <w:szCs w:val="21"/>
                <w:rPrChange w:id="3571" w:author="zhouyou" w:date="2025-04-18T16:48:00Z">
                  <w:rPr>
                    <w:sz w:val="21"/>
                    <w:szCs w:val="21"/>
                  </w:rPr>
                </w:rPrChange>
              </w:rPr>
              <w:t>）</w:t>
            </w:r>
          </w:p>
        </w:tc>
        <w:tc>
          <w:tcPr>
            <w:tcW w:w="1112" w:type="dxa"/>
            <w:vAlign w:val="center"/>
            <w:tcPrChange w:id="3572" w:author="zhouyou" w:date="2025-04-18T16:57:00Z">
              <w:tcPr>
                <w:tcW w:w="1112" w:type="dxa"/>
                <w:vAlign w:val="center"/>
              </w:tcPr>
            </w:tcPrChange>
          </w:tcPr>
          <w:p w14:paraId="302B1356" w14:textId="77777777" w:rsidR="000705C5" w:rsidRPr="00193049" w:rsidRDefault="000705C5">
            <w:pPr>
              <w:pStyle w:val="21"/>
              <w:ind w:firstLineChars="0" w:firstLine="0"/>
              <w:jc w:val="center"/>
              <w:rPr>
                <w:rFonts w:ascii="Times New Roman" w:hAnsi="Times New Roman"/>
                <w:sz w:val="21"/>
                <w:szCs w:val="21"/>
                <w:rPrChange w:id="3573" w:author="zhouyou" w:date="2025-04-18T16:48:00Z">
                  <w:rPr>
                    <w:sz w:val="21"/>
                    <w:szCs w:val="21"/>
                  </w:rPr>
                </w:rPrChange>
              </w:rPr>
            </w:pPr>
            <w:r w:rsidRPr="00193049">
              <w:rPr>
                <w:rFonts w:ascii="Times New Roman" w:hAnsi="Times New Roman"/>
                <w:sz w:val="21"/>
                <w:szCs w:val="21"/>
                <w:rPrChange w:id="3574" w:author="zhouyou" w:date="2025-04-18T16:48:00Z">
                  <w:rPr>
                    <w:sz w:val="21"/>
                    <w:szCs w:val="21"/>
                  </w:rPr>
                </w:rPrChange>
              </w:rPr>
              <w:t>（</w:t>
            </w:r>
            <w:r w:rsidRPr="00193049">
              <w:rPr>
                <w:rFonts w:ascii="Times New Roman" w:hAnsi="Times New Roman"/>
                <w:sz w:val="21"/>
                <w:szCs w:val="21"/>
                <w:rPrChange w:id="3575" w:author="zhouyou" w:date="2025-04-18T16:48:00Z">
                  <w:rPr>
                    <w:sz w:val="21"/>
                    <w:szCs w:val="21"/>
                  </w:rPr>
                </w:rPrChange>
              </w:rPr>
              <w:t>12</w:t>
            </w:r>
            <w:r w:rsidRPr="00193049">
              <w:rPr>
                <w:rFonts w:ascii="Times New Roman" w:hAnsi="Times New Roman"/>
                <w:sz w:val="21"/>
                <w:szCs w:val="21"/>
                <w:rPrChange w:id="3576" w:author="zhouyou" w:date="2025-04-18T16:48:00Z">
                  <w:rPr>
                    <w:sz w:val="21"/>
                    <w:szCs w:val="21"/>
                  </w:rPr>
                </w:rPrChange>
              </w:rPr>
              <w:t>）</w:t>
            </w:r>
          </w:p>
        </w:tc>
      </w:tr>
      <w:tr w:rsidR="000705C5" w:rsidRPr="00193049" w14:paraId="7BAB921F" w14:textId="77777777" w:rsidTr="00081A8B">
        <w:trPr>
          <w:trHeight w:val="20"/>
          <w:jc w:val="center"/>
          <w:trPrChange w:id="3577" w:author="zhouyou" w:date="2025-04-18T16:57:00Z">
            <w:trPr>
              <w:trHeight w:val="20"/>
              <w:jc w:val="center"/>
            </w:trPr>
          </w:trPrChange>
        </w:trPr>
        <w:tc>
          <w:tcPr>
            <w:tcW w:w="597" w:type="dxa"/>
            <w:vAlign w:val="center"/>
            <w:tcPrChange w:id="3578" w:author="zhouyou" w:date="2025-04-18T16:57:00Z">
              <w:tcPr>
                <w:tcW w:w="597" w:type="dxa"/>
                <w:vAlign w:val="center"/>
              </w:tcPr>
            </w:tcPrChange>
          </w:tcPr>
          <w:p w14:paraId="11284D1D" w14:textId="77777777" w:rsidR="000705C5" w:rsidRPr="00193049" w:rsidRDefault="000705C5">
            <w:pPr>
              <w:ind w:firstLineChars="0" w:firstLine="0"/>
              <w:jc w:val="center"/>
              <w:rPr>
                <w:rFonts w:cs="Times New Roman"/>
                <w:color w:val="000000"/>
                <w:sz w:val="21"/>
                <w:szCs w:val="21"/>
                <w:rPrChange w:id="3579" w:author="zhouyou" w:date="2025-04-18T16:48:00Z">
                  <w:rPr>
                    <w:rFonts w:ascii="仿宋" w:hAnsi="仿宋" w:cs="宋体"/>
                    <w:color w:val="000000"/>
                    <w:sz w:val="21"/>
                    <w:szCs w:val="21"/>
                  </w:rPr>
                </w:rPrChange>
              </w:rPr>
            </w:pPr>
            <w:r w:rsidRPr="00193049">
              <w:rPr>
                <w:rFonts w:cs="Times New Roman"/>
                <w:color w:val="000000"/>
                <w:sz w:val="21"/>
                <w:szCs w:val="21"/>
                <w:rPrChange w:id="3580" w:author="zhouyou" w:date="2025-04-18T16:48:00Z">
                  <w:rPr>
                    <w:rFonts w:ascii="仿宋" w:hAnsi="仿宋" w:cs="宋体"/>
                    <w:color w:val="000000"/>
                    <w:sz w:val="21"/>
                    <w:szCs w:val="21"/>
                  </w:rPr>
                </w:rPrChange>
              </w:rPr>
              <w:t>5</w:t>
            </w:r>
          </w:p>
        </w:tc>
        <w:tc>
          <w:tcPr>
            <w:tcW w:w="874" w:type="dxa"/>
            <w:tcPrChange w:id="3581" w:author="zhouyou" w:date="2025-04-18T16:57:00Z">
              <w:tcPr>
                <w:tcW w:w="874" w:type="dxa"/>
              </w:tcPr>
            </w:tcPrChange>
          </w:tcPr>
          <w:p w14:paraId="522317E4" w14:textId="77777777" w:rsidR="000705C5" w:rsidRPr="00193049" w:rsidRDefault="000705C5">
            <w:pPr>
              <w:ind w:firstLineChars="0" w:firstLine="0"/>
              <w:jc w:val="center"/>
              <w:rPr>
                <w:rFonts w:cs="Times New Roman"/>
                <w:color w:val="000000"/>
                <w:sz w:val="21"/>
                <w:szCs w:val="21"/>
                <w:rPrChange w:id="3582" w:author="zhouyou" w:date="2025-04-18T16:48:00Z">
                  <w:rPr>
                    <w:rFonts w:ascii="仿宋" w:hAnsi="仿宋" w:cs="宋体"/>
                    <w:color w:val="000000"/>
                    <w:sz w:val="21"/>
                    <w:szCs w:val="21"/>
                  </w:rPr>
                </w:rPrChange>
              </w:rPr>
            </w:pPr>
            <w:r w:rsidRPr="00193049">
              <w:rPr>
                <w:rFonts w:cs="Times New Roman"/>
                <w:sz w:val="21"/>
                <w:szCs w:val="21"/>
                <w:rPrChange w:id="3583" w:author="zhouyou" w:date="2025-04-18T16:48:00Z">
                  <w:rPr>
                    <w:rFonts w:ascii="仿宋" w:hAnsi="仿宋"/>
                    <w:sz w:val="21"/>
                    <w:szCs w:val="21"/>
                  </w:rPr>
                </w:rPrChange>
              </w:rPr>
              <w:t>05</w:t>
            </w:r>
          </w:p>
        </w:tc>
        <w:tc>
          <w:tcPr>
            <w:tcW w:w="1218" w:type="dxa"/>
            <w:vMerge w:val="restart"/>
            <w:tcPrChange w:id="3584" w:author="zhouyou" w:date="2025-04-18T16:57:00Z">
              <w:tcPr>
                <w:tcW w:w="1359" w:type="dxa"/>
                <w:vMerge w:val="restart"/>
              </w:tcPr>
            </w:tcPrChange>
          </w:tcPr>
          <w:p w14:paraId="2758752C" w14:textId="77777777" w:rsidR="000705C5" w:rsidRPr="00193049" w:rsidRDefault="000705C5">
            <w:pPr>
              <w:ind w:firstLineChars="0" w:firstLine="0"/>
              <w:jc w:val="center"/>
              <w:rPr>
                <w:rFonts w:cs="Times New Roman"/>
                <w:color w:val="000000"/>
                <w:sz w:val="21"/>
                <w:szCs w:val="21"/>
                <w:rPrChange w:id="3585" w:author="zhouyou" w:date="2025-04-18T16:48:00Z">
                  <w:rPr>
                    <w:rFonts w:ascii="仿宋" w:hAnsi="仿宋" w:cs="宋体"/>
                    <w:color w:val="000000"/>
                    <w:sz w:val="21"/>
                    <w:szCs w:val="21"/>
                  </w:rPr>
                </w:rPrChange>
              </w:rPr>
            </w:pPr>
            <w:r w:rsidRPr="00193049">
              <w:rPr>
                <w:rFonts w:cs="Times New Roman"/>
                <w:sz w:val="21"/>
                <w:szCs w:val="21"/>
                <w:rPrChange w:id="3586" w:author="zhouyou" w:date="2025-04-18T16:48:00Z">
                  <w:rPr>
                    <w:rFonts w:ascii="仿宋" w:hAnsi="仿宋"/>
                    <w:sz w:val="21"/>
                    <w:szCs w:val="21"/>
                  </w:rPr>
                </w:rPrChange>
              </w:rPr>
              <w:t>ZB</w:t>
            </w:r>
            <w:r w:rsidRPr="00193049">
              <w:rPr>
                <w:rFonts w:cs="Times New Roman" w:hint="eastAsia"/>
                <w:sz w:val="21"/>
                <w:szCs w:val="21"/>
                <w:rPrChange w:id="3587" w:author="zhouyou" w:date="2025-04-18T16:48:00Z">
                  <w:rPr>
                    <w:rFonts w:ascii="仿宋" w:hAnsi="仿宋" w:hint="eastAsia"/>
                    <w:sz w:val="21"/>
                    <w:szCs w:val="21"/>
                  </w:rPr>
                </w:rPrChange>
              </w:rPr>
              <w:t>级海量</w:t>
            </w:r>
            <w:proofErr w:type="gramStart"/>
            <w:r w:rsidRPr="00193049">
              <w:rPr>
                <w:rFonts w:cs="Times New Roman" w:hint="eastAsia"/>
                <w:sz w:val="21"/>
                <w:szCs w:val="21"/>
                <w:rPrChange w:id="3588" w:author="zhouyou" w:date="2025-04-18T16:48:00Z">
                  <w:rPr>
                    <w:rFonts w:ascii="仿宋" w:hAnsi="仿宋" w:hint="eastAsia"/>
                    <w:sz w:val="21"/>
                    <w:szCs w:val="21"/>
                  </w:rPr>
                </w:rPrChange>
              </w:rPr>
              <w:t>冷数据</w:t>
            </w:r>
            <w:proofErr w:type="gramEnd"/>
            <w:r w:rsidRPr="00193049">
              <w:rPr>
                <w:rFonts w:cs="Times New Roman" w:hint="eastAsia"/>
                <w:sz w:val="21"/>
                <w:szCs w:val="21"/>
                <w:rPrChange w:id="3589" w:author="zhouyou" w:date="2025-04-18T16:48:00Z">
                  <w:rPr>
                    <w:rFonts w:ascii="仿宋" w:hAnsi="仿宋" w:hint="eastAsia"/>
                    <w:sz w:val="21"/>
                    <w:szCs w:val="21"/>
                  </w:rPr>
                </w:rPrChange>
              </w:rPr>
              <w:t>存储架构及高效存储管理系统</w:t>
            </w:r>
          </w:p>
        </w:tc>
        <w:tc>
          <w:tcPr>
            <w:tcW w:w="2551" w:type="dxa"/>
            <w:tcPrChange w:id="3590" w:author="zhouyou" w:date="2025-04-18T16:57:00Z">
              <w:tcPr>
                <w:tcW w:w="2203" w:type="dxa"/>
              </w:tcPr>
            </w:tcPrChange>
          </w:tcPr>
          <w:p w14:paraId="0793EFAE" w14:textId="77777777" w:rsidR="000705C5" w:rsidRPr="00193049" w:rsidRDefault="000705C5">
            <w:pPr>
              <w:ind w:firstLineChars="0" w:firstLine="0"/>
              <w:jc w:val="center"/>
              <w:rPr>
                <w:rFonts w:cs="Times New Roman"/>
                <w:color w:val="000000"/>
                <w:sz w:val="21"/>
                <w:szCs w:val="21"/>
                <w:rPrChange w:id="3591" w:author="zhouyou" w:date="2025-04-18T16:48:00Z">
                  <w:rPr>
                    <w:rFonts w:ascii="仿宋" w:hAnsi="仿宋" w:cs="宋体"/>
                    <w:color w:val="000000"/>
                    <w:sz w:val="21"/>
                    <w:szCs w:val="21"/>
                  </w:rPr>
                </w:rPrChange>
              </w:rPr>
            </w:pPr>
            <w:r w:rsidRPr="00193049">
              <w:rPr>
                <w:rFonts w:cs="Times New Roman" w:hint="eastAsia"/>
                <w:sz w:val="21"/>
                <w:szCs w:val="21"/>
                <w:rPrChange w:id="3592" w:author="zhouyou" w:date="2025-04-18T16:48:00Z">
                  <w:rPr>
                    <w:rFonts w:ascii="仿宋" w:hAnsi="仿宋" w:hint="eastAsia"/>
                    <w:sz w:val="21"/>
                    <w:szCs w:val="21"/>
                  </w:rPr>
                </w:rPrChange>
              </w:rPr>
              <w:t>华中科技大学</w:t>
            </w:r>
          </w:p>
        </w:tc>
        <w:tc>
          <w:tcPr>
            <w:tcW w:w="774" w:type="dxa"/>
            <w:tcPrChange w:id="3593" w:author="zhouyou" w:date="2025-04-18T16:57:00Z">
              <w:tcPr>
                <w:tcW w:w="981" w:type="dxa"/>
              </w:tcPr>
            </w:tcPrChange>
          </w:tcPr>
          <w:p w14:paraId="515E9FC1" w14:textId="77777777" w:rsidR="000705C5" w:rsidRPr="00193049" w:rsidRDefault="000705C5">
            <w:pPr>
              <w:ind w:firstLineChars="0" w:firstLine="0"/>
              <w:jc w:val="center"/>
              <w:rPr>
                <w:rFonts w:cs="Times New Roman"/>
                <w:color w:val="000000"/>
                <w:sz w:val="21"/>
                <w:szCs w:val="21"/>
                <w:rPrChange w:id="3594" w:author="zhouyou" w:date="2025-04-18T16:48:00Z">
                  <w:rPr>
                    <w:rFonts w:ascii="仿宋" w:hAnsi="仿宋" w:cs="宋体"/>
                    <w:color w:val="000000"/>
                    <w:sz w:val="21"/>
                    <w:szCs w:val="21"/>
                  </w:rPr>
                </w:rPrChange>
              </w:rPr>
            </w:pPr>
            <w:proofErr w:type="gramStart"/>
            <w:r w:rsidRPr="00193049">
              <w:rPr>
                <w:rFonts w:cs="Times New Roman" w:hint="eastAsia"/>
                <w:sz w:val="21"/>
                <w:szCs w:val="21"/>
                <w:rPrChange w:id="3595" w:author="zhouyou" w:date="2025-04-18T16:48:00Z">
                  <w:rPr>
                    <w:rFonts w:ascii="仿宋" w:hAnsi="仿宋" w:hint="eastAsia"/>
                    <w:sz w:val="21"/>
                    <w:szCs w:val="21"/>
                  </w:rPr>
                </w:rPrChange>
              </w:rPr>
              <w:t>曹强</w:t>
            </w:r>
            <w:proofErr w:type="gramEnd"/>
          </w:p>
        </w:tc>
        <w:tc>
          <w:tcPr>
            <w:tcW w:w="1258" w:type="dxa"/>
            <w:tcPrChange w:id="3596" w:author="zhouyou" w:date="2025-04-18T16:57:00Z">
              <w:tcPr>
                <w:tcW w:w="1258" w:type="dxa"/>
              </w:tcPr>
            </w:tcPrChange>
          </w:tcPr>
          <w:p w14:paraId="36239C23" w14:textId="77777777" w:rsidR="000705C5" w:rsidRPr="00193049" w:rsidRDefault="000705C5">
            <w:pPr>
              <w:ind w:firstLine="420"/>
              <w:jc w:val="center"/>
              <w:rPr>
                <w:rFonts w:cs="Times New Roman"/>
                <w:color w:val="000000"/>
                <w:sz w:val="21"/>
                <w:szCs w:val="21"/>
                <w:lang w:eastAsia="en-US"/>
                <w:rPrChange w:id="3597" w:author="zhouyou" w:date="2025-04-18T16:48:00Z">
                  <w:rPr>
                    <w:rFonts w:ascii="仿宋" w:hAnsi="仿宋" w:cs="宋体"/>
                    <w:color w:val="000000"/>
                    <w:sz w:val="21"/>
                    <w:szCs w:val="21"/>
                    <w:lang w:eastAsia="en-US"/>
                  </w:rPr>
                </w:rPrChange>
              </w:rPr>
              <w:pPrChange w:id="3598" w:author="zhouyou" w:date="2025-04-18T16:57:00Z">
                <w:pPr>
                  <w:ind w:firstLine="420"/>
                  <w:jc w:val="right"/>
                </w:pPr>
              </w:pPrChange>
            </w:pPr>
            <w:r w:rsidRPr="00193049">
              <w:rPr>
                <w:rFonts w:cs="Times New Roman"/>
                <w:sz w:val="21"/>
                <w:szCs w:val="21"/>
                <w:rPrChange w:id="3599" w:author="zhouyou" w:date="2025-04-18T16:48:00Z">
                  <w:rPr>
                    <w:rFonts w:ascii="仿宋" w:hAnsi="仿宋"/>
                    <w:sz w:val="21"/>
                    <w:szCs w:val="21"/>
                  </w:rPr>
                </w:rPrChange>
              </w:rPr>
              <w:t>400.00</w:t>
            </w:r>
          </w:p>
        </w:tc>
        <w:tc>
          <w:tcPr>
            <w:tcW w:w="1174" w:type="dxa"/>
            <w:tcPrChange w:id="3600" w:author="zhouyou" w:date="2025-04-18T16:57:00Z">
              <w:tcPr>
                <w:tcW w:w="1174" w:type="dxa"/>
              </w:tcPr>
            </w:tcPrChange>
          </w:tcPr>
          <w:p w14:paraId="0F29A935" w14:textId="77777777" w:rsidR="000705C5" w:rsidRPr="00193049" w:rsidRDefault="000705C5">
            <w:pPr>
              <w:ind w:firstLine="420"/>
              <w:jc w:val="center"/>
              <w:rPr>
                <w:rFonts w:cs="Times New Roman"/>
                <w:color w:val="000000"/>
                <w:sz w:val="21"/>
                <w:szCs w:val="21"/>
                <w:lang w:eastAsia="en-US"/>
                <w:rPrChange w:id="3601" w:author="zhouyou" w:date="2025-04-18T16:48:00Z">
                  <w:rPr>
                    <w:rFonts w:ascii="仿宋" w:hAnsi="仿宋" w:cs="宋体"/>
                    <w:color w:val="000000"/>
                    <w:sz w:val="21"/>
                    <w:szCs w:val="21"/>
                    <w:lang w:eastAsia="en-US"/>
                  </w:rPr>
                </w:rPrChange>
              </w:rPr>
              <w:pPrChange w:id="3602" w:author="zhouyou" w:date="2025-04-18T16:57:00Z">
                <w:pPr>
                  <w:ind w:firstLine="420"/>
                  <w:jc w:val="right"/>
                </w:pPr>
              </w:pPrChange>
            </w:pPr>
            <w:r w:rsidRPr="00193049">
              <w:rPr>
                <w:rFonts w:cs="Times New Roman"/>
                <w:sz w:val="21"/>
                <w:szCs w:val="21"/>
                <w:rPrChange w:id="3603" w:author="zhouyou" w:date="2025-04-18T16:48:00Z">
                  <w:rPr>
                    <w:rFonts w:ascii="仿宋" w:hAnsi="仿宋"/>
                    <w:sz w:val="21"/>
                    <w:szCs w:val="21"/>
                  </w:rPr>
                </w:rPrChange>
              </w:rPr>
              <w:t>0</w:t>
            </w:r>
          </w:p>
        </w:tc>
        <w:tc>
          <w:tcPr>
            <w:tcW w:w="967" w:type="dxa"/>
            <w:tcPrChange w:id="3604" w:author="zhouyou" w:date="2025-04-18T16:57:00Z">
              <w:tcPr>
                <w:tcW w:w="967" w:type="dxa"/>
              </w:tcPr>
            </w:tcPrChange>
          </w:tcPr>
          <w:p w14:paraId="4C4D1C76" w14:textId="77777777" w:rsidR="000705C5" w:rsidRPr="00193049" w:rsidRDefault="000705C5">
            <w:pPr>
              <w:ind w:firstLineChars="0" w:firstLine="0"/>
              <w:jc w:val="center"/>
              <w:rPr>
                <w:rFonts w:cs="Times New Roman"/>
                <w:color w:val="000000"/>
                <w:sz w:val="21"/>
                <w:szCs w:val="21"/>
                <w:lang w:eastAsia="en-US"/>
                <w:rPrChange w:id="3605" w:author="zhouyou" w:date="2025-04-18T16:48:00Z">
                  <w:rPr>
                    <w:rFonts w:ascii="仿宋" w:hAnsi="仿宋" w:cs="宋体"/>
                    <w:color w:val="000000"/>
                    <w:sz w:val="21"/>
                    <w:szCs w:val="21"/>
                    <w:lang w:eastAsia="en-US"/>
                  </w:rPr>
                </w:rPrChange>
              </w:rPr>
              <w:pPrChange w:id="3606" w:author="zhouyou" w:date="2025-04-18T16:57:00Z">
                <w:pPr>
                  <w:ind w:firstLineChars="0" w:firstLine="0"/>
                  <w:jc w:val="right"/>
                </w:pPr>
              </w:pPrChange>
            </w:pPr>
            <w:r w:rsidRPr="00193049">
              <w:rPr>
                <w:rFonts w:cs="Times New Roman"/>
                <w:sz w:val="21"/>
                <w:szCs w:val="21"/>
                <w:rPrChange w:id="3607" w:author="zhouyou" w:date="2025-04-18T16:48:00Z">
                  <w:rPr>
                    <w:rFonts w:ascii="仿宋" w:hAnsi="仿宋"/>
                    <w:sz w:val="21"/>
                    <w:szCs w:val="21"/>
                  </w:rPr>
                </w:rPrChange>
              </w:rPr>
              <w:t>400.00</w:t>
            </w:r>
          </w:p>
        </w:tc>
        <w:tc>
          <w:tcPr>
            <w:tcW w:w="967" w:type="dxa"/>
            <w:tcPrChange w:id="3608" w:author="zhouyou" w:date="2025-04-18T16:57:00Z">
              <w:tcPr>
                <w:tcW w:w="967" w:type="dxa"/>
              </w:tcPr>
            </w:tcPrChange>
          </w:tcPr>
          <w:p w14:paraId="4549BC46" w14:textId="77777777" w:rsidR="000705C5" w:rsidRPr="00193049" w:rsidRDefault="000705C5">
            <w:pPr>
              <w:ind w:firstLineChars="0" w:firstLine="0"/>
              <w:jc w:val="center"/>
              <w:rPr>
                <w:rFonts w:cs="Times New Roman"/>
                <w:color w:val="000000"/>
                <w:sz w:val="21"/>
                <w:szCs w:val="21"/>
                <w:lang w:eastAsia="en-US"/>
                <w:rPrChange w:id="3609" w:author="zhouyou" w:date="2025-04-18T16:48:00Z">
                  <w:rPr>
                    <w:rFonts w:ascii="仿宋" w:hAnsi="仿宋" w:cs="宋体"/>
                    <w:color w:val="000000"/>
                    <w:sz w:val="21"/>
                    <w:szCs w:val="21"/>
                    <w:lang w:eastAsia="en-US"/>
                  </w:rPr>
                </w:rPrChange>
              </w:rPr>
              <w:pPrChange w:id="3610" w:author="zhouyou" w:date="2025-04-18T16:57:00Z">
                <w:pPr>
                  <w:ind w:firstLineChars="0" w:firstLine="0"/>
                  <w:jc w:val="right"/>
                </w:pPr>
              </w:pPrChange>
            </w:pPr>
            <w:r w:rsidRPr="00193049">
              <w:rPr>
                <w:rFonts w:cs="Times New Roman"/>
                <w:sz w:val="21"/>
                <w:szCs w:val="21"/>
                <w:rPrChange w:id="3611" w:author="zhouyou" w:date="2025-04-18T16:48:00Z">
                  <w:rPr>
                    <w:rFonts w:ascii="仿宋" w:hAnsi="仿宋"/>
                    <w:sz w:val="21"/>
                    <w:szCs w:val="21"/>
                  </w:rPr>
                </w:rPrChange>
              </w:rPr>
              <w:t>314.00</w:t>
            </w:r>
          </w:p>
        </w:tc>
        <w:tc>
          <w:tcPr>
            <w:tcW w:w="967" w:type="dxa"/>
            <w:tcPrChange w:id="3612" w:author="zhouyou" w:date="2025-04-18T16:57:00Z">
              <w:tcPr>
                <w:tcW w:w="967" w:type="dxa"/>
              </w:tcPr>
            </w:tcPrChange>
          </w:tcPr>
          <w:p w14:paraId="38C8A85D" w14:textId="77777777" w:rsidR="000705C5" w:rsidRPr="00193049" w:rsidRDefault="000705C5">
            <w:pPr>
              <w:ind w:firstLineChars="0" w:firstLine="0"/>
              <w:jc w:val="center"/>
              <w:rPr>
                <w:rFonts w:cs="Times New Roman"/>
                <w:color w:val="000000"/>
                <w:sz w:val="21"/>
                <w:szCs w:val="21"/>
                <w:lang w:eastAsia="en-US"/>
                <w:rPrChange w:id="3613" w:author="zhouyou" w:date="2025-04-18T16:48:00Z">
                  <w:rPr>
                    <w:rFonts w:ascii="仿宋" w:hAnsi="仿宋" w:cs="宋体"/>
                    <w:color w:val="000000"/>
                    <w:sz w:val="21"/>
                    <w:szCs w:val="21"/>
                    <w:lang w:eastAsia="en-US"/>
                  </w:rPr>
                </w:rPrChange>
              </w:rPr>
              <w:pPrChange w:id="3614" w:author="zhouyou" w:date="2025-04-18T16:57:00Z">
                <w:pPr>
                  <w:ind w:firstLineChars="0" w:firstLine="0"/>
                  <w:jc w:val="right"/>
                </w:pPr>
              </w:pPrChange>
            </w:pPr>
            <w:r w:rsidRPr="00193049">
              <w:rPr>
                <w:rFonts w:cs="Times New Roman"/>
                <w:sz w:val="21"/>
                <w:szCs w:val="21"/>
                <w:rPrChange w:id="3615" w:author="zhouyou" w:date="2025-04-18T16:48:00Z">
                  <w:rPr>
                    <w:rFonts w:ascii="仿宋" w:hAnsi="仿宋"/>
                    <w:sz w:val="21"/>
                    <w:szCs w:val="21"/>
                  </w:rPr>
                </w:rPrChange>
              </w:rPr>
              <w:t>86.00</w:t>
            </w:r>
          </w:p>
        </w:tc>
        <w:tc>
          <w:tcPr>
            <w:tcW w:w="1153" w:type="dxa"/>
            <w:tcPrChange w:id="3616" w:author="zhouyou" w:date="2025-04-18T16:57:00Z">
              <w:tcPr>
                <w:tcW w:w="1153" w:type="dxa"/>
              </w:tcPr>
            </w:tcPrChange>
          </w:tcPr>
          <w:p w14:paraId="04EFD6F3" w14:textId="77777777" w:rsidR="000705C5" w:rsidRPr="00193049" w:rsidRDefault="000705C5">
            <w:pPr>
              <w:ind w:firstLine="420"/>
              <w:jc w:val="center"/>
              <w:rPr>
                <w:rFonts w:cs="Times New Roman"/>
                <w:color w:val="000000"/>
                <w:sz w:val="21"/>
                <w:szCs w:val="21"/>
                <w:lang w:eastAsia="en-US"/>
                <w:rPrChange w:id="3617" w:author="zhouyou" w:date="2025-04-18T16:48:00Z">
                  <w:rPr>
                    <w:rFonts w:ascii="仿宋" w:hAnsi="仿宋" w:cs="宋体"/>
                    <w:color w:val="000000"/>
                    <w:sz w:val="21"/>
                    <w:szCs w:val="21"/>
                    <w:lang w:eastAsia="en-US"/>
                  </w:rPr>
                </w:rPrChange>
              </w:rPr>
              <w:pPrChange w:id="3618" w:author="zhouyou" w:date="2025-04-18T16:57:00Z">
                <w:pPr>
                  <w:ind w:firstLine="420"/>
                  <w:jc w:val="right"/>
                </w:pPr>
              </w:pPrChange>
            </w:pPr>
            <w:r w:rsidRPr="00193049">
              <w:rPr>
                <w:rFonts w:cs="Times New Roman"/>
                <w:sz w:val="21"/>
                <w:szCs w:val="21"/>
                <w:rPrChange w:id="3619" w:author="zhouyou" w:date="2025-04-18T16:48:00Z">
                  <w:rPr>
                    <w:rFonts w:ascii="仿宋" w:hAnsi="仿宋"/>
                    <w:sz w:val="21"/>
                    <w:szCs w:val="21"/>
                  </w:rPr>
                </w:rPrChange>
              </w:rPr>
              <w:t>400.00</w:t>
            </w:r>
          </w:p>
        </w:tc>
        <w:tc>
          <w:tcPr>
            <w:tcW w:w="1020" w:type="dxa"/>
            <w:tcPrChange w:id="3620" w:author="zhouyou" w:date="2025-04-18T16:57:00Z">
              <w:tcPr>
                <w:tcW w:w="1020" w:type="dxa"/>
              </w:tcPr>
            </w:tcPrChange>
          </w:tcPr>
          <w:p w14:paraId="0015CF9E" w14:textId="77777777" w:rsidR="000705C5" w:rsidRPr="00193049" w:rsidRDefault="000705C5">
            <w:pPr>
              <w:ind w:firstLineChars="0" w:firstLine="0"/>
              <w:jc w:val="center"/>
              <w:rPr>
                <w:rFonts w:cs="Times New Roman"/>
                <w:color w:val="000000"/>
                <w:sz w:val="21"/>
                <w:szCs w:val="21"/>
                <w:lang w:eastAsia="en-US"/>
                <w:rPrChange w:id="3621" w:author="zhouyou" w:date="2025-04-18T16:48:00Z">
                  <w:rPr>
                    <w:rFonts w:ascii="仿宋" w:hAnsi="仿宋" w:cs="宋体"/>
                    <w:color w:val="000000"/>
                    <w:sz w:val="21"/>
                    <w:szCs w:val="21"/>
                    <w:lang w:eastAsia="en-US"/>
                  </w:rPr>
                </w:rPrChange>
              </w:rPr>
              <w:pPrChange w:id="3622" w:author="zhouyou" w:date="2025-04-18T16:57:00Z">
                <w:pPr>
                  <w:ind w:firstLineChars="0" w:firstLine="0"/>
                  <w:jc w:val="right"/>
                </w:pPr>
              </w:pPrChange>
            </w:pPr>
            <w:r w:rsidRPr="00193049">
              <w:rPr>
                <w:rFonts w:cs="Times New Roman"/>
                <w:sz w:val="21"/>
                <w:szCs w:val="21"/>
                <w:rPrChange w:id="3623" w:author="zhouyou" w:date="2025-04-18T16:48:00Z">
                  <w:rPr>
                    <w:rFonts w:ascii="仿宋" w:hAnsi="仿宋"/>
                    <w:sz w:val="21"/>
                    <w:szCs w:val="21"/>
                  </w:rPr>
                </w:rPrChange>
              </w:rPr>
              <w:t>0</w:t>
            </w:r>
          </w:p>
        </w:tc>
        <w:tc>
          <w:tcPr>
            <w:tcW w:w="1112" w:type="dxa"/>
            <w:tcPrChange w:id="3624" w:author="zhouyou" w:date="2025-04-18T16:57:00Z">
              <w:tcPr>
                <w:tcW w:w="1112" w:type="dxa"/>
              </w:tcPr>
            </w:tcPrChange>
          </w:tcPr>
          <w:p w14:paraId="5FCAA1BC" w14:textId="77777777" w:rsidR="000705C5" w:rsidRPr="00193049" w:rsidRDefault="000705C5">
            <w:pPr>
              <w:ind w:firstLine="420"/>
              <w:jc w:val="center"/>
              <w:rPr>
                <w:rFonts w:cs="Times New Roman"/>
                <w:color w:val="000000"/>
                <w:sz w:val="21"/>
                <w:szCs w:val="21"/>
                <w:lang w:eastAsia="en-US"/>
                <w:rPrChange w:id="3625" w:author="zhouyou" w:date="2025-04-18T16:48:00Z">
                  <w:rPr>
                    <w:rFonts w:ascii="仿宋" w:hAnsi="仿宋" w:cs="宋体"/>
                    <w:color w:val="000000"/>
                    <w:sz w:val="21"/>
                    <w:szCs w:val="21"/>
                    <w:lang w:eastAsia="en-US"/>
                  </w:rPr>
                </w:rPrChange>
              </w:rPr>
              <w:pPrChange w:id="3626" w:author="zhouyou" w:date="2025-04-18T16:57:00Z">
                <w:pPr>
                  <w:ind w:firstLine="420"/>
                  <w:jc w:val="right"/>
                </w:pPr>
              </w:pPrChange>
            </w:pPr>
            <w:r w:rsidRPr="00193049">
              <w:rPr>
                <w:rFonts w:cs="Times New Roman"/>
                <w:sz w:val="21"/>
                <w:szCs w:val="21"/>
                <w:rPrChange w:id="3627" w:author="zhouyou" w:date="2025-04-18T16:48:00Z">
                  <w:rPr>
                    <w:rFonts w:ascii="仿宋" w:hAnsi="仿宋"/>
                    <w:sz w:val="21"/>
                    <w:szCs w:val="21"/>
                  </w:rPr>
                </w:rPrChange>
              </w:rPr>
              <w:t>400.00</w:t>
            </w:r>
          </w:p>
        </w:tc>
      </w:tr>
      <w:tr w:rsidR="000705C5" w:rsidRPr="00193049" w14:paraId="3AAF8889" w14:textId="77777777" w:rsidTr="00081A8B">
        <w:trPr>
          <w:trHeight w:val="20"/>
          <w:jc w:val="center"/>
          <w:trPrChange w:id="3628" w:author="zhouyou" w:date="2025-04-18T16:57:00Z">
            <w:trPr>
              <w:trHeight w:val="20"/>
              <w:jc w:val="center"/>
            </w:trPr>
          </w:trPrChange>
        </w:trPr>
        <w:tc>
          <w:tcPr>
            <w:tcW w:w="597" w:type="dxa"/>
            <w:vAlign w:val="center"/>
            <w:tcPrChange w:id="3629" w:author="zhouyou" w:date="2025-04-18T16:57:00Z">
              <w:tcPr>
                <w:tcW w:w="597" w:type="dxa"/>
                <w:vAlign w:val="center"/>
              </w:tcPr>
            </w:tcPrChange>
          </w:tcPr>
          <w:p w14:paraId="00119B2A" w14:textId="77777777" w:rsidR="000705C5" w:rsidRPr="00193049" w:rsidRDefault="000705C5">
            <w:pPr>
              <w:ind w:firstLine="420"/>
              <w:jc w:val="center"/>
              <w:rPr>
                <w:rFonts w:cs="Times New Roman"/>
                <w:color w:val="000000"/>
                <w:sz w:val="21"/>
                <w:szCs w:val="21"/>
                <w:rPrChange w:id="3630" w:author="zhouyou" w:date="2025-04-18T16:48:00Z">
                  <w:rPr>
                    <w:rFonts w:ascii="仿宋" w:hAnsi="仿宋" w:cs="宋体"/>
                    <w:color w:val="000000"/>
                    <w:sz w:val="21"/>
                    <w:szCs w:val="21"/>
                  </w:rPr>
                </w:rPrChange>
              </w:rPr>
            </w:pPr>
          </w:p>
        </w:tc>
        <w:tc>
          <w:tcPr>
            <w:tcW w:w="874" w:type="dxa"/>
            <w:tcPrChange w:id="3631" w:author="zhouyou" w:date="2025-04-18T16:57:00Z">
              <w:tcPr>
                <w:tcW w:w="874" w:type="dxa"/>
              </w:tcPr>
            </w:tcPrChange>
          </w:tcPr>
          <w:p w14:paraId="3E7A3CF3" w14:textId="77777777" w:rsidR="000705C5" w:rsidRPr="00193049" w:rsidRDefault="000705C5">
            <w:pPr>
              <w:ind w:firstLine="420"/>
              <w:jc w:val="center"/>
              <w:rPr>
                <w:rFonts w:cs="Times New Roman"/>
                <w:sz w:val="21"/>
                <w:szCs w:val="21"/>
                <w:rPrChange w:id="3632" w:author="zhouyou" w:date="2025-04-18T16:48:00Z">
                  <w:rPr>
                    <w:rFonts w:ascii="仿宋" w:hAnsi="仿宋"/>
                    <w:sz w:val="21"/>
                    <w:szCs w:val="21"/>
                  </w:rPr>
                </w:rPrChange>
              </w:rPr>
            </w:pPr>
          </w:p>
        </w:tc>
        <w:tc>
          <w:tcPr>
            <w:tcW w:w="1218" w:type="dxa"/>
            <w:vMerge/>
            <w:tcPrChange w:id="3633" w:author="zhouyou" w:date="2025-04-18T16:57:00Z">
              <w:tcPr>
                <w:tcW w:w="1359" w:type="dxa"/>
                <w:vMerge/>
              </w:tcPr>
            </w:tcPrChange>
          </w:tcPr>
          <w:p w14:paraId="728113F0" w14:textId="77777777" w:rsidR="000705C5" w:rsidRPr="00193049" w:rsidRDefault="000705C5">
            <w:pPr>
              <w:ind w:firstLineChars="0" w:firstLine="0"/>
              <w:jc w:val="center"/>
              <w:rPr>
                <w:rFonts w:cs="Times New Roman"/>
                <w:sz w:val="21"/>
                <w:szCs w:val="21"/>
                <w:rPrChange w:id="3634" w:author="zhouyou" w:date="2025-04-18T16:48:00Z">
                  <w:rPr>
                    <w:rFonts w:ascii="仿宋" w:hAnsi="仿宋"/>
                    <w:sz w:val="21"/>
                    <w:szCs w:val="21"/>
                  </w:rPr>
                </w:rPrChange>
              </w:rPr>
            </w:pPr>
          </w:p>
        </w:tc>
        <w:tc>
          <w:tcPr>
            <w:tcW w:w="2551" w:type="dxa"/>
            <w:tcPrChange w:id="3635" w:author="zhouyou" w:date="2025-04-18T16:57:00Z">
              <w:tcPr>
                <w:tcW w:w="2203" w:type="dxa"/>
              </w:tcPr>
            </w:tcPrChange>
          </w:tcPr>
          <w:p w14:paraId="5CE6C79C" w14:textId="77777777" w:rsidR="000705C5" w:rsidRPr="00193049" w:rsidRDefault="000705C5">
            <w:pPr>
              <w:ind w:firstLineChars="0" w:firstLine="0"/>
              <w:jc w:val="center"/>
              <w:rPr>
                <w:rFonts w:cs="Times New Roman"/>
                <w:sz w:val="21"/>
                <w:szCs w:val="21"/>
                <w:rPrChange w:id="3636" w:author="zhouyou" w:date="2025-04-18T16:48:00Z">
                  <w:rPr>
                    <w:rFonts w:ascii="仿宋" w:hAnsi="仿宋"/>
                    <w:sz w:val="21"/>
                    <w:szCs w:val="21"/>
                  </w:rPr>
                </w:rPrChange>
              </w:rPr>
            </w:pPr>
            <w:r w:rsidRPr="00193049">
              <w:rPr>
                <w:rFonts w:cs="Times New Roman" w:hint="eastAsia"/>
                <w:sz w:val="21"/>
                <w:szCs w:val="21"/>
                <w:rPrChange w:id="3637" w:author="zhouyou" w:date="2025-04-18T16:48:00Z">
                  <w:rPr>
                    <w:rFonts w:ascii="仿宋" w:hAnsi="仿宋" w:hint="eastAsia"/>
                    <w:sz w:val="21"/>
                    <w:szCs w:val="21"/>
                  </w:rPr>
                </w:rPrChange>
              </w:rPr>
              <w:t>济南浪潮数据技术有限公司</w:t>
            </w:r>
          </w:p>
        </w:tc>
        <w:tc>
          <w:tcPr>
            <w:tcW w:w="774" w:type="dxa"/>
            <w:tcPrChange w:id="3638" w:author="zhouyou" w:date="2025-04-18T16:57:00Z">
              <w:tcPr>
                <w:tcW w:w="981" w:type="dxa"/>
              </w:tcPr>
            </w:tcPrChange>
          </w:tcPr>
          <w:p w14:paraId="1C849B64" w14:textId="77777777" w:rsidR="000705C5" w:rsidRPr="00193049" w:rsidRDefault="000705C5">
            <w:pPr>
              <w:ind w:firstLineChars="95" w:firstLine="199"/>
              <w:jc w:val="center"/>
              <w:rPr>
                <w:rFonts w:cs="Times New Roman"/>
                <w:sz w:val="21"/>
                <w:szCs w:val="21"/>
                <w:rPrChange w:id="3639" w:author="zhouyou" w:date="2025-04-18T16:48:00Z">
                  <w:rPr>
                    <w:rFonts w:ascii="仿宋" w:hAnsi="仿宋"/>
                    <w:sz w:val="21"/>
                    <w:szCs w:val="21"/>
                  </w:rPr>
                </w:rPrChange>
              </w:rPr>
              <w:pPrChange w:id="3640" w:author="zhouyou" w:date="2025-04-18T16:57:00Z">
                <w:pPr>
                  <w:ind w:firstLineChars="95" w:firstLine="199"/>
                </w:pPr>
              </w:pPrChange>
            </w:pPr>
          </w:p>
        </w:tc>
        <w:tc>
          <w:tcPr>
            <w:tcW w:w="1258" w:type="dxa"/>
            <w:tcPrChange w:id="3641" w:author="zhouyou" w:date="2025-04-18T16:57:00Z">
              <w:tcPr>
                <w:tcW w:w="1258" w:type="dxa"/>
              </w:tcPr>
            </w:tcPrChange>
          </w:tcPr>
          <w:p w14:paraId="264A1E80" w14:textId="77777777" w:rsidR="000705C5" w:rsidRPr="00193049" w:rsidRDefault="000705C5">
            <w:pPr>
              <w:ind w:firstLine="420"/>
              <w:jc w:val="center"/>
              <w:rPr>
                <w:rFonts w:cs="Times New Roman"/>
                <w:sz w:val="21"/>
                <w:szCs w:val="21"/>
                <w:rPrChange w:id="3642" w:author="zhouyou" w:date="2025-04-18T16:48:00Z">
                  <w:rPr>
                    <w:rFonts w:ascii="仿宋" w:hAnsi="仿宋"/>
                    <w:sz w:val="21"/>
                    <w:szCs w:val="21"/>
                  </w:rPr>
                </w:rPrChange>
              </w:rPr>
              <w:pPrChange w:id="3643" w:author="zhouyou" w:date="2025-04-18T16:57:00Z">
                <w:pPr>
                  <w:ind w:firstLine="420"/>
                  <w:jc w:val="right"/>
                </w:pPr>
              </w:pPrChange>
            </w:pPr>
            <w:r w:rsidRPr="00193049">
              <w:rPr>
                <w:rFonts w:cs="Times New Roman"/>
                <w:sz w:val="21"/>
                <w:szCs w:val="21"/>
                <w:rPrChange w:id="3644" w:author="zhouyou" w:date="2025-04-18T16:48:00Z">
                  <w:rPr>
                    <w:rFonts w:ascii="仿宋" w:hAnsi="仿宋"/>
                    <w:sz w:val="21"/>
                    <w:szCs w:val="21"/>
                  </w:rPr>
                </w:rPrChange>
              </w:rPr>
              <w:t>150.00</w:t>
            </w:r>
          </w:p>
        </w:tc>
        <w:tc>
          <w:tcPr>
            <w:tcW w:w="1174" w:type="dxa"/>
            <w:tcPrChange w:id="3645" w:author="zhouyou" w:date="2025-04-18T16:57:00Z">
              <w:tcPr>
                <w:tcW w:w="1174" w:type="dxa"/>
              </w:tcPr>
            </w:tcPrChange>
          </w:tcPr>
          <w:p w14:paraId="0480DFCF" w14:textId="77777777" w:rsidR="000705C5" w:rsidRPr="00193049" w:rsidRDefault="000705C5">
            <w:pPr>
              <w:ind w:firstLine="420"/>
              <w:jc w:val="center"/>
              <w:rPr>
                <w:rFonts w:cs="Times New Roman"/>
                <w:sz w:val="21"/>
                <w:szCs w:val="21"/>
                <w:rPrChange w:id="3646" w:author="zhouyou" w:date="2025-04-18T16:48:00Z">
                  <w:rPr>
                    <w:rFonts w:ascii="仿宋" w:hAnsi="仿宋"/>
                    <w:sz w:val="21"/>
                    <w:szCs w:val="21"/>
                  </w:rPr>
                </w:rPrChange>
              </w:rPr>
              <w:pPrChange w:id="3647" w:author="zhouyou" w:date="2025-04-18T16:57:00Z">
                <w:pPr>
                  <w:ind w:firstLine="420"/>
                  <w:jc w:val="right"/>
                </w:pPr>
              </w:pPrChange>
            </w:pPr>
            <w:r w:rsidRPr="00193049">
              <w:rPr>
                <w:rFonts w:cs="Times New Roman"/>
                <w:sz w:val="21"/>
                <w:szCs w:val="21"/>
                <w:rPrChange w:id="3648" w:author="zhouyou" w:date="2025-04-18T16:48:00Z">
                  <w:rPr>
                    <w:rFonts w:ascii="仿宋" w:hAnsi="仿宋"/>
                    <w:sz w:val="21"/>
                    <w:szCs w:val="21"/>
                  </w:rPr>
                </w:rPrChange>
              </w:rPr>
              <w:t>150.00</w:t>
            </w:r>
          </w:p>
        </w:tc>
        <w:tc>
          <w:tcPr>
            <w:tcW w:w="967" w:type="dxa"/>
            <w:tcPrChange w:id="3649" w:author="zhouyou" w:date="2025-04-18T16:57:00Z">
              <w:tcPr>
                <w:tcW w:w="967" w:type="dxa"/>
              </w:tcPr>
            </w:tcPrChange>
          </w:tcPr>
          <w:p w14:paraId="5F16AA5D" w14:textId="77777777" w:rsidR="000705C5" w:rsidRPr="00193049" w:rsidRDefault="000705C5">
            <w:pPr>
              <w:ind w:firstLineChars="0" w:firstLine="0"/>
              <w:jc w:val="center"/>
              <w:rPr>
                <w:rFonts w:cs="Times New Roman"/>
                <w:sz w:val="21"/>
                <w:szCs w:val="21"/>
                <w:rPrChange w:id="3650" w:author="zhouyou" w:date="2025-04-18T16:48:00Z">
                  <w:rPr>
                    <w:rFonts w:ascii="仿宋" w:hAnsi="仿宋"/>
                    <w:sz w:val="21"/>
                    <w:szCs w:val="21"/>
                  </w:rPr>
                </w:rPrChange>
              </w:rPr>
              <w:pPrChange w:id="3651" w:author="zhouyou" w:date="2025-04-18T16:57:00Z">
                <w:pPr>
                  <w:ind w:firstLineChars="0" w:firstLine="0"/>
                  <w:jc w:val="right"/>
                </w:pPr>
              </w:pPrChange>
            </w:pPr>
            <w:r w:rsidRPr="00193049">
              <w:rPr>
                <w:rFonts w:cs="Times New Roman"/>
                <w:sz w:val="21"/>
                <w:szCs w:val="21"/>
                <w:rPrChange w:id="3652" w:author="zhouyou" w:date="2025-04-18T16:48:00Z">
                  <w:rPr>
                    <w:rFonts w:ascii="仿宋" w:hAnsi="仿宋"/>
                    <w:sz w:val="21"/>
                    <w:szCs w:val="21"/>
                  </w:rPr>
                </w:rPrChange>
              </w:rPr>
              <w:t>300.00</w:t>
            </w:r>
          </w:p>
        </w:tc>
        <w:tc>
          <w:tcPr>
            <w:tcW w:w="967" w:type="dxa"/>
            <w:tcPrChange w:id="3653" w:author="zhouyou" w:date="2025-04-18T16:57:00Z">
              <w:tcPr>
                <w:tcW w:w="967" w:type="dxa"/>
              </w:tcPr>
            </w:tcPrChange>
          </w:tcPr>
          <w:p w14:paraId="0392AB66" w14:textId="77777777" w:rsidR="000705C5" w:rsidRPr="00193049" w:rsidRDefault="000705C5">
            <w:pPr>
              <w:ind w:firstLineChars="0" w:firstLine="0"/>
              <w:jc w:val="center"/>
              <w:rPr>
                <w:rFonts w:cs="Times New Roman"/>
                <w:sz w:val="21"/>
                <w:szCs w:val="21"/>
                <w:rPrChange w:id="3654" w:author="zhouyou" w:date="2025-04-18T16:48:00Z">
                  <w:rPr>
                    <w:rFonts w:ascii="仿宋" w:hAnsi="仿宋"/>
                    <w:sz w:val="21"/>
                    <w:szCs w:val="21"/>
                  </w:rPr>
                </w:rPrChange>
              </w:rPr>
              <w:pPrChange w:id="3655" w:author="zhouyou" w:date="2025-04-18T16:57:00Z">
                <w:pPr>
                  <w:ind w:firstLineChars="0" w:firstLine="0"/>
                  <w:jc w:val="right"/>
                </w:pPr>
              </w:pPrChange>
            </w:pPr>
            <w:r w:rsidRPr="00193049">
              <w:rPr>
                <w:rFonts w:cs="Times New Roman"/>
                <w:sz w:val="21"/>
                <w:szCs w:val="21"/>
                <w:rPrChange w:id="3656" w:author="zhouyou" w:date="2025-04-18T16:48:00Z">
                  <w:rPr>
                    <w:rFonts w:ascii="仿宋" w:hAnsi="仿宋"/>
                    <w:sz w:val="21"/>
                    <w:szCs w:val="21"/>
                  </w:rPr>
                </w:rPrChange>
              </w:rPr>
              <w:t>137.00</w:t>
            </w:r>
          </w:p>
        </w:tc>
        <w:tc>
          <w:tcPr>
            <w:tcW w:w="967" w:type="dxa"/>
            <w:tcPrChange w:id="3657" w:author="zhouyou" w:date="2025-04-18T16:57:00Z">
              <w:tcPr>
                <w:tcW w:w="967" w:type="dxa"/>
              </w:tcPr>
            </w:tcPrChange>
          </w:tcPr>
          <w:p w14:paraId="2CC613F7" w14:textId="77777777" w:rsidR="000705C5" w:rsidRPr="00193049" w:rsidRDefault="000705C5">
            <w:pPr>
              <w:ind w:firstLineChars="0" w:firstLine="0"/>
              <w:jc w:val="center"/>
              <w:rPr>
                <w:rFonts w:cs="Times New Roman"/>
                <w:sz w:val="21"/>
                <w:szCs w:val="21"/>
                <w:rPrChange w:id="3658" w:author="zhouyou" w:date="2025-04-18T16:48:00Z">
                  <w:rPr>
                    <w:rFonts w:ascii="仿宋" w:hAnsi="仿宋"/>
                    <w:sz w:val="21"/>
                    <w:szCs w:val="21"/>
                  </w:rPr>
                </w:rPrChange>
              </w:rPr>
              <w:pPrChange w:id="3659" w:author="zhouyou" w:date="2025-04-18T16:57:00Z">
                <w:pPr>
                  <w:ind w:firstLineChars="0" w:firstLine="0"/>
                  <w:jc w:val="right"/>
                </w:pPr>
              </w:pPrChange>
            </w:pPr>
            <w:r w:rsidRPr="00193049">
              <w:rPr>
                <w:rFonts w:cs="Times New Roman"/>
                <w:sz w:val="21"/>
                <w:szCs w:val="21"/>
                <w:rPrChange w:id="3660" w:author="zhouyou" w:date="2025-04-18T16:48:00Z">
                  <w:rPr>
                    <w:rFonts w:ascii="仿宋" w:hAnsi="仿宋"/>
                    <w:sz w:val="21"/>
                    <w:szCs w:val="21"/>
                  </w:rPr>
                </w:rPrChange>
              </w:rPr>
              <w:t>13.00</w:t>
            </w:r>
          </w:p>
        </w:tc>
        <w:tc>
          <w:tcPr>
            <w:tcW w:w="1153" w:type="dxa"/>
            <w:tcPrChange w:id="3661" w:author="zhouyou" w:date="2025-04-18T16:57:00Z">
              <w:tcPr>
                <w:tcW w:w="1153" w:type="dxa"/>
              </w:tcPr>
            </w:tcPrChange>
          </w:tcPr>
          <w:p w14:paraId="45F8AF24" w14:textId="77777777" w:rsidR="000705C5" w:rsidRPr="00193049" w:rsidRDefault="000705C5">
            <w:pPr>
              <w:ind w:firstLine="420"/>
              <w:jc w:val="center"/>
              <w:rPr>
                <w:rFonts w:cs="Times New Roman"/>
                <w:sz w:val="21"/>
                <w:szCs w:val="21"/>
                <w:rPrChange w:id="3662" w:author="zhouyou" w:date="2025-04-18T16:48:00Z">
                  <w:rPr>
                    <w:rFonts w:ascii="仿宋" w:hAnsi="仿宋"/>
                    <w:sz w:val="21"/>
                    <w:szCs w:val="21"/>
                  </w:rPr>
                </w:rPrChange>
              </w:rPr>
              <w:pPrChange w:id="3663" w:author="zhouyou" w:date="2025-04-18T16:57:00Z">
                <w:pPr>
                  <w:ind w:firstLine="420"/>
                  <w:jc w:val="right"/>
                </w:pPr>
              </w:pPrChange>
            </w:pPr>
            <w:r w:rsidRPr="00193049">
              <w:rPr>
                <w:rFonts w:cs="Times New Roman"/>
                <w:sz w:val="21"/>
                <w:szCs w:val="21"/>
                <w:rPrChange w:id="3664" w:author="zhouyou" w:date="2025-04-18T16:48:00Z">
                  <w:rPr>
                    <w:rFonts w:ascii="仿宋" w:hAnsi="仿宋"/>
                    <w:sz w:val="21"/>
                    <w:szCs w:val="21"/>
                  </w:rPr>
                </w:rPrChange>
              </w:rPr>
              <w:t>150.00</w:t>
            </w:r>
          </w:p>
        </w:tc>
        <w:tc>
          <w:tcPr>
            <w:tcW w:w="1020" w:type="dxa"/>
            <w:tcPrChange w:id="3665" w:author="zhouyou" w:date="2025-04-18T16:57:00Z">
              <w:tcPr>
                <w:tcW w:w="1020" w:type="dxa"/>
              </w:tcPr>
            </w:tcPrChange>
          </w:tcPr>
          <w:p w14:paraId="7063CBB2" w14:textId="77777777" w:rsidR="000705C5" w:rsidRPr="00193049" w:rsidRDefault="000705C5">
            <w:pPr>
              <w:ind w:firstLineChars="0" w:firstLine="0"/>
              <w:jc w:val="center"/>
              <w:rPr>
                <w:rFonts w:cs="Times New Roman"/>
                <w:sz w:val="21"/>
                <w:szCs w:val="21"/>
                <w:rPrChange w:id="3666" w:author="zhouyou" w:date="2025-04-18T16:48:00Z">
                  <w:rPr>
                    <w:rFonts w:ascii="仿宋" w:hAnsi="仿宋"/>
                    <w:sz w:val="21"/>
                    <w:szCs w:val="21"/>
                  </w:rPr>
                </w:rPrChange>
              </w:rPr>
              <w:pPrChange w:id="3667" w:author="zhouyou" w:date="2025-04-18T16:57:00Z">
                <w:pPr>
                  <w:ind w:firstLineChars="0" w:firstLine="0"/>
                  <w:jc w:val="right"/>
                </w:pPr>
              </w:pPrChange>
            </w:pPr>
            <w:r w:rsidRPr="00193049">
              <w:rPr>
                <w:rFonts w:cs="Times New Roman"/>
                <w:sz w:val="21"/>
                <w:szCs w:val="21"/>
                <w:rPrChange w:id="3668" w:author="zhouyou" w:date="2025-04-18T16:48:00Z">
                  <w:rPr>
                    <w:rFonts w:ascii="仿宋" w:hAnsi="仿宋"/>
                    <w:sz w:val="21"/>
                    <w:szCs w:val="21"/>
                  </w:rPr>
                </w:rPrChange>
              </w:rPr>
              <w:t>150.00</w:t>
            </w:r>
          </w:p>
        </w:tc>
        <w:tc>
          <w:tcPr>
            <w:tcW w:w="1112" w:type="dxa"/>
            <w:tcPrChange w:id="3669" w:author="zhouyou" w:date="2025-04-18T16:57:00Z">
              <w:tcPr>
                <w:tcW w:w="1112" w:type="dxa"/>
              </w:tcPr>
            </w:tcPrChange>
          </w:tcPr>
          <w:p w14:paraId="3F8A60C7" w14:textId="77777777" w:rsidR="000705C5" w:rsidRPr="00193049" w:rsidRDefault="000705C5">
            <w:pPr>
              <w:ind w:firstLine="420"/>
              <w:jc w:val="center"/>
              <w:rPr>
                <w:rFonts w:cs="Times New Roman"/>
                <w:sz w:val="21"/>
                <w:szCs w:val="21"/>
                <w:rPrChange w:id="3670" w:author="zhouyou" w:date="2025-04-18T16:48:00Z">
                  <w:rPr>
                    <w:rFonts w:ascii="仿宋" w:hAnsi="仿宋"/>
                    <w:sz w:val="21"/>
                    <w:szCs w:val="21"/>
                  </w:rPr>
                </w:rPrChange>
              </w:rPr>
              <w:pPrChange w:id="3671" w:author="zhouyou" w:date="2025-04-18T16:57:00Z">
                <w:pPr>
                  <w:ind w:firstLine="420"/>
                  <w:jc w:val="right"/>
                </w:pPr>
              </w:pPrChange>
            </w:pPr>
            <w:r w:rsidRPr="00193049">
              <w:rPr>
                <w:rFonts w:cs="Times New Roman"/>
                <w:sz w:val="21"/>
                <w:szCs w:val="21"/>
                <w:rPrChange w:id="3672" w:author="zhouyou" w:date="2025-04-18T16:48:00Z">
                  <w:rPr>
                    <w:rFonts w:ascii="仿宋" w:hAnsi="仿宋"/>
                    <w:sz w:val="21"/>
                    <w:szCs w:val="21"/>
                  </w:rPr>
                </w:rPrChange>
              </w:rPr>
              <w:t>300.00</w:t>
            </w:r>
          </w:p>
        </w:tc>
      </w:tr>
      <w:tr w:rsidR="000705C5" w:rsidRPr="00193049" w14:paraId="5EDFA038" w14:textId="77777777" w:rsidTr="00081A8B">
        <w:trPr>
          <w:trHeight w:val="20"/>
          <w:jc w:val="center"/>
          <w:trPrChange w:id="3673" w:author="zhouyou" w:date="2025-04-18T16:57:00Z">
            <w:trPr>
              <w:trHeight w:val="20"/>
              <w:jc w:val="center"/>
            </w:trPr>
          </w:trPrChange>
        </w:trPr>
        <w:tc>
          <w:tcPr>
            <w:tcW w:w="597" w:type="dxa"/>
            <w:vAlign w:val="center"/>
            <w:tcPrChange w:id="3674" w:author="zhouyou" w:date="2025-04-18T16:57:00Z">
              <w:tcPr>
                <w:tcW w:w="597" w:type="dxa"/>
                <w:vAlign w:val="center"/>
              </w:tcPr>
            </w:tcPrChange>
          </w:tcPr>
          <w:p w14:paraId="7B15CC3A" w14:textId="77777777" w:rsidR="000705C5" w:rsidRPr="00193049" w:rsidRDefault="000705C5">
            <w:pPr>
              <w:ind w:firstLine="420"/>
              <w:jc w:val="center"/>
              <w:rPr>
                <w:rFonts w:cs="Times New Roman"/>
                <w:color w:val="000000"/>
                <w:sz w:val="21"/>
                <w:szCs w:val="21"/>
                <w:rPrChange w:id="3675" w:author="zhouyou" w:date="2025-04-18T16:48:00Z">
                  <w:rPr>
                    <w:rFonts w:ascii="仿宋" w:hAnsi="仿宋" w:cs="宋体"/>
                    <w:color w:val="000000"/>
                    <w:sz w:val="21"/>
                    <w:szCs w:val="21"/>
                  </w:rPr>
                </w:rPrChange>
              </w:rPr>
            </w:pPr>
          </w:p>
        </w:tc>
        <w:tc>
          <w:tcPr>
            <w:tcW w:w="874" w:type="dxa"/>
            <w:tcPrChange w:id="3676" w:author="zhouyou" w:date="2025-04-18T16:57:00Z">
              <w:tcPr>
                <w:tcW w:w="874" w:type="dxa"/>
              </w:tcPr>
            </w:tcPrChange>
          </w:tcPr>
          <w:p w14:paraId="0E48D2D2" w14:textId="77777777" w:rsidR="000705C5" w:rsidRPr="00193049" w:rsidRDefault="000705C5">
            <w:pPr>
              <w:ind w:firstLine="420"/>
              <w:jc w:val="center"/>
              <w:rPr>
                <w:rFonts w:cs="Times New Roman"/>
                <w:sz w:val="21"/>
                <w:szCs w:val="21"/>
                <w:rPrChange w:id="3677" w:author="zhouyou" w:date="2025-04-18T16:48:00Z">
                  <w:rPr>
                    <w:rFonts w:ascii="仿宋" w:hAnsi="仿宋"/>
                    <w:sz w:val="21"/>
                    <w:szCs w:val="21"/>
                  </w:rPr>
                </w:rPrChange>
              </w:rPr>
            </w:pPr>
          </w:p>
        </w:tc>
        <w:tc>
          <w:tcPr>
            <w:tcW w:w="1218" w:type="dxa"/>
            <w:vMerge/>
            <w:tcPrChange w:id="3678" w:author="zhouyou" w:date="2025-04-18T16:57:00Z">
              <w:tcPr>
                <w:tcW w:w="1359" w:type="dxa"/>
                <w:vMerge/>
              </w:tcPr>
            </w:tcPrChange>
          </w:tcPr>
          <w:p w14:paraId="1ACC7E9C" w14:textId="77777777" w:rsidR="000705C5" w:rsidRPr="00193049" w:rsidRDefault="000705C5">
            <w:pPr>
              <w:ind w:firstLineChars="0" w:firstLine="0"/>
              <w:jc w:val="center"/>
              <w:rPr>
                <w:rFonts w:cs="Times New Roman"/>
                <w:sz w:val="21"/>
                <w:szCs w:val="21"/>
                <w:rPrChange w:id="3679" w:author="zhouyou" w:date="2025-04-18T16:48:00Z">
                  <w:rPr>
                    <w:rFonts w:ascii="仿宋" w:hAnsi="仿宋"/>
                    <w:sz w:val="21"/>
                    <w:szCs w:val="21"/>
                  </w:rPr>
                </w:rPrChange>
              </w:rPr>
            </w:pPr>
          </w:p>
        </w:tc>
        <w:tc>
          <w:tcPr>
            <w:tcW w:w="2551" w:type="dxa"/>
            <w:tcPrChange w:id="3680" w:author="zhouyou" w:date="2025-04-18T16:57:00Z">
              <w:tcPr>
                <w:tcW w:w="2203" w:type="dxa"/>
              </w:tcPr>
            </w:tcPrChange>
          </w:tcPr>
          <w:p w14:paraId="3221E29E" w14:textId="77777777" w:rsidR="000705C5" w:rsidRPr="00193049" w:rsidRDefault="000705C5">
            <w:pPr>
              <w:ind w:firstLineChars="0" w:firstLine="0"/>
              <w:jc w:val="center"/>
              <w:rPr>
                <w:rFonts w:cs="Times New Roman"/>
                <w:sz w:val="21"/>
                <w:szCs w:val="21"/>
                <w:rPrChange w:id="3681" w:author="zhouyou" w:date="2025-04-18T16:48:00Z">
                  <w:rPr>
                    <w:rFonts w:ascii="仿宋" w:hAnsi="仿宋"/>
                    <w:sz w:val="21"/>
                    <w:szCs w:val="21"/>
                  </w:rPr>
                </w:rPrChange>
              </w:rPr>
            </w:pPr>
            <w:r w:rsidRPr="00193049">
              <w:rPr>
                <w:rFonts w:cs="Times New Roman" w:hint="eastAsia"/>
                <w:sz w:val="21"/>
                <w:szCs w:val="21"/>
                <w:rPrChange w:id="3682" w:author="zhouyou" w:date="2025-04-18T16:48:00Z">
                  <w:rPr>
                    <w:rFonts w:ascii="仿宋" w:hAnsi="仿宋" w:hint="eastAsia"/>
                    <w:sz w:val="21"/>
                    <w:szCs w:val="21"/>
                  </w:rPr>
                </w:rPrChange>
              </w:rPr>
              <w:t>山东省计算中心（国家超级计算济南中心）</w:t>
            </w:r>
          </w:p>
        </w:tc>
        <w:tc>
          <w:tcPr>
            <w:tcW w:w="774" w:type="dxa"/>
            <w:tcPrChange w:id="3683" w:author="zhouyou" w:date="2025-04-18T16:57:00Z">
              <w:tcPr>
                <w:tcW w:w="981" w:type="dxa"/>
              </w:tcPr>
            </w:tcPrChange>
          </w:tcPr>
          <w:p w14:paraId="58FF86DD" w14:textId="77777777" w:rsidR="000705C5" w:rsidRPr="00193049" w:rsidRDefault="000705C5">
            <w:pPr>
              <w:ind w:firstLineChars="95" w:firstLine="199"/>
              <w:jc w:val="center"/>
              <w:rPr>
                <w:rFonts w:cs="Times New Roman"/>
                <w:sz w:val="21"/>
                <w:szCs w:val="21"/>
                <w:rPrChange w:id="3684" w:author="zhouyou" w:date="2025-04-18T16:48:00Z">
                  <w:rPr>
                    <w:rFonts w:ascii="仿宋" w:hAnsi="仿宋"/>
                    <w:sz w:val="21"/>
                    <w:szCs w:val="21"/>
                  </w:rPr>
                </w:rPrChange>
              </w:rPr>
              <w:pPrChange w:id="3685" w:author="zhouyou" w:date="2025-04-18T16:57:00Z">
                <w:pPr>
                  <w:ind w:firstLineChars="95" w:firstLine="199"/>
                </w:pPr>
              </w:pPrChange>
            </w:pPr>
          </w:p>
        </w:tc>
        <w:tc>
          <w:tcPr>
            <w:tcW w:w="1258" w:type="dxa"/>
            <w:tcPrChange w:id="3686" w:author="zhouyou" w:date="2025-04-18T16:57:00Z">
              <w:tcPr>
                <w:tcW w:w="1258" w:type="dxa"/>
              </w:tcPr>
            </w:tcPrChange>
          </w:tcPr>
          <w:p w14:paraId="5DE5A05A" w14:textId="77777777" w:rsidR="000705C5" w:rsidRPr="00193049" w:rsidRDefault="000705C5">
            <w:pPr>
              <w:ind w:firstLine="420"/>
              <w:jc w:val="center"/>
              <w:rPr>
                <w:rFonts w:cs="Times New Roman"/>
                <w:sz w:val="21"/>
                <w:szCs w:val="21"/>
                <w:rPrChange w:id="3687" w:author="zhouyou" w:date="2025-04-18T16:48:00Z">
                  <w:rPr>
                    <w:rFonts w:ascii="仿宋" w:hAnsi="仿宋"/>
                    <w:sz w:val="21"/>
                    <w:szCs w:val="21"/>
                  </w:rPr>
                </w:rPrChange>
              </w:rPr>
              <w:pPrChange w:id="3688" w:author="zhouyou" w:date="2025-04-18T16:57:00Z">
                <w:pPr>
                  <w:ind w:firstLine="420"/>
                  <w:jc w:val="right"/>
                </w:pPr>
              </w:pPrChange>
            </w:pPr>
            <w:r w:rsidRPr="00193049">
              <w:rPr>
                <w:rFonts w:cs="Times New Roman"/>
                <w:sz w:val="21"/>
                <w:szCs w:val="21"/>
                <w:rPrChange w:id="3689" w:author="zhouyou" w:date="2025-04-18T16:48:00Z">
                  <w:rPr>
                    <w:rFonts w:ascii="仿宋" w:hAnsi="仿宋"/>
                    <w:sz w:val="21"/>
                    <w:szCs w:val="21"/>
                  </w:rPr>
                </w:rPrChange>
              </w:rPr>
              <w:t>50.00</w:t>
            </w:r>
          </w:p>
        </w:tc>
        <w:tc>
          <w:tcPr>
            <w:tcW w:w="1174" w:type="dxa"/>
            <w:tcPrChange w:id="3690" w:author="zhouyou" w:date="2025-04-18T16:57:00Z">
              <w:tcPr>
                <w:tcW w:w="1174" w:type="dxa"/>
              </w:tcPr>
            </w:tcPrChange>
          </w:tcPr>
          <w:p w14:paraId="4D459541" w14:textId="77777777" w:rsidR="000705C5" w:rsidRPr="00193049" w:rsidRDefault="000705C5">
            <w:pPr>
              <w:ind w:firstLine="420"/>
              <w:jc w:val="center"/>
              <w:rPr>
                <w:rFonts w:cs="Times New Roman"/>
                <w:sz w:val="21"/>
                <w:szCs w:val="21"/>
                <w:rPrChange w:id="3691" w:author="zhouyou" w:date="2025-04-18T16:48:00Z">
                  <w:rPr>
                    <w:rFonts w:ascii="仿宋" w:hAnsi="仿宋"/>
                    <w:sz w:val="21"/>
                    <w:szCs w:val="21"/>
                  </w:rPr>
                </w:rPrChange>
              </w:rPr>
              <w:pPrChange w:id="3692" w:author="zhouyou" w:date="2025-04-18T16:57:00Z">
                <w:pPr>
                  <w:ind w:firstLine="420"/>
                  <w:jc w:val="right"/>
                </w:pPr>
              </w:pPrChange>
            </w:pPr>
            <w:r w:rsidRPr="00193049">
              <w:rPr>
                <w:rFonts w:cs="Times New Roman"/>
                <w:sz w:val="21"/>
                <w:szCs w:val="21"/>
                <w:rPrChange w:id="3693" w:author="zhouyou" w:date="2025-04-18T16:48:00Z">
                  <w:rPr>
                    <w:rFonts w:ascii="仿宋" w:hAnsi="仿宋"/>
                    <w:sz w:val="21"/>
                    <w:szCs w:val="21"/>
                  </w:rPr>
                </w:rPrChange>
              </w:rPr>
              <w:t>0</w:t>
            </w:r>
          </w:p>
        </w:tc>
        <w:tc>
          <w:tcPr>
            <w:tcW w:w="967" w:type="dxa"/>
            <w:tcPrChange w:id="3694" w:author="zhouyou" w:date="2025-04-18T16:57:00Z">
              <w:tcPr>
                <w:tcW w:w="967" w:type="dxa"/>
              </w:tcPr>
            </w:tcPrChange>
          </w:tcPr>
          <w:p w14:paraId="017BC26C" w14:textId="77777777" w:rsidR="000705C5" w:rsidRPr="00193049" w:rsidRDefault="000705C5">
            <w:pPr>
              <w:ind w:firstLineChars="0" w:firstLine="0"/>
              <w:jc w:val="center"/>
              <w:rPr>
                <w:rFonts w:cs="Times New Roman"/>
                <w:sz w:val="21"/>
                <w:szCs w:val="21"/>
                <w:rPrChange w:id="3695" w:author="zhouyou" w:date="2025-04-18T16:48:00Z">
                  <w:rPr>
                    <w:rFonts w:ascii="仿宋" w:hAnsi="仿宋"/>
                    <w:sz w:val="21"/>
                    <w:szCs w:val="21"/>
                  </w:rPr>
                </w:rPrChange>
              </w:rPr>
              <w:pPrChange w:id="3696" w:author="zhouyou" w:date="2025-04-18T16:57:00Z">
                <w:pPr>
                  <w:ind w:firstLineChars="0" w:firstLine="0"/>
                  <w:jc w:val="right"/>
                </w:pPr>
              </w:pPrChange>
            </w:pPr>
            <w:r w:rsidRPr="00193049">
              <w:rPr>
                <w:rFonts w:cs="Times New Roman"/>
                <w:sz w:val="21"/>
                <w:szCs w:val="21"/>
                <w:rPrChange w:id="3697" w:author="zhouyou" w:date="2025-04-18T16:48:00Z">
                  <w:rPr>
                    <w:rFonts w:ascii="仿宋" w:hAnsi="仿宋"/>
                    <w:sz w:val="21"/>
                    <w:szCs w:val="21"/>
                  </w:rPr>
                </w:rPrChange>
              </w:rPr>
              <w:t>50.00</w:t>
            </w:r>
          </w:p>
        </w:tc>
        <w:tc>
          <w:tcPr>
            <w:tcW w:w="967" w:type="dxa"/>
            <w:tcPrChange w:id="3698" w:author="zhouyou" w:date="2025-04-18T16:57:00Z">
              <w:tcPr>
                <w:tcW w:w="967" w:type="dxa"/>
              </w:tcPr>
            </w:tcPrChange>
          </w:tcPr>
          <w:p w14:paraId="03DE5A9E" w14:textId="77777777" w:rsidR="000705C5" w:rsidRPr="00193049" w:rsidRDefault="000705C5">
            <w:pPr>
              <w:ind w:firstLineChars="0" w:firstLine="0"/>
              <w:jc w:val="center"/>
              <w:rPr>
                <w:rFonts w:cs="Times New Roman"/>
                <w:sz w:val="21"/>
                <w:szCs w:val="21"/>
                <w:rPrChange w:id="3699" w:author="zhouyou" w:date="2025-04-18T16:48:00Z">
                  <w:rPr>
                    <w:rFonts w:ascii="仿宋" w:hAnsi="仿宋"/>
                    <w:sz w:val="21"/>
                    <w:szCs w:val="21"/>
                  </w:rPr>
                </w:rPrChange>
              </w:rPr>
              <w:pPrChange w:id="3700" w:author="zhouyou" w:date="2025-04-18T16:57:00Z">
                <w:pPr>
                  <w:ind w:firstLineChars="0" w:firstLine="0"/>
                  <w:jc w:val="right"/>
                </w:pPr>
              </w:pPrChange>
            </w:pPr>
            <w:r w:rsidRPr="00193049">
              <w:rPr>
                <w:rFonts w:cs="Times New Roman"/>
                <w:sz w:val="21"/>
                <w:szCs w:val="21"/>
                <w:rPrChange w:id="3701" w:author="zhouyou" w:date="2025-04-18T16:48:00Z">
                  <w:rPr>
                    <w:rFonts w:ascii="仿宋" w:hAnsi="仿宋"/>
                    <w:sz w:val="21"/>
                    <w:szCs w:val="21"/>
                  </w:rPr>
                </w:rPrChange>
              </w:rPr>
              <w:t>40.00</w:t>
            </w:r>
          </w:p>
        </w:tc>
        <w:tc>
          <w:tcPr>
            <w:tcW w:w="967" w:type="dxa"/>
            <w:tcPrChange w:id="3702" w:author="zhouyou" w:date="2025-04-18T16:57:00Z">
              <w:tcPr>
                <w:tcW w:w="967" w:type="dxa"/>
              </w:tcPr>
            </w:tcPrChange>
          </w:tcPr>
          <w:p w14:paraId="0447076A" w14:textId="77777777" w:rsidR="000705C5" w:rsidRPr="00193049" w:rsidRDefault="000705C5">
            <w:pPr>
              <w:ind w:firstLineChars="0" w:firstLine="0"/>
              <w:jc w:val="center"/>
              <w:rPr>
                <w:rFonts w:cs="Times New Roman"/>
                <w:sz w:val="21"/>
                <w:szCs w:val="21"/>
                <w:rPrChange w:id="3703" w:author="zhouyou" w:date="2025-04-18T16:48:00Z">
                  <w:rPr>
                    <w:rFonts w:ascii="仿宋" w:hAnsi="仿宋"/>
                    <w:sz w:val="21"/>
                    <w:szCs w:val="21"/>
                  </w:rPr>
                </w:rPrChange>
              </w:rPr>
              <w:pPrChange w:id="3704" w:author="zhouyou" w:date="2025-04-18T16:57:00Z">
                <w:pPr>
                  <w:ind w:firstLineChars="0" w:firstLine="0"/>
                  <w:jc w:val="right"/>
                </w:pPr>
              </w:pPrChange>
            </w:pPr>
            <w:r w:rsidRPr="00193049">
              <w:rPr>
                <w:rFonts w:cs="Times New Roman"/>
                <w:sz w:val="21"/>
                <w:szCs w:val="21"/>
                <w:rPrChange w:id="3705" w:author="zhouyou" w:date="2025-04-18T16:48:00Z">
                  <w:rPr>
                    <w:rFonts w:ascii="仿宋" w:hAnsi="仿宋"/>
                    <w:sz w:val="21"/>
                    <w:szCs w:val="21"/>
                  </w:rPr>
                </w:rPrChange>
              </w:rPr>
              <w:t>10.00</w:t>
            </w:r>
          </w:p>
        </w:tc>
        <w:tc>
          <w:tcPr>
            <w:tcW w:w="1153" w:type="dxa"/>
            <w:tcPrChange w:id="3706" w:author="zhouyou" w:date="2025-04-18T16:57:00Z">
              <w:tcPr>
                <w:tcW w:w="1153" w:type="dxa"/>
              </w:tcPr>
            </w:tcPrChange>
          </w:tcPr>
          <w:p w14:paraId="33F42C55" w14:textId="77777777" w:rsidR="000705C5" w:rsidRPr="00193049" w:rsidRDefault="000705C5">
            <w:pPr>
              <w:ind w:firstLine="420"/>
              <w:jc w:val="center"/>
              <w:rPr>
                <w:rFonts w:cs="Times New Roman"/>
                <w:sz w:val="21"/>
                <w:szCs w:val="21"/>
                <w:rPrChange w:id="3707" w:author="zhouyou" w:date="2025-04-18T16:48:00Z">
                  <w:rPr>
                    <w:rFonts w:ascii="仿宋" w:hAnsi="仿宋"/>
                    <w:sz w:val="21"/>
                    <w:szCs w:val="21"/>
                  </w:rPr>
                </w:rPrChange>
              </w:rPr>
              <w:pPrChange w:id="3708" w:author="zhouyou" w:date="2025-04-18T16:57:00Z">
                <w:pPr>
                  <w:ind w:firstLine="420"/>
                  <w:jc w:val="right"/>
                </w:pPr>
              </w:pPrChange>
            </w:pPr>
            <w:r w:rsidRPr="00193049">
              <w:rPr>
                <w:rFonts w:cs="Times New Roman"/>
                <w:sz w:val="21"/>
                <w:szCs w:val="21"/>
                <w:rPrChange w:id="3709" w:author="zhouyou" w:date="2025-04-18T16:48:00Z">
                  <w:rPr>
                    <w:rFonts w:ascii="仿宋" w:hAnsi="仿宋"/>
                    <w:sz w:val="21"/>
                    <w:szCs w:val="21"/>
                  </w:rPr>
                </w:rPrChange>
              </w:rPr>
              <w:t>50.00</w:t>
            </w:r>
          </w:p>
        </w:tc>
        <w:tc>
          <w:tcPr>
            <w:tcW w:w="1020" w:type="dxa"/>
            <w:tcPrChange w:id="3710" w:author="zhouyou" w:date="2025-04-18T16:57:00Z">
              <w:tcPr>
                <w:tcW w:w="1020" w:type="dxa"/>
              </w:tcPr>
            </w:tcPrChange>
          </w:tcPr>
          <w:p w14:paraId="395583A2" w14:textId="77777777" w:rsidR="000705C5" w:rsidRPr="00193049" w:rsidRDefault="000705C5">
            <w:pPr>
              <w:ind w:firstLineChars="0" w:firstLine="0"/>
              <w:jc w:val="center"/>
              <w:rPr>
                <w:rFonts w:cs="Times New Roman"/>
                <w:sz w:val="21"/>
                <w:szCs w:val="21"/>
                <w:rPrChange w:id="3711" w:author="zhouyou" w:date="2025-04-18T16:48:00Z">
                  <w:rPr>
                    <w:rFonts w:ascii="仿宋" w:hAnsi="仿宋"/>
                    <w:sz w:val="21"/>
                    <w:szCs w:val="21"/>
                  </w:rPr>
                </w:rPrChange>
              </w:rPr>
              <w:pPrChange w:id="3712" w:author="zhouyou" w:date="2025-04-18T16:57:00Z">
                <w:pPr>
                  <w:ind w:firstLineChars="0" w:firstLine="0"/>
                  <w:jc w:val="right"/>
                </w:pPr>
              </w:pPrChange>
            </w:pPr>
            <w:r w:rsidRPr="00193049">
              <w:rPr>
                <w:rFonts w:cs="Times New Roman"/>
                <w:sz w:val="21"/>
                <w:szCs w:val="21"/>
                <w:rPrChange w:id="3713" w:author="zhouyou" w:date="2025-04-18T16:48:00Z">
                  <w:rPr>
                    <w:rFonts w:ascii="仿宋" w:hAnsi="仿宋"/>
                    <w:sz w:val="21"/>
                    <w:szCs w:val="21"/>
                  </w:rPr>
                </w:rPrChange>
              </w:rPr>
              <w:t>0</w:t>
            </w:r>
          </w:p>
        </w:tc>
        <w:tc>
          <w:tcPr>
            <w:tcW w:w="1112" w:type="dxa"/>
            <w:tcPrChange w:id="3714" w:author="zhouyou" w:date="2025-04-18T16:57:00Z">
              <w:tcPr>
                <w:tcW w:w="1112" w:type="dxa"/>
              </w:tcPr>
            </w:tcPrChange>
          </w:tcPr>
          <w:p w14:paraId="20A7C28F" w14:textId="77777777" w:rsidR="000705C5" w:rsidRPr="00193049" w:rsidRDefault="000705C5">
            <w:pPr>
              <w:ind w:firstLine="420"/>
              <w:jc w:val="center"/>
              <w:rPr>
                <w:rFonts w:cs="Times New Roman"/>
                <w:sz w:val="21"/>
                <w:szCs w:val="21"/>
                <w:rPrChange w:id="3715" w:author="zhouyou" w:date="2025-04-18T16:48:00Z">
                  <w:rPr>
                    <w:rFonts w:ascii="仿宋" w:hAnsi="仿宋"/>
                    <w:sz w:val="21"/>
                    <w:szCs w:val="21"/>
                  </w:rPr>
                </w:rPrChange>
              </w:rPr>
              <w:pPrChange w:id="3716" w:author="zhouyou" w:date="2025-04-18T16:57:00Z">
                <w:pPr>
                  <w:ind w:firstLine="420"/>
                  <w:jc w:val="right"/>
                </w:pPr>
              </w:pPrChange>
            </w:pPr>
            <w:r w:rsidRPr="00193049">
              <w:rPr>
                <w:rFonts w:cs="Times New Roman"/>
                <w:sz w:val="21"/>
                <w:szCs w:val="21"/>
                <w:rPrChange w:id="3717" w:author="zhouyou" w:date="2025-04-18T16:48:00Z">
                  <w:rPr>
                    <w:rFonts w:ascii="仿宋" w:hAnsi="仿宋"/>
                    <w:sz w:val="21"/>
                    <w:szCs w:val="21"/>
                  </w:rPr>
                </w:rPrChange>
              </w:rPr>
              <w:t>50.00</w:t>
            </w:r>
          </w:p>
        </w:tc>
      </w:tr>
      <w:tr w:rsidR="000705C5" w:rsidRPr="00193049" w14:paraId="3E1D7A3C" w14:textId="77777777" w:rsidTr="00193049">
        <w:trPr>
          <w:trHeight w:val="20"/>
          <w:jc w:val="center"/>
        </w:trPr>
        <w:tc>
          <w:tcPr>
            <w:tcW w:w="6014" w:type="dxa"/>
            <w:gridSpan w:val="5"/>
            <w:vAlign w:val="center"/>
          </w:tcPr>
          <w:p w14:paraId="44126DFE" w14:textId="77777777" w:rsidR="000705C5" w:rsidRPr="00193049" w:rsidRDefault="000705C5">
            <w:pPr>
              <w:ind w:firstLine="404"/>
              <w:jc w:val="center"/>
              <w:rPr>
                <w:rFonts w:cs="Times New Roman"/>
                <w:color w:val="000000"/>
                <w:sz w:val="21"/>
                <w:szCs w:val="21"/>
                <w:rPrChange w:id="3718" w:author="zhouyou" w:date="2025-04-18T16:48:00Z">
                  <w:rPr>
                    <w:rFonts w:ascii="仿宋" w:hAnsi="仿宋" w:cs="宋体"/>
                    <w:color w:val="000000"/>
                    <w:sz w:val="21"/>
                    <w:szCs w:val="21"/>
                  </w:rPr>
                </w:rPrChange>
              </w:rPr>
            </w:pPr>
            <w:r w:rsidRPr="00193049">
              <w:rPr>
                <w:rFonts w:cs="Times New Roman"/>
                <w:color w:val="000000"/>
                <w:spacing w:val="-4"/>
                <w:sz w:val="21"/>
                <w:szCs w:val="21"/>
                <w:rPrChange w:id="3719" w:author="zhouyou" w:date="2025-04-18T16:48:00Z">
                  <w:rPr>
                    <w:rFonts w:ascii="仿宋" w:hAnsi="仿宋" w:cs="宋体"/>
                    <w:color w:val="000000"/>
                    <w:spacing w:val="-4"/>
                    <w:sz w:val="21"/>
                    <w:szCs w:val="21"/>
                  </w:rPr>
                </w:rPrChange>
              </w:rPr>
              <w:t>累计</w:t>
            </w:r>
          </w:p>
        </w:tc>
        <w:tc>
          <w:tcPr>
            <w:tcW w:w="1258" w:type="dxa"/>
            <w:vAlign w:val="center"/>
          </w:tcPr>
          <w:p w14:paraId="12128776" w14:textId="77777777" w:rsidR="000705C5" w:rsidRPr="00193049" w:rsidRDefault="000705C5">
            <w:pPr>
              <w:ind w:firstLine="412"/>
              <w:jc w:val="center"/>
              <w:textAlignment w:val="top"/>
              <w:rPr>
                <w:rFonts w:cs="Times New Roman"/>
                <w:color w:val="000000"/>
                <w:sz w:val="21"/>
                <w:szCs w:val="21"/>
                <w:rPrChange w:id="3720" w:author="zhouyou" w:date="2025-04-18T16:48:00Z">
                  <w:rPr>
                    <w:rFonts w:ascii="仿宋" w:hAnsi="仿宋" w:cs="Times New Roman"/>
                    <w:color w:val="000000"/>
                    <w:sz w:val="21"/>
                    <w:szCs w:val="21"/>
                  </w:rPr>
                </w:rPrChange>
              </w:rPr>
            </w:pPr>
            <w:r w:rsidRPr="00193049">
              <w:rPr>
                <w:rFonts w:cs="Times New Roman"/>
                <w:color w:val="000000"/>
                <w:spacing w:val="-2"/>
                <w:sz w:val="21"/>
                <w:szCs w:val="21"/>
                <w:lang w:eastAsia="en-US"/>
                <w:rPrChange w:id="3721" w:author="zhouyou" w:date="2025-04-18T16:48:00Z">
                  <w:rPr>
                    <w:rFonts w:ascii="仿宋" w:hAnsi="仿宋" w:cs="宋体"/>
                    <w:color w:val="000000"/>
                    <w:spacing w:val="-2"/>
                    <w:sz w:val="21"/>
                    <w:szCs w:val="21"/>
                    <w:lang w:eastAsia="en-US"/>
                  </w:rPr>
                </w:rPrChange>
              </w:rPr>
              <w:t>600.00</w:t>
            </w:r>
          </w:p>
        </w:tc>
        <w:tc>
          <w:tcPr>
            <w:tcW w:w="1174" w:type="dxa"/>
            <w:vAlign w:val="center"/>
          </w:tcPr>
          <w:p w14:paraId="6BE379B4" w14:textId="77777777" w:rsidR="000705C5" w:rsidRPr="00193049" w:rsidRDefault="000705C5">
            <w:pPr>
              <w:ind w:firstLine="404"/>
              <w:jc w:val="center"/>
              <w:textAlignment w:val="top"/>
              <w:rPr>
                <w:rFonts w:cs="Times New Roman"/>
                <w:color w:val="000000"/>
                <w:sz w:val="21"/>
                <w:szCs w:val="21"/>
                <w:rPrChange w:id="3722" w:author="zhouyou" w:date="2025-04-18T16:48:00Z">
                  <w:rPr>
                    <w:rFonts w:ascii="仿宋" w:hAnsi="仿宋" w:cs="Times New Roman"/>
                    <w:color w:val="000000"/>
                    <w:sz w:val="21"/>
                    <w:szCs w:val="21"/>
                  </w:rPr>
                </w:rPrChange>
              </w:rPr>
            </w:pPr>
            <w:r w:rsidRPr="00193049">
              <w:rPr>
                <w:rFonts w:cs="Times New Roman"/>
                <w:color w:val="000000"/>
                <w:spacing w:val="-4"/>
                <w:sz w:val="21"/>
                <w:szCs w:val="21"/>
                <w:lang w:eastAsia="en-US"/>
                <w:rPrChange w:id="3723" w:author="zhouyou" w:date="2025-04-18T16:48:00Z">
                  <w:rPr>
                    <w:rFonts w:ascii="仿宋" w:hAnsi="仿宋" w:cs="宋体"/>
                    <w:color w:val="000000"/>
                    <w:spacing w:val="-4"/>
                    <w:sz w:val="21"/>
                    <w:szCs w:val="21"/>
                    <w:lang w:eastAsia="en-US"/>
                  </w:rPr>
                </w:rPrChange>
              </w:rPr>
              <w:t>150.00</w:t>
            </w:r>
          </w:p>
        </w:tc>
        <w:tc>
          <w:tcPr>
            <w:tcW w:w="967" w:type="dxa"/>
            <w:vAlign w:val="center"/>
          </w:tcPr>
          <w:p w14:paraId="10C0E54E" w14:textId="77777777" w:rsidR="000705C5" w:rsidRPr="00193049" w:rsidRDefault="000705C5">
            <w:pPr>
              <w:ind w:firstLineChars="0" w:firstLine="0"/>
              <w:jc w:val="center"/>
              <w:textAlignment w:val="top"/>
              <w:rPr>
                <w:rFonts w:cs="Times New Roman"/>
                <w:color w:val="000000"/>
                <w:sz w:val="21"/>
                <w:szCs w:val="21"/>
                <w:rPrChange w:id="3724" w:author="zhouyou" w:date="2025-04-18T16:48:00Z">
                  <w:rPr>
                    <w:rFonts w:ascii="仿宋" w:hAnsi="仿宋" w:cs="Times New Roman"/>
                    <w:color w:val="000000"/>
                    <w:sz w:val="21"/>
                    <w:szCs w:val="21"/>
                  </w:rPr>
                </w:rPrChange>
              </w:rPr>
              <w:pPrChange w:id="3725" w:author="zhouyou" w:date="2025-04-18T16:57:00Z">
                <w:pPr>
                  <w:ind w:firstLineChars="0" w:firstLine="0"/>
                  <w:jc w:val="right"/>
                  <w:textAlignment w:val="top"/>
                </w:pPr>
              </w:pPrChange>
            </w:pPr>
            <w:r w:rsidRPr="00193049">
              <w:rPr>
                <w:rFonts w:cs="Times New Roman"/>
                <w:color w:val="000000"/>
                <w:spacing w:val="-2"/>
                <w:sz w:val="21"/>
                <w:szCs w:val="21"/>
                <w:lang w:eastAsia="en-US"/>
                <w:rPrChange w:id="3726" w:author="zhouyou" w:date="2025-04-18T16:48:00Z">
                  <w:rPr>
                    <w:rFonts w:ascii="仿宋" w:hAnsi="仿宋" w:cs="宋体"/>
                    <w:color w:val="000000"/>
                    <w:spacing w:val="-2"/>
                    <w:sz w:val="21"/>
                    <w:szCs w:val="21"/>
                    <w:lang w:eastAsia="en-US"/>
                  </w:rPr>
                </w:rPrChange>
              </w:rPr>
              <w:t>750.00</w:t>
            </w:r>
          </w:p>
        </w:tc>
        <w:tc>
          <w:tcPr>
            <w:tcW w:w="967" w:type="dxa"/>
            <w:vAlign w:val="center"/>
          </w:tcPr>
          <w:p w14:paraId="53299F00" w14:textId="77777777" w:rsidR="000705C5" w:rsidRPr="00193049" w:rsidRDefault="000705C5">
            <w:pPr>
              <w:ind w:firstLineChars="0" w:firstLine="0"/>
              <w:jc w:val="center"/>
              <w:textAlignment w:val="top"/>
              <w:rPr>
                <w:rFonts w:cs="Times New Roman"/>
                <w:color w:val="000000"/>
                <w:sz w:val="21"/>
                <w:szCs w:val="21"/>
                <w:rPrChange w:id="3727" w:author="zhouyou" w:date="2025-04-18T16:48:00Z">
                  <w:rPr>
                    <w:rFonts w:ascii="仿宋" w:hAnsi="仿宋" w:cs="Times New Roman"/>
                    <w:color w:val="000000"/>
                    <w:sz w:val="21"/>
                    <w:szCs w:val="21"/>
                  </w:rPr>
                </w:rPrChange>
              </w:rPr>
              <w:pPrChange w:id="3728" w:author="zhouyou" w:date="2025-04-18T16:57:00Z">
                <w:pPr>
                  <w:ind w:firstLineChars="0" w:firstLine="0"/>
                  <w:jc w:val="right"/>
                  <w:textAlignment w:val="top"/>
                </w:pPr>
              </w:pPrChange>
            </w:pPr>
            <w:r w:rsidRPr="00193049">
              <w:rPr>
                <w:rFonts w:cs="Times New Roman"/>
                <w:color w:val="000000"/>
                <w:spacing w:val="-1"/>
                <w:sz w:val="21"/>
                <w:szCs w:val="21"/>
                <w:lang w:eastAsia="en-US"/>
                <w:rPrChange w:id="3729" w:author="zhouyou" w:date="2025-04-18T16:48:00Z">
                  <w:rPr>
                    <w:rFonts w:ascii="仿宋" w:hAnsi="仿宋" w:cs="宋体"/>
                    <w:color w:val="000000"/>
                    <w:spacing w:val="-1"/>
                    <w:sz w:val="21"/>
                    <w:szCs w:val="21"/>
                    <w:lang w:eastAsia="en-US"/>
                  </w:rPr>
                </w:rPrChange>
              </w:rPr>
              <w:t>491.00</w:t>
            </w:r>
          </w:p>
        </w:tc>
        <w:tc>
          <w:tcPr>
            <w:tcW w:w="967" w:type="dxa"/>
            <w:vAlign w:val="center"/>
          </w:tcPr>
          <w:p w14:paraId="7EC5AFA4" w14:textId="77777777" w:rsidR="000705C5" w:rsidRPr="00193049" w:rsidRDefault="000705C5">
            <w:pPr>
              <w:ind w:firstLineChars="0" w:firstLine="0"/>
              <w:jc w:val="center"/>
              <w:textAlignment w:val="top"/>
              <w:rPr>
                <w:rFonts w:cs="Times New Roman"/>
                <w:color w:val="000000"/>
                <w:sz w:val="21"/>
                <w:szCs w:val="21"/>
                <w:rPrChange w:id="3730" w:author="zhouyou" w:date="2025-04-18T16:48:00Z">
                  <w:rPr>
                    <w:rFonts w:ascii="仿宋" w:hAnsi="仿宋" w:cs="Times New Roman"/>
                    <w:color w:val="000000"/>
                    <w:sz w:val="21"/>
                    <w:szCs w:val="21"/>
                  </w:rPr>
                </w:rPrChange>
              </w:rPr>
              <w:pPrChange w:id="3731" w:author="zhouyou" w:date="2025-04-18T16:57:00Z">
                <w:pPr>
                  <w:ind w:firstLineChars="0" w:firstLine="0"/>
                  <w:jc w:val="right"/>
                  <w:textAlignment w:val="top"/>
                </w:pPr>
              </w:pPrChange>
            </w:pPr>
            <w:r w:rsidRPr="00193049">
              <w:rPr>
                <w:rFonts w:cs="Times New Roman"/>
                <w:color w:val="000000"/>
                <w:spacing w:val="-4"/>
                <w:sz w:val="21"/>
                <w:szCs w:val="21"/>
                <w:lang w:eastAsia="en-US"/>
                <w:rPrChange w:id="3732" w:author="zhouyou" w:date="2025-04-18T16:48:00Z">
                  <w:rPr>
                    <w:rFonts w:ascii="仿宋" w:hAnsi="仿宋" w:cs="宋体"/>
                    <w:color w:val="000000"/>
                    <w:spacing w:val="-4"/>
                    <w:sz w:val="21"/>
                    <w:szCs w:val="21"/>
                    <w:lang w:eastAsia="en-US"/>
                  </w:rPr>
                </w:rPrChange>
              </w:rPr>
              <w:t>109.00</w:t>
            </w:r>
          </w:p>
        </w:tc>
        <w:tc>
          <w:tcPr>
            <w:tcW w:w="1153" w:type="dxa"/>
            <w:vAlign w:val="center"/>
          </w:tcPr>
          <w:p w14:paraId="00F03552" w14:textId="77777777" w:rsidR="000705C5" w:rsidRPr="00193049" w:rsidRDefault="000705C5">
            <w:pPr>
              <w:ind w:firstLine="412"/>
              <w:jc w:val="center"/>
              <w:textAlignment w:val="top"/>
              <w:rPr>
                <w:rFonts w:cs="Times New Roman"/>
                <w:color w:val="000000"/>
                <w:sz w:val="21"/>
                <w:szCs w:val="21"/>
                <w:rPrChange w:id="3733" w:author="zhouyou" w:date="2025-04-18T16:48:00Z">
                  <w:rPr>
                    <w:rFonts w:ascii="仿宋" w:hAnsi="仿宋" w:cs="Times New Roman"/>
                    <w:color w:val="000000"/>
                    <w:sz w:val="21"/>
                    <w:szCs w:val="21"/>
                  </w:rPr>
                </w:rPrChange>
              </w:rPr>
            </w:pPr>
            <w:r w:rsidRPr="00193049">
              <w:rPr>
                <w:rFonts w:cs="Times New Roman"/>
                <w:color w:val="000000"/>
                <w:spacing w:val="-2"/>
                <w:sz w:val="21"/>
                <w:szCs w:val="21"/>
                <w:lang w:eastAsia="en-US"/>
                <w:rPrChange w:id="3734" w:author="zhouyou" w:date="2025-04-18T16:48:00Z">
                  <w:rPr>
                    <w:rFonts w:ascii="仿宋" w:hAnsi="仿宋" w:cs="宋体"/>
                    <w:color w:val="000000"/>
                    <w:spacing w:val="-2"/>
                    <w:sz w:val="21"/>
                    <w:szCs w:val="21"/>
                    <w:lang w:eastAsia="en-US"/>
                  </w:rPr>
                </w:rPrChange>
              </w:rPr>
              <w:t>600.00</w:t>
            </w:r>
          </w:p>
        </w:tc>
        <w:tc>
          <w:tcPr>
            <w:tcW w:w="1020" w:type="dxa"/>
            <w:vAlign w:val="center"/>
          </w:tcPr>
          <w:p w14:paraId="1A3A3F51" w14:textId="77777777" w:rsidR="000705C5" w:rsidRPr="00193049" w:rsidRDefault="000705C5">
            <w:pPr>
              <w:ind w:firstLineChars="0" w:firstLine="0"/>
              <w:jc w:val="center"/>
              <w:textAlignment w:val="top"/>
              <w:rPr>
                <w:rFonts w:cs="Times New Roman"/>
                <w:color w:val="000000"/>
                <w:sz w:val="21"/>
                <w:szCs w:val="21"/>
                <w:rPrChange w:id="3735" w:author="zhouyou" w:date="2025-04-18T16:48:00Z">
                  <w:rPr>
                    <w:rFonts w:ascii="仿宋" w:hAnsi="仿宋" w:cs="Times New Roman"/>
                    <w:color w:val="000000"/>
                    <w:sz w:val="21"/>
                    <w:szCs w:val="21"/>
                  </w:rPr>
                </w:rPrChange>
              </w:rPr>
              <w:pPrChange w:id="3736" w:author="zhouyou" w:date="2025-04-18T16:57:00Z">
                <w:pPr>
                  <w:ind w:firstLineChars="0" w:firstLine="0"/>
                  <w:jc w:val="right"/>
                  <w:textAlignment w:val="top"/>
                </w:pPr>
              </w:pPrChange>
            </w:pPr>
            <w:r w:rsidRPr="00193049">
              <w:rPr>
                <w:rFonts w:cs="Times New Roman"/>
                <w:color w:val="000000"/>
                <w:spacing w:val="-4"/>
                <w:sz w:val="21"/>
                <w:szCs w:val="21"/>
                <w:lang w:eastAsia="en-US"/>
                <w:rPrChange w:id="3737" w:author="zhouyou" w:date="2025-04-18T16:48:00Z">
                  <w:rPr>
                    <w:rFonts w:ascii="仿宋" w:hAnsi="仿宋" w:cs="宋体"/>
                    <w:color w:val="000000"/>
                    <w:spacing w:val="-4"/>
                    <w:sz w:val="21"/>
                    <w:szCs w:val="21"/>
                    <w:lang w:eastAsia="en-US"/>
                  </w:rPr>
                </w:rPrChange>
              </w:rPr>
              <w:t>150.00</w:t>
            </w:r>
          </w:p>
        </w:tc>
        <w:tc>
          <w:tcPr>
            <w:tcW w:w="1112" w:type="dxa"/>
            <w:vAlign w:val="center"/>
          </w:tcPr>
          <w:p w14:paraId="479BC691" w14:textId="77777777" w:rsidR="000705C5" w:rsidRPr="00193049" w:rsidRDefault="000705C5">
            <w:pPr>
              <w:ind w:firstLine="412"/>
              <w:jc w:val="center"/>
              <w:textAlignment w:val="top"/>
              <w:rPr>
                <w:rFonts w:cs="Times New Roman"/>
                <w:color w:val="000000"/>
                <w:sz w:val="21"/>
                <w:szCs w:val="21"/>
                <w:rPrChange w:id="3738" w:author="zhouyou" w:date="2025-04-18T16:48:00Z">
                  <w:rPr>
                    <w:rFonts w:ascii="仿宋" w:hAnsi="仿宋" w:cs="Times New Roman"/>
                    <w:color w:val="000000"/>
                    <w:sz w:val="21"/>
                    <w:szCs w:val="21"/>
                  </w:rPr>
                </w:rPrChange>
              </w:rPr>
            </w:pPr>
            <w:r w:rsidRPr="00193049">
              <w:rPr>
                <w:rFonts w:cs="Times New Roman"/>
                <w:color w:val="000000"/>
                <w:spacing w:val="-2"/>
                <w:sz w:val="21"/>
                <w:szCs w:val="21"/>
                <w:lang w:eastAsia="en-US"/>
                <w:rPrChange w:id="3739" w:author="zhouyou" w:date="2025-04-18T16:48:00Z">
                  <w:rPr>
                    <w:rFonts w:ascii="仿宋" w:hAnsi="仿宋" w:cs="宋体"/>
                    <w:color w:val="000000"/>
                    <w:spacing w:val="-2"/>
                    <w:sz w:val="21"/>
                    <w:szCs w:val="21"/>
                    <w:lang w:eastAsia="en-US"/>
                  </w:rPr>
                </w:rPrChange>
              </w:rPr>
              <w:t>750.00</w:t>
            </w:r>
          </w:p>
        </w:tc>
      </w:tr>
    </w:tbl>
    <w:p w14:paraId="16F1E2E0" w14:textId="77777777" w:rsidR="000705C5" w:rsidRPr="00193049" w:rsidDel="00081A8B" w:rsidRDefault="000705C5">
      <w:pPr>
        <w:ind w:firstLine="480"/>
        <w:jc w:val="both"/>
        <w:rPr>
          <w:del w:id="3740" w:author="zhouyou" w:date="2025-04-18T16:57:00Z"/>
          <w:rFonts w:cs="Times New Roman"/>
          <w:sz w:val="24"/>
          <w:szCs w:val="24"/>
          <w:rPrChange w:id="3741" w:author="zhouyou" w:date="2025-04-18T16:48:00Z">
            <w:rPr>
              <w:del w:id="3742" w:author="zhouyou" w:date="2025-04-18T16:57:00Z"/>
              <w:rFonts w:ascii="仿宋" w:hAnsi="仿宋" w:cs="Times New Roman"/>
              <w:sz w:val="24"/>
              <w:szCs w:val="24"/>
            </w:rPr>
          </w:rPrChange>
        </w:rPr>
        <w:pPrChange w:id="3743" w:author="zhouyou" w:date="2025-04-18T16:45:00Z">
          <w:pPr>
            <w:ind w:firstLine="480"/>
            <w:jc w:val="center"/>
          </w:pPr>
        </w:pPrChange>
      </w:pPr>
    </w:p>
    <w:p w14:paraId="5753DDB3" w14:textId="77777777" w:rsidR="00000000" w:rsidRDefault="00652E2A">
      <w:pPr>
        <w:spacing w:before="571" w:after="190"/>
        <w:ind w:firstLineChars="0" w:firstLine="0"/>
        <w:jc w:val="both"/>
        <w:rPr>
          <w:rFonts w:cs="Times New Roman"/>
          <w:rPrChange w:id="3744" w:author="zhouyou" w:date="2025-04-18T16:48:00Z">
            <w:rPr>
              <w:rFonts w:ascii="仿宋" w:hAnsi="仿宋"/>
            </w:rPr>
          </w:rPrChange>
        </w:rPr>
        <w:sectPr w:rsidR="00000000" w:rsidSect="00E07720">
          <w:pgSz w:w="16838" w:h="11906" w:orient="landscape"/>
          <w:pgMar w:top="1800" w:right="1440" w:bottom="1800" w:left="1440" w:header="851" w:footer="992" w:gutter="0"/>
          <w:cols w:space="425"/>
          <w:docGrid w:type="lines" w:linePitch="381"/>
        </w:sectPr>
        <w:pPrChange w:id="3745" w:author="zhouyou" w:date="2025-04-18T16:57:00Z">
          <w:pPr>
            <w:spacing w:before="571" w:after="190"/>
            <w:ind w:firstLineChars="71" w:firstLine="199"/>
          </w:pPr>
        </w:pPrChange>
      </w:pPr>
    </w:p>
    <w:p w14:paraId="22AC18EA" w14:textId="23B33352" w:rsidR="00FB155A" w:rsidRPr="00885D23" w:rsidRDefault="00601B9D">
      <w:pPr>
        <w:pStyle w:val="3"/>
        <w:ind w:firstLineChars="0" w:firstLine="0"/>
        <w:rPr>
          <w:rFonts w:cs="Times New Roman"/>
        </w:rPr>
      </w:pPr>
      <w:bookmarkStart w:id="3746" w:name="_Toc195645208"/>
      <w:r w:rsidRPr="00885D23">
        <w:rPr>
          <w:rFonts w:cs="Times New Roman"/>
        </w:rPr>
        <w:lastRenderedPageBreak/>
        <w:t xml:space="preserve">3.3.2 </w:t>
      </w:r>
      <w:r w:rsidRPr="00885D23">
        <w:rPr>
          <w:rFonts w:cs="Times New Roman" w:hint="eastAsia"/>
        </w:rPr>
        <w:t>课题预算安排</w:t>
      </w:r>
      <w:bookmarkEnd w:id="3746"/>
    </w:p>
    <w:p w14:paraId="476CFF88" w14:textId="464E748E" w:rsidR="00677DB3" w:rsidRPr="00193049" w:rsidRDefault="003101FD">
      <w:pPr>
        <w:pStyle w:val="a7"/>
        <w:jc w:val="center"/>
        <w:rPr>
          <w:rPrChange w:id="3747" w:author="zhouyou" w:date="2025-04-18T16:48:00Z">
            <w:rPr>
              <w:rFonts w:ascii="仿宋" w:hAnsi="仿宋"/>
            </w:rPr>
          </w:rPrChange>
        </w:rPr>
      </w:pPr>
      <w:r w:rsidRPr="00193049">
        <w:rPr>
          <w:rFonts w:hint="eastAsia"/>
          <w:rPrChange w:id="3748" w:author="zhouyou" w:date="2025-04-18T16:48:00Z">
            <w:rPr>
              <w:rFonts w:ascii="仿宋" w:hAnsi="仿宋" w:hint="eastAsia"/>
            </w:rPr>
          </w:rPrChange>
        </w:rPr>
        <w:t>表</w:t>
      </w:r>
      <w:r w:rsidRPr="00193049">
        <w:rPr>
          <w:rPrChange w:id="3749" w:author="zhouyou" w:date="2025-04-18T16:48:00Z">
            <w:rPr>
              <w:rFonts w:ascii="仿宋" w:hAnsi="仿宋"/>
            </w:rPr>
          </w:rPrChange>
        </w:rPr>
        <w:t>3.</w:t>
      </w:r>
      <w:r w:rsidRPr="00193049">
        <w:rPr>
          <w:rPrChange w:id="3750" w:author="zhouyou" w:date="2025-04-18T16:48:00Z">
            <w:rPr>
              <w:rFonts w:ascii="仿宋" w:hAnsi="仿宋"/>
            </w:rPr>
          </w:rPrChange>
        </w:rPr>
        <w:fldChar w:fldCharType="begin"/>
      </w:r>
      <w:r w:rsidRPr="00193049">
        <w:rPr>
          <w:rPrChange w:id="3751" w:author="zhouyou" w:date="2025-04-18T16:48:00Z">
            <w:rPr>
              <w:rFonts w:ascii="仿宋" w:hAnsi="仿宋"/>
            </w:rPr>
          </w:rPrChange>
        </w:rPr>
        <w:instrText xml:space="preserve"> SEQ </w:instrText>
      </w:r>
      <w:r w:rsidRPr="00193049">
        <w:rPr>
          <w:rFonts w:hint="eastAsia"/>
          <w:rPrChange w:id="3752" w:author="zhouyou" w:date="2025-04-18T16:48:00Z">
            <w:rPr>
              <w:rFonts w:ascii="仿宋" w:hAnsi="仿宋" w:hint="eastAsia"/>
            </w:rPr>
          </w:rPrChange>
        </w:rPr>
        <w:instrText>表</w:instrText>
      </w:r>
      <w:r w:rsidRPr="00193049">
        <w:rPr>
          <w:rPrChange w:id="3753" w:author="zhouyou" w:date="2025-04-18T16:48:00Z">
            <w:rPr>
              <w:rFonts w:ascii="仿宋" w:hAnsi="仿宋"/>
            </w:rPr>
          </w:rPrChange>
        </w:rPr>
        <w:instrText xml:space="preserve">3. \* ARABIC </w:instrText>
      </w:r>
      <w:r w:rsidRPr="00193049">
        <w:rPr>
          <w:rPrChange w:id="3754" w:author="zhouyou" w:date="2025-04-18T16:48:00Z">
            <w:rPr>
              <w:rFonts w:ascii="仿宋" w:hAnsi="仿宋"/>
            </w:rPr>
          </w:rPrChange>
        </w:rPr>
        <w:fldChar w:fldCharType="separate"/>
      </w:r>
      <w:r w:rsidRPr="00193049">
        <w:rPr>
          <w:rPrChange w:id="3755" w:author="zhouyou" w:date="2025-04-18T16:48:00Z">
            <w:rPr>
              <w:rFonts w:ascii="仿宋" w:hAnsi="仿宋"/>
            </w:rPr>
          </w:rPrChange>
        </w:rPr>
        <w:t>6</w:t>
      </w:r>
      <w:r w:rsidRPr="00193049">
        <w:rPr>
          <w:rPrChange w:id="3756" w:author="zhouyou" w:date="2025-04-18T16:48:00Z">
            <w:rPr>
              <w:rFonts w:ascii="仿宋" w:hAnsi="仿宋"/>
            </w:rPr>
          </w:rPrChange>
        </w:rPr>
        <w:fldChar w:fldCharType="end"/>
      </w:r>
      <w:r w:rsidRPr="00193049">
        <w:rPr>
          <w:rPrChange w:id="3757" w:author="zhouyou" w:date="2025-04-18T16:48:00Z">
            <w:rPr>
              <w:rFonts w:ascii="仿宋" w:hAnsi="仿宋"/>
            </w:rPr>
          </w:rPrChange>
        </w:rPr>
        <w:t xml:space="preserve"> </w:t>
      </w:r>
      <w:r w:rsidRPr="00193049">
        <w:rPr>
          <w:rFonts w:hint="eastAsia"/>
          <w:rPrChange w:id="3758" w:author="zhouyou" w:date="2025-04-18T16:48:00Z">
            <w:rPr>
              <w:rFonts w:ascii="仿宋" w:hAnsi="仿宋" w:hint="eastAsia"/>
            </w:rPr>
          </w:rPrChange>
        </w:rPr>
        <w:t>项目预算安排表</w:t>
      </w:r>
    </w:p>
    <w:tbl>
      <w:tblPr>
        <w:tblStyle w:val="af4"/>
        <w:tblW w:w="9039" w:type="dxa"/>
        <w:tblLayout w:type="fixed"/>
        <w:tblLook w:val="04A0" w:firstRow="1" w:lastRow="0" w:firstColumn="1" w:lastColumn="0" w:noHBand="0" w:noVBand="1"/>
      </w:tblPr>
      <w:tblGrid>
        <w:gridCol w:w="2093"/>
        <w:gridCol w:w="2126"/>
        <w:gridCol w:w="2977"/>
        <w:gridCol w:w="1843"/>
      </w:tblGrid>
      <w:tr w:rsidR="00677DB3" w:rsidRPr="00193049" w14:paraId="78365275" w14:textId="77777777" w:rsidTr="006570D9">
        <w:trPr>
          <w:trHeight w:val="1055"/>
        </w:trPr>
        <w:tc>
          <w:tcPr>
            <w:tcW w:w="2093" w:type="dxa"/>
            <w:vAlign w:val="center"/>
          </w:tcPr>
          <w:p w14:paraId="3B93E6A3" w14:textId="77777777" w:rsidR="00677DB3" w:rsidRPr="00193049" w:rsidRDefault="003101FD">
            <w:pPr>
              <w:adjustRightInd w:val="0"/>
              <w:snapToGrid w:val="0"/>
              <w:ind w:firstLineChars="0" w:firstLine="0"/>
              <w:jc w:val="center"/>
              <w:rPr>
                <w:rFonts w:cs="Times New Roman"/>
                <w:b/>
                <w:bCs/>
                <w:color w:val="000000"/>
                <w:sz w:val="24"/>
                <w:szCs w:val="24"/>
                <w:rPrChange w:id="3759" w:author="zhouyou" w:date="2025-04-18T16:48:00Z">
                  <w:rPr>
                    <w:rFonts w:ascii="仿宋" w:hAnsi="仿宋" w:cs="Times New Roman"/>
                    <w:b/>
                    <w:bCs/>
                    <w:color w:val="000000"/>
                    <w:sz w:val="24"/>
                    <w:szCs w:val="24"/>
                  </w:rPr>
                </w:rPrChange>
              </w:rPr>
            </w:pPr>
            <w:r w:rsidRPr="00193049">
              <w:rPr>
                <w:rFonts w:cs="Times New Roman" w:hint="eastAsia"/>
                <w:b/>
                <w:bCs/>
                <w:color w:val="000000"/>
                <w:sz w:val="24"/>
                <w:szCs w:val="24"/>
                <w:rPrChange w:id="3760" w:author="zhouyou" w:date="2025-04-18T16:48:00Z">
                  <w:rPr>
                    <w:rFonts w:ascii="仿宋" w:hAnsi="仿宋" w:cs="Times New Roman" w:hint="eastAsia"/>
                    <w:b/>
                    <w:bCs/>
                    <w:color w:val="000000"/>
                    <w:sz w:val="24"/>
                    <w:szCs w:val="24"/>
                  </w:rPr>
                </w:rPrChange>
              </w:rPr>
              <w:t>时间</w:t>
            </w:r>
          </w:p>
        </w:tc>
        <w:tc>
          <w:tcPr>
            <w:tcW w:w="2126" w:type="dxa"/>
            <w:vAlign w:val="center"/>
          </w:tcPr>
          <w:p w14:paraId="3403DA13" w14:textId="77777777" w:rsidR="00677DB3" w:rsidRPr="00193049" w:rsidRDefault="003101FD">
            <w:pPr>
              <w:adjustRightInd w:val="0"/>
              <w:snapToGrid w:val="0"/>
              <w:ind w:firstLineChars="0" w:firstLine="0"/>
              <w:jc w:val="center"/>
              <w:rPr>
                <w:rFonts w:cs="Times New Roman"/>
                <w:b/>
                <w:bCs/>
                <w:color w:val="000000"/>
                <w:sz w:val="24"/>
                <w:szCs w:val="24"/>
                <w:rPrChange w:id="3761" w:author="zhouyou" w:date="2025-04-18T16:48:00Z">
                  <w:rPr>
                    <w:rFonts w:ascii="仿宋" w:hAnsi="仿宋" w:cs="Times New Roman"/>
                    <w:b/>
                    <w:bCs/>
                    <w:color w:val="000000"/>
                    <w:sz w:val="24"/>
                    <w:szCs w:val="24"/>
                  </w:rPr>
                </w:rPrChange>
              </w:rPr>
            </w:pPr>
            <w:r w:rsidRPr="00193049">
              <w:rPr>
                <w:rFonts w:cs="Times New Roman" w:hint="eastAsia"/>
                <w:b/>
                <w:bCs/>
                <w:color w:val="000000"/>
                <w:sz w:val="24"/>
                <w:szCs w:val="24"/>
                <w:rPrChange w:id="3762" w:author="zhouyou" w:date="2025-04-18T16:48:00Z">
                  <w:rPr>
                    <w:rFonts w:ascii="仿宋" w:hAnsi="仿宋" w:cs="Times New Roman" w:hint="eastAsia"/>
                    <w:b/>
                    <w:bCs/>
                    <w:color w:val="000000"/>
                    <w:sz w:val="24"/>
                    <w:szCs w:val="24"/>
                  </w:rPr>
                </w:rPrChange>
              </w:rPr>
              <w:t>项目研究任务</w:t>
            </w:r>
          </w:p>
        </w:tc>
        <w:tc>
          <w:tcPr>
            <w:tcW w:w="2977" w:type="dxa"/>
            <w:vAlign w:val="center"/>
          </w:tcPr>
          <w:p w14:paraId="12D1E319" w14:textId="77777777" w:rsidR="00677DB3" w:rsidRPr="00193049" w:rsidRDefault="003101FD">
            <w:pPr>
              <w:adjustRightInd w:val="0"/>
              <w:snapToGrid w:val="0"/>
              <w:ind w:firstLineChars="0" w:firstLine="0"/>
              <w:jc w:val="center"/>
              <w:rPr>
                <w:rFonts w:cs="Times New Roman"/>
                <w:b/>
                <w:bCs/>
                <w:color w:val="000000"/>
                <w:sz w:val="24"/>
                <w:szCs w:val="24"/>
                <w:rPrChange w:id="3763" w:author="zhouyou" w:date="2025-04-18T16:48:00Z">
                  <w:rPr>
                    <w:rFonts w:ascii="仿宋" w:hAnsi="仿宋" w:cs="Times New Roman"/>
                    <w:b/>
                    <w:bCs/>
                    <w:color w:val="000000"/>
                    <w:sz w:val="24"/>
                    <w:szCs w:val="24"/>
                  </w:rPr>
                </w:rPrChange>
              </w:rPr>
            </w:pPr>
            <w:r w:rsidRPr="00193049">
              <w:rPr>
                <w:rFonts w:cs="Times New Roman" w:hint="eastAsia"/>
                <w:b/>
                <w:bCs/>
                <w:color w:val="000000"/>
                <w:sz w:val="24"/>
                <w:szCs w:val="24"/>
                <w:rPrChange w:id="3764" w:author="zhouyou" w:date="2025-04-18T16:48:00Z">
                  <w:rPr>
                    <w:rFonts w:ascii="仿宋" w:hAnsi="仿宋" w:cs="Times New Roman" w:hint="eastAsia"/>
                    <w:b/>
                    <w:bCs/>
                    <w:color w:val="000000"/>
                    <w:sz w:val="24"/>
                    <w:szCs w:val="24"/>
                  </w:rPr>
                </w:rPrChange>
              </w:rPr>
              <w:t>预算说明</w:t>
            </w:r>
          </w:p>
        </w:tc>
        <w:tc>
          <w:tcPr>
            <w:tcW w:w="1843" w:type="dxa"/>
            <w:vAlign w:val="center"/>
          </w:tcPr>
          <w:p w14:paraId="1901E18B" w14:textId="77777777" w:rsidR="00677DB3" w:rsidRPr="00193049" w:rsidRDefault="003101FD">
            <w:pPr>
              <w:adjustRightInd w:val="0"/>
              <w:snapToGrid w:val="0"/>
              <w:ind w:firstLineChars="0" w:firstLine="0"/>
              <w:jc w:val="center"/>
              <w:rPr>
                <w:rFonts w:cs="Times New Roman"/>
                <w:b/>
                <w:bCs/>
                <w:color w:val="000000"/>
                <w:sz w:val="24"/>
                <w:szCs w:val="24"/>
                <w:rPrChange w:id="3765" w:author="zhouyou" w:date="2025-04-18T16:48:00Z">
                  <w:rPr>
                    <w:rFonts w:ascii="仿宋" w:hAnsi="仿宋" w:cs="Times New Roman"/>
                    <w:b/>
                    <w:bCs/>
                    <w:color w:val="000000"/>
                    <w:sz w:val="24"/>
                    <w:szCs w:val="24"/>
                  </w:rPr>
                </w:rPrChange>
              </w:rPr>
            </w:pPr>
            <w:r w:rsidRPr="00193049">
              <w:rPr>
                <w:rFonts w:cs="Times New Roman" w:hint="eastAsia"/>
                <w:b/>
                <w:bCs/>
                <w:color w:val="000000"/>
                <w:sz w:val="24"/>
                <w:szCs w:val="24"/>
                <w:rPrChange w:id="3766" w:author="zhouyou" w:date="2025-04-18T16:48:00Z">
                  <w:rPr>
                    <w:rFonts w:ascii="仿宋" w:hAnsi="仿宋" w:cs="Times New Roman" w:hint="eastAsia"/>
                    <w:b/>
                    <w:bCs/>
                    <w:color w:val="000000"/>
                    <w:sz w:val="24"/>
                    <w:szCs w:val="24"/>
                  </w:rPr>
                </w:rPrChange>
              </w:rPr>
              <w:t>经费支出</w:t>
            </w:r>
          </w:p>
        </w:tc>
      </w:tr>
      <w:tr w:rsidR="00677DB3" w:rsidRPr="00193049" w14:paraId="0F50D10D" w14:textId="77777777" w:rsidTr="006570D9">
        <w:tc>
          <w:tcPr>
            <w:tcW w:w="2093" w:type="dxa"/>
            <w:vAlign w:val="center"/>
          </w:tcPr>
          <w:p w14:paraId="57063ED9" w14:textId="77777777" w:rsidR="00677DB3" w:rsidRPr="00193049" w:rsidRDefault="003101FD">
            <w:pPr>
              <w:adjustRightInd w:val="0"/>
              <w:snapToGrid w:val="0"/>
              <w:ind w:firstLineChars="0" w:firstLine="0"/>
              <w:jc w:val="center"/>
              <w:rPr>
                <w:rFonts w:cs="Times New Roman"/>
                <w:bCs/>
                <w:color w:val="000000"/>
                <w:sz w:val="21"/>
                <w:szCs w:val="21"/>
                <w:rPrChange w:id="3767"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768" w:author="zhouyou" w:date="2025-04-18T16:48:00Z">
                  <w:rPr>
                    <w:rFonts w:ascii="仿宋" w:hAnsi="仿宋" w:cs="Times New Roman"/>
                    <w:bCs/>
                    <w:color w:val="000000"/>
                    <w:sz w:val="21"/>
                    <w:szCs w:val="21"/>
                  </w:rPr>
                </w:rPrChange>
              </w:rPr>
              <w:t>2024.12</w:t>
            </w:r>
          </w:p>
          <w:p w14:paraId="25A5FDD9" w14:textId="77777777" w:rsidR="00677DB3" w:rsidRPr="00193049" w:rsidRDefault="003101FD">
            <w:pPr>
              <w:adjustRightInd w:val="0"/>
              <w:snapToGrid w:val="0"/>
              <w:ind w:firstLineChars="0" w:firstLine="0"/>
              <w:jc w:val="center"/>
              <w:rPr>
                <w:rFonts w:cs="Times New Roman"/>
                <w:bCs/>
                <w:color w:val="000000"/>
                <w:sz w:val="21"/>
                <w:szCs w:val="21"/>
                <w:rPrChange w:id="3769" w:author="zhouyou" w:date="2025-04-18T16:48:00Z">
                  <w:rPr>
                    <w:rFonts w:ascii="仿宋" w:hAnsi="仿宋" w:cs="Times New Roman"/>
                    <w:bCs/>
                    <w:color w:val="000000"/>
                    <w:sz w:val="21"/>
                    <w:szCs w:val="21"/>
                  </w:rPr>
                </w:rPrChange>
              </w:rPr>
            </w:pPr>
            <w:r w:rsidRPr="00193049">
              <w:rPr>
                <w:rFonts w:cs="Times New Roman" w:hint="eastAsia"/>
                <w:bCs/>
                <w:color w:val="000000"/>
                <w:sz w:val="21"/>
                <w:szCs w:val="21"/>
                <w:rPrChange w:id="3770" w:author="zhouyou" w:date="2025-04-18T16:48:00Z">
                  <w:rPr>
                    <w:rFonts w:ascii="仿宋" w:hAnsi="仿宋" w:cs="Times New Roman" w:hint="eastAsia"/>
                    <w:bCs/>
                    <w:color w:val="000000"/>
                    <w:sz w:val="21"/>
                    <w:szCs w:val="21"/>
                  </w:rPr>
                </w:rPrChange>
              </w:rPr>
              <w:t>至</w:t>
            </w:r>
          </w:p>
          <w:p w14:paraId="6C0840B3" w14:textId="77777777" w:rsidR="00677DB3" w:rsidRPr="00193049" w:rsidRDefault="003101FD">
            <w:pPr>
              <w:adjustRightInd w:val="0"/>
              <w:snapToGrid w:val="0"/>
              <w:ind w:firstLineChars="0" w:firstLine="0"/>
              <w:jc w:val="center"/>
              <w:rPr>
                <w:rFonts w:cs="Times New Roman"/>
                <w:bCs/>
                <w:color w:val="000000"/>
                <w:sz w:val="21"/>
                <w:szCs w:val="21"/>
                <w:rPrChange w:id="3771"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772" w:author="zhouyou" w:date="2025-04-18T16:48:00Z">
                  <w:rPr>
                    <w:rFonts w:ascii="仿宋" w:hAnsi="仿宋" w:cs="Times New Roman"/>
                    <w:bCs/>
                    <w:color w:val="000000"/>
                    <w:sz w:val="21"/>
                    <w:szCs w:val="21"/>
                  </w:rPr>
                </w:rPrChange>
              </w:rPr>
              <w:t>2025.11</w:t>
            </w:r>
          </w:p>
        </w:tc>
        <w:tc>
          <w:tcPr>
            <w:tcW w:w="2126" w:type="dxa"/>
            <w:vAlign w:val="center"/>
          </w:tcPr>
          <w:p w14:paraId="13A70F30" w14:textId="77777777" w:rsidR="00677DB3" w:rsidRPr="00193049" w:rsidRDefault="003101FD">
            <w:pPr>
              <w:adjustRightInd w:val="0"/>
              <w:snapToGrid w:val="0"/>
              <w:ind w:firstLine="420"/>
              <w:jc w:val="center"/>
              <w:rPr>
                <w:rFonts w:cs="Times New Roman"/>
                <w:bCs/>
                <w:color w:val="000000"/>
                <w:sz w:val="21"/>
                <w:szCs w:val="21"/>
                <w:rPrChange w:id="3773" w:author="zhouyou" w:date="2025-04-18T16:48:00Z">
                  <w:rPr>
                    <w:rFonts w:ascii="仿宋" w:hAnsi="仿宋" w:cs="Times New Roman"/>
                    <w:bCs/>
                    <w:color w:val="000000"/>
                    <w:sz w:val="21"/>
                    <w:szCs w:val="21"/>
                  </w:rPr>
                </w:rPrChange>
              </w:rPr>
              <w:pPrChange w:id="3774" w:author="zhouyou" w:date="2025-04-18T16:57:00Z">
                <w:pPr>
                  <w:adjustRightInd w:val="0"/>
                  <w:snapToGrid w:val="0"/>
                  <w:ind w:firstLine="420"/>
                </w:pPr>
              </w:pPrChange>
            </w:pPr>
            <w:r w:rsidRPr="00193049">
              <w:rPr>
                <w:rFonts w:cs="Times New Roman" w:hint="eastAsia"/>
                <w:bCs/>
                <w:color w:val="000000"/>
                <w:sz w:val="21"/>
                <w:szCs w:val="21"/>
                <w:rPrChange w:id="3775" w:author="zhouyou" w:date="2025-04-18T16:48:00Z">
                  <w:rPr>
                    <w:rFonts w:ascii="仿宋" w:hAnsi="仿宋" w:cs="Times New Roman" w:hint="eastAsia"/>
                    <w:bCs/>
                    <w:color w:val="000000"/>
                    <w:sz w:val="21"/>
                    <w:szCs w:val="21"/>
                  </w:rPr>
                </w:rPrChange>
              </w:rPr>
              <w:t>设计实现</w:t>
            </w:r>
            <w:r w:rsidRPr="00193049">
              <w:rPr>
                <w:rFonts w:cs="Times New Roman"/>
                <w:bCs/>
                <w:color w:val="000000"/>
                <w:sz w:val="21"/>
                <w:szCs w:val="21"/>
                <w:rPrChange w:id="3776" w:author="zhouyou" w:date="2025-04-18T16:48:00Z">
                  <w:rPr>
                    <w:rFonts w:ascii="仿宋" w:hAnsi="仿宋" w:cs="Times New Roman"/>
                    <w:bCs/>
                    <w:color w:val="000000"/>
                    <w:sz w:val="21"/>
                    <w:szCs w:val="21"/>
                  </w:rPr>
                </w:rPrChange>
              </w:rPr>
              <w:t>ZB</w:t>
            </w:r>
            <w:proofErr w:type="gramStart"/>
            <w:r w:rsidRPr="00193049">
              <w:rPr>
                <w:rFonts w:cs="Times New Roman" w:hint="eastAsia"/>
                <w:bCs/>
                <w:color w:val="000000"/>
                <w:sz w:val="21"/>
                <w:szCs w:val="21"/>
                <w:rPrChange w:id="3777" w:author="zhouyou" w:date="2025-04-18T16:48:00Z">
                  <w:rPr>
                    <w:rFonts w:ascii="仿宋" w:hAnsi="仿宋" w:cs="Times New Roman" w:hint="eastAsia"/>
                    <w:bCs/>
                    <w:color w:val="000000"/>
                    <w:sz w:val="21"/>
                    <w:szCs w:val="21"/>
                  </w:rPr>
                </w:rPrChange>
              </w:rPr>
              <w:t>级磁光电</w:t>
            </w:r>
            <w:proofErr w:type="gramEnd"/>
            <w:r w:rsidRPr="00193049">
              <w:rPr>
                <w:rFonts w:cs="Times New Roman" w:hint="eastAsia"/>
                <w:bCs/>
                <w:color w:val="000000"/>
                <w:sz w:val="21"/>
                <w:szCs w:val="21"/>
                <w:rPrChange w:id="3778" w:author="zhouyou" w:date="2025-04-18T16:48:00Z">
                  <w:rPr>
                    <w:rFonts w:ascii="仿宋" w:hAnsi="仿宋" w:cs="Times New Roman" w:hint="eastAsia"/>
                    <w:bCs/>
                    <w:color w:val="000000"/>
                    <w:sz w:val="21"/>
                    <w:szCs w:val="21"/>
                  </w:rPr>
                </w:rPrChange>
              </w:rPr>
              <w:t>融合存储系统仿真原型。</w:t>
            </w:r>
          </w:p>
        </w:tc>
        <w:tc>
          <w:tcPr>
            <w:tcW w:w="2977" w:type="dxa"/>
            <w:vAlign w:val="center"/>
          </w:tcPr>
          <w:p w14:paraId="5A62BEF9" w14:textId="0A9B0A85" w:rsidR="00677DB3" w:rsidRPr="00193049" w:rsidRDefault="003101FD">
            <w:pPr>
              <w:adjustRightInd w:val="0"/>
              <w:snapToGrid w:val="0"/>
              <w:ind w:firstLine="420"/>
              <w:jc w:val="center"/>
              <w:rPr>
                <w:rFonts w:cs="Times New Roman"/>
                <w:bCs/>
                <w:color w:val="000000"/>
                <w:sz w:val="21"/>
                <w:szCs w:val="21"/>
                <w:rPrChange w:id="3779" w:author="zhouyou" w:date="2025-04-18T16:48:00Z">
                  <w:rPr>
                    <w:rFonts w:ascii="仿宋" w:hAnsi="仿宋" w:cs="Times New Roman"/>
                    <w:bCs/>
                    <w:color w:val="000000"/>
                    <w:sz w:val="21"/>
                    <w:szCs w:val="21"/>
                  </w:rPr>
                </w:rPrChange>
              </w:rPr>
              <w:pPrChange w:id="3780" w:author="zhouyou" w:date="2025-04-18T16:57:00Z">
                <w:pPr>
                  <w:adjustRightInd w:val="0"/>
                  <w:snapToGrid w:val="0"/>
                  <w:ind w:firstLine="420"/>
                </w:pPr>
              </w:pPrChange>
            </w:pPr>
            <w:r w:rsidRPr="00193049">
              <w:rPr>
                <w:rFonts w:cs="Times New Roman" w:hint="eastAsia"/>
                <w:bCs/>
                <w:color w:val="000000"/>
                <w:sz w:val="21"/>
                <w:szCs w:val="21"/>
                <w:rPrChange w:id="3781" w:author="zhouyou" w:date="2025-04-18T16:48:00Z">
                  <w:rPr>
                    <w:rFonts w:ascii="仿宋" w:hAnsi="仿宋" w:cs="Times New Roman" w:hint="eastAsia"/>
                    <w:bCs/>
                    <w:color w:val="000000"/>
                    <w:sz w:val="21"/>
                    <w:szCs w:val="21"/>
                  </w:rPr>
                </w:rPrChange>
              </w:rPr>
              <w:t>构建</w:t>
            </w:r>
            <w:r w:rsidRPr="00193049">
              <w:rPr>
                <w:rFonts w:cs="Times New Roman"/>
                <w:bCs/>
                <w:color w:val="000000"/>
                <w:sz w:val="21"/>
                <w:szCs w:val="21"/>
                <w:rPrChange w:id="3782" w:author="zhouyou" w:date="2025-04-18T16:48:00Z">
                  <w:rPr>
                    <w:rFonts w:ascii="仿宋" w:hAnsi="仿宋" w:cs="Times New Roman"/>
                    <w:bCs/>
                    <w:color w:val="000000"/>
                    <w:sz w:val="21"/>
                    <w:szCs w:val="21"/>
                  </w:rPr>
                </w:rPrChange>
              </w:rPr>
              <w:t>ZB</w:t>
            </w:r>
            <w:r w:rsidRPr="00193049">
              <w:rPr>
                <w:rFonts w:cs="Times New Roman" w:hint="eastAsia"/>
                <w:bCs/>
                <w:color w:val="000000"/>
                <w:sz w:val="21"/>
                <w:szCs w:val="21"/>
                <w:rPrChange w:id="3783" w:author="zhouyou" w:date="2025-04-18T16:48:00Z">
                  <w:rPr>
                    <w:rFonts w:ascii="仿宋" w:hAnsi="仿宋" w:cs="Times New Roman" w:hint="eastAsia"/>
                    <w:bCs/>
                    <w:color w:val="000000"/>
                    <w:sz w:val="21"/>
                    <w:szCs w:val="21"/>
                  </w:rPr>
                </w:rPrChange>
              </w:rPr>
              <w:t>级存储系统仿真平台等所需的设备和材料；支付</w:t>
            </w:r>
            <w:r w:rsidR="00A36039" w:rsidRPr="00193049">
              <w:rPr>
                <w:rFonts w:cs="Times New Roman" w:hint="eastAsia"/>
                <w:bCs/>
                <w:color w:val="000000"/>
                <w:sz w:val="21"/>
                <w:szCs w:val="21"/>
                <w:rPrChange w:id="3784" w:author="zhouyou" w:date="2025-04-18T16:48:00Z">
                  <w:rPr>
                    <w:rFonts w:ascii="仿宋" w:hAnsi="仿宋" w:cs="Times New Roman" w:hint="eastAsia"/>
                    <w:bCs/>
                    <w:color w:val="000000"/>
                    <w:sz w:val="21"/>
                    <w:szCs w:val="21"/>
                  </w:rPr>
                </w:rPrChange>
              </w:rPr>
              <w:t>课题</w:t>
            </w:r>
            <w:r w:rsidRPr="00193049">
              <w:rPr>
                <w:rFonts w:cs="Times New Roman" w:hint="eastAsia"/>
                <w:bCs/>
                <w:color w:val="000000"/>
                <w:sz w:val="21"/>
                <w:szCs w:val="21"/>
                <w:rPrChange w:id="3785" w:author="zhouyou" w:date="2025-04-18T16:48:00Z">
                  <w:rPr>
                    <w:rFonts w:ascii="仿宋" w:hAnsi="仿宋" w:cs="Times New Roman" w:hint="eastAsia"/>
                    <w:bCs/>
                    <w:color w:val="000000"/>
                    <w:sz w:val="21"/>
                    <w:szCs w:val="21"/>
                  </w:rPr>
                </w:rPrChange>
              </w:rPr>
              <w:t>组人员参会协作等产生的差旅费用；</w:t>
            </w:r>
          </w:p>
          <w:p w14:paraId="194532B2" w14:textId="77777777" w:rsidR="00677DB3" w:rsidRPr="00193049" w:rsidRDefault="003101FD">
            <w:pPr>
              <w:adjustRightInd w:val="0"/>
              <w:snapToGrid w:val="0"/>
              <w:ind w:firstLine="420"/>
              <w:jc w:val="center"/>
              <w:rPr>
                <w:rFonts w:cs="Times New Roman"/>
                <w:bCs/>
                <w:color w:val="000000"/>
                <w:sz w:val="21"/>
                <w:szCs w:val="21"/>
                <w:rPrChange w:id="3786" w:author="zhouyou" w:date="2025-04-18T16:48:00Z">
                  <w:rPr>
                    <w:rFonts w:ascii="仿宋" w:hAnsi="仿宋" w:cs="Times New Roman"/>
                    <w:bCs/>
                    <w:color w:val="000000"/>
                    <w:sz w:val="21"/>
                    <w:szCs w:val="21"/>
                  </w:rPr>
                </w:rPrChange>
              </w:rPr>
              <w:pPrChange w:id="3787" w:author="zhouyou" w:date="2025-04-18T16:57:00Z">
                <w:pPr>
                  <w:adjustRightInd w:val="0"/>
                  <w:snapToGrid w:val="0"/>
                  <w:ind w:firstLine="420"/>
                </w:pPr>
              </w:pPrChange>
            </w:pPr>
            <w:r w:rsidRPr="00193049">
              <w:rPr>
                <w:rFonts w:cs="Times New Roman" w:hint="eastAsia"/>
                <w:bCs/>
                <w:color w:val="000000"/>
                <w:sz w:val="21"/>
                <w:szCs w:val="21"/>
                <w:rPrChange w:id="3788" w:author="zhouyou" w:date="2025-04-18T16:48:00Z">
                  <w:rPr>
                    <w:rFonts w:ascii="仿宋" w:hAnsi="仿宋" w:cs="Times New Roman" w:hint="eastAsia"/>
                    <w:bCs/>
                    <w:color w:val="000000"/>
                    <w:sz w:val="21"/>
                    <w:szCs w:val="21"/>
                  </w:rPr>
                </w:rPrChange>
              </w:rPr>
              <w:t>支付参与项目研究工作的研究生等人员的劳务费。</w:t>
            </w:r>
          </w:p>
        </w:tc>
        <w:tc>
          <w:tcPr>
            <w:tcW w:w="1843" w:type="dxa"/>
            <w:vAlign w:val="center"/>
          </w:tcPr>
          <w:p w14:paraId="0EB6A125" w14:textId="10510602" w:rsidR="00677DB3" w:rsidRPr="00193049" w:rsidRDefault="003101FD">
            <w:pPr>
              <w:adjustRightInd w:val="0"/>
              <w:snapToGrid w:val="0"/>
              <w:ind w:firstLineChars="0" w:firstLine="0"/>
              <w:jc w:val="center"/>
              <w:rPr>
                <w:rFonts w:cs="Times New Roman"/>
                <w:bCs/>
                <w:color w:val="000000"/>
                <w:sz w:val="21"/>
                <w:szCs w:val="21"/>
                <w:rPrChange w:id="3789" w:author="zhouyou" w:date="2025-04-18T16:48:00Z">
                  <w:rPr>
                    <w:rFonts w:ascii="仿宋" w:hAnsi="仿宋" w:cs="Times New Roman"/>
                    <w:bCs/>
                    <w:color w:val="000000"/>
                    <w:sz w:val="21"/>
                    <w:szCs w:val="21"/>
                  </w:rPr>
                </w:rPrChange>
              </w:rPr>
              <w:pPrChange w:id="3790" w:author="zhouyou" w:date="2025-04-18T16:57:00Z">
                <w:pPr>
                  <w:adjustRightInd w:val="0"/>
                  <w:snapToGrid w:val="0"/>
                  <w:ind w:firstLineChars="0" w:firstLine="0"/>
                </w:pPr>
              </w:pPrChange>
            </w:pPr>
            <w:r w:rsidRPr="00193049">
              <w:rPr>
                <w:rFonts w:cs="Times New Roman" w:hint="eastAsia"/>
                <w:bCs/>
                <w:color w:val="000000"/>
                <w:sz w:val="21"/>
                <w:szCs w:val="21"/>
                <w:rPrChange w:id="3791" w:author="zhouyou" w:date="2025-04-18T16:48:00Z">
                  <w:rPr>
                    <w:rFonts w:ascii="仿宋" w:hAnsi="仿宋" w:cs="Times New Roman" w:hint="eastAsia"/>
                    <w:bCs/>
                    <w:color w:val="000000"/>
                    <w:sz w:val="21"/>
                    <w:szCs w:val="21"/>
                  </w:rPr>
                </w:rPrChange>
              </w:rPr>
              <w:t>预计支出总项目经费的</w:t>
            </w:r>
            <w:r w:rsidR="00500E4B" w:rsidRPr="00193049">
              <w:rPr>
                <w:rFonts w:cs="Times New Roman"/>
                <w:bCs/>
                <w:color w:val="000000"/>
                <w:sz w:val="21"/>
                <w:szCs w:val="21"/>
                <w:rPrChange w:id="3792" w:author="zhouyou" w:date="2025-04-18T16:48:00Z">
                  <w:rPr>
                    <w:rFonts w:ascii="仿宋" w:hAnsi="仿宋" w:cs="Times New Roman"/>
                    <w:bCs/>
                    <w:color w:val="000000"/>
                    <w:sz w:val="21"/>
                    <w:szCs w:val="21"/>
                  </w:rPr>
                </w:rPrChange>
              </w:rPr>
              <w:t>3</w:t>
            </w:r>
            <w:r w:rsidRPr="00193049">
              <w:rPr>
                <w:rFonts w:cs="Times New Roman"/>
                <w:bCs/>
                <w:color w:val="000000"/>
                <w:sz w:val="21"/>
                <w:szCs w:val="21"/>
                <w:rPrChange w:id="3793" w:author="zhouyou" w:date="2025-04-18T16:48:00Z">
                  <w:rPr>
                    <w:rFonts w:ascii="仿宋" w:hAnsi="仿宋" w:cs="Times New Roman"/>
                    <w:bCs/>
                    <w:color w:val="000000"/>
                    <w:sz w:val="21"/>
                    <w:szCs w:val="21"/>
                  </w:rPr>
                </w:rPrChange>
              </w:rPr>
              <w:t>0%</w:t>
            </w:r>
            <w:r w:rsidRPr="00193049">
              <w:rPr>
                <w:rFonts w:cs="Times New Roman" w:hint="eastAsia"/>
                <w:bCs/>
                <w:color w:val="000000"/>
                <w:sz w:val="21"/>
                <w:szCs w:val="21"/>
                <w:rPrChange w:id="3794" w:author="zhouyou" w:date="2025-04-18T16:48:00Z">
                  <w:rPr>
                    <w:rFonts w:ascii="仿宋" w:hAnsi="仿宋" w:cs="Times New Roman" w:hint="eastAsia"/>
                    <w:bCs/>
                    <w:color w:val="000000"/>
                    <w:sz w:val="21"/>
                    <w:szCs w:val="21"/>
                  </w:rPr>
                </w:rPrChange>
              </w:rPr>
              <w:t>，即</w:t>
            </w:r>
            <w:r w:rsidR="00500E4B" w:rsidRPr="00193049">
              <w:rPr>
                <w:rFonts w:cs="Times New Roman"/>
                <w:bCs/>
                <w:color w:val="000000"/>
                <w:sz w:val="21"/>
                <w:szCs w:val="21"/>
                <w:rPrChange w:id="3795" w:author="zhouyou" w:date="2025-04-18T16:48:00Z">
                  <w:rPr>
                    <w:rFonts w:ascii="仿宋" w:hAnsi="仿宋" w:cs="Times New Roman"/>
                    <w:bCs/>
                    <w:color w:val="000000"/>
                    <w:sz w:val="21"/>
                    <w:szCs w:val="21"/>
                  </w:rPr>
                </w:rPrChange>
              </w:rPr>
              <w:t>225</w:t>
            </w:r>
            <w:r w:rsidRPr="00193049">
              <w:rPr>
                <w:rFonts w:cs="Times New Roman" w:hint="eastAsia"/>
                <w:bCs/>
                <w:color w:val="000000"/>
                <w:sz w:val="21"/>
                <w:szCs w:val="21"/>
                <w:rPrChange w:id="3796" w:author="zhouyou" w:date="2025-04-18T16:48:00Z">
                  <w:rPr>
                    <w:rFonts w:ascii="仿宋" w:hAnsi="仿宋" w:cs="Times New Roman" w:hint="eastAsia"/>
                    <w:bCs/>
                    <w:color w:val="000000"/>
                    <w:sz w:val="21"/>
                    <w:szCs w:val="21"/>
                  </w:rPr>
                </w:rPrChange>
              </w:rPr>
              <w:t>万元</w:t>
            </w:r>
          </w:p>
        </w:tc>
      </w:tr>
      <w:tr w:rsidR="00677DB3" w:rsidRPr="00193049" w14:paraId="5CDC4660" w14:textId="77777777" w:rsidTr="006570D9">
        <w:tc>
          <w:tcPr>
            <w:tcW w:w="2093" w:type="dxa"/>
            <w:vAlign w:val="center"/>
          </w:tcPr>
          <w:p w14:paraId="2A709393" w14:textId="77777777" w:rsidR="00677DB3" w:rsidRPr="00193049" w:rsidRDefault="003101FD">
            <w:pPr>
              <w:adjustRightInd w:val="0"/>
              <w:snapToGrid w:val="0"/>
              <w:ind w:firstLineChars="0" w:firstLine="0"/>
              <w:jc w:val="center"/>
              <w:rPr>
                <w:rFonts w:cs="Times New Roman"/>
                <w:bCs/>
                <w:color w:val="000000"/>
                <w:sz w:val="21"/>
                <w:szCs w:val="21"/>
                <w:rPrChange w:id="3797"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798" w:author="zhouyou" w:date="2025-04-18T16:48:00Z">
                  <w:rPr>
                    <w:rFonts w:ascii="仿宋" w:hAnsi="仿宋" w:cs="Times New Roman"/>
                    <w:bCs/>
                    <w:color w:val="000000"/>
                    <w:sz w:val="21"/>
                    <w:szCs w:val="21"/>
                  </w:rPr>
                </w:rPrChange>
              </w:rPr>
              <w:t>2025.12</w:t>
            </w:r>
          </w:p>
          <w:p w14:paraId="3BDA3C8E" w14:textId="77777777" w:rsidR="00677DB3" w:rsidRPr="00193049" w:rsidRDefault="003101FD">
            <w:pPr>
              <w:adjustRightInd w:val="0"/>
              <w:snapToGrid w:val="0"/>
              <w:ind w:firstLineChars="0" w:firstLine="0"/>
              <w:jc w:val="center"/>
              <w:rPr>
                <w:rFonts w:cs="Times New Roman"/>
                <w:bCs/>
                <w:color w:val="000000"/>
                <w:sz w:val="21"/>
                <w:szCs w:val="21"/>
                <w:rPrChange w:id="3799" w:author="zhouyou" w:date="2025-04-18T16:48:00Z">
                  <w:rPr>
                    <w:rFonts w:ascii="仿宋" w:hAnsi="仿宋" w:cs="Times New Roman"/>
                    <w:bCs/>
                    <w:color w:val="000000"/>
                    <w:sz w:val="21"/>
                    <w:szCs w:val="21"/>
                  </w:rPr>
                </w:rPrChange>
              </w:rPr>
            </w:pPr>
            <w:r w:rsidRPr="00193049">
              <w:rPr>
                <w:rFonts w:cs="Times New Roman" w:hint="eastAsia"/>
                <w:bCs/>
                <w:color w:val="000000"/>
                <w:sz w:val="21"/>
                <w:szCs w:val="21"/>
                <w:rPrChange w:id="3800" w:author="zhouyou" w:date="2025-04-18T16:48:00Z">
                  <w:rPr>
                    <w:rFonts w:ascii="仿宋" w:hAnsi="仿宋" w:cs="Times New Roman" w:hint="eastAsia"/>
                    <w:bCs/>
                    <w:color w:val="000000"/>
                    <w:sz w:val="21"/>
                    <w:szCs w:val="21"/>
                  </w:rPr>
                </w:rPrChange>
              </w:rPr>
              <w:t>至</w:t>
            </w:r>
          </w:p>
          <w:p w14:paraId="3E51D85F" w14:textId="77777777" w:rsidR="00677DB3" w:rsidRPr="00193049" w:rsidRDefault="003101FD">
            <w:pPr>
              <w:adjustRightInd w:val="0"/>
              <w:snapToGrid w:val="0"/>
              <w:ind w:firstLineChars="0" w:firstLine="0"/>
              <w:jc w:val="center"/>
              <w:rPr>
                <w:rFonts w:cs="Times New Roman"/>
                <w:bCs/>
                <w:color w:val="000000"/>
                <w:sz w:val="21"/>
                <w:szCs w:val="21"/>
                <w:rPrChange w:id="3801"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802" w:author="zhouyou" w:date="2025-04-18T16:48:00Z">
                  <w:rPr>
                    <w:rFonts w:ascii="仿宋" w:hAnsi="仿宋" w:cs="Times New Roman"/>
                    <w:bCs/>
                    <w:color w:val="000000"/>
                    <w:sz w:val="21"/>
                    <w:szCs w:val="21"/>
                  </w:rPr>
                </w:rPrChange>
              </w:rPr>
              <w:t>2026.11</w:t>
            </w:r>
          </w:p>
        </w:tc>
        <w:tc>
          <w:tcPr>
            <w:tcW w:w="2126" w:type="dxa"/>
            <w:vAlign w:val="center"/>
          </w:tcPr>
          <w:p w14:paraId="64E6849C" w14:textId="77777777" w:rsidR="00677DB3" w:rsidRPr="00193049" w:rsidRDefault="003101FD">
            <w:pPr>
              <w:adjustRightInd w:val="0"/>
              <w:snapToGrid w:val="0"/>
              <w:ind w:firstLine="420"/>
              <w:jc w:val="center"/>
              <w:rPr>
                <w:rFonts w:cs="Times New Roman"/>
                <w:color w:val="000000"/>
                <w:kern w:val="0"/>
                <w:sz w:val="21"/>
                <w:szCs w:val="21"/>
                <w:lang w:bidi="ar"/>
                <w:rPrChange w:id="3803" w:author="zhouyou" w:date="2025-04-18T16:48:00Z">
                  <w:rPr>
                    <w:rFonts w:ascii="仿宋" w:hAnsi="仿宋" w:cs="宋体"/>
                    <w:color w:val="000000"/>
                    <w:kern w:val="0"/>
                    <w:sz w:val="21"/>
                    <w:szCs w:val="21"/>
                    <w:lang w:bidi="ar"/>
                  </w:rPr>
                </w:rPrChange>
              </w:rPr>
              <w:pPrChange w:id="3804" w:author="zhouyou" w:date="2025-04-18T16:57:00Z">
                <w:pPr>
                  <w:adjustRightInd w:val="0"/>
                  <w:snapToGrid w:val="0"/>
                  <w:ind w:firstLine="420"/>
                </w:pPr>
              </w:pPrChange>
            </w:pPr>
            <w:r w:rsidRPr="00193049">
              <w:rPr>
                <w:rFonts w:cs="Times New Roman" w:hint="eastAsia"/>
                <w:color w:val="000000"/>
                <w:kern w:val="0"/>
                <w:sz w:val="21"/>
                <w:szCs w:val="21"/>
                <w:lang w:bidi="ar"/>
                <w:rPrChange w:id="3805" w:author="zhouyou" w:date="2025-04-18T16:48:00Z">
                  <w:rPr>
                    <w:rFonts w:ascii="仿宋" w:hAnsi="仿宋" w:cs="宋体" w:hint="eastAsia"/>
                    <w:color w:val="000000"/>
                    <w:kern w:val="0"/>
                    <w:sz w:val="21"/>
                    <w:szCs w:val="21"/>
                    <w:lang w:bidi="ar"/>
                  </w:rPr>
                </w:rPrChange>
              </w:rPr>
              <w:t>研究</w:t>
            </w:r>
            <w:r w:rsidRPr="00193049">
              <w:rPr>
                <w:rFonts w:cs="Times New Roman"/>
                <w:color w:val="000000"/>
                <w:kern w:val="0"/>
                <w:sz w:val="21"/>
                <w:szCs w:val="21"/>
                <w:lang w:bidi="ar"/>
                <w:rPrChange w:id="3806" w:author="zhouyou" w:date="2025-04-18T16:48:00Z">
                  <w:rPr>
                    <w:rFonts w:ascii="仿宋" w:hAnsi="仿宋" w:cs="宋体"/>
                    <w:color w:val="000000"/>
                    <w:kern w:val="0"/>
                    <w:sz w:val="21"/>
                    <w:szCs w:val="21"/>
                    <w:lang w:bidi="ar"/>
                  </w:rPr>
                </w:rPrChange>
              </w:rPr>
              <w:t>ZB</w:t>
            </w:r>
            <w:proofErr w:type="gramStart"/>
            <w:r w:rsidRPr="00193049">
              <w:rPr>
                <w:rFonts w:cs="Times New Roman" w:hint="eastAsia"/>
                <w:color w:val="000000"/>
                <w:kern w:val="0"/>
                <w:sz w:val="21"/>
                <w:szCs w:val="21"/>
                <w:lang w:bidi="ar"/>
                <w:rPrChange w:id="3807" w:author="zhouyou" w:date="2025-04-18T16:48:00Z">
                  <w:rPr>
                    <w:rFonts w:ascii="仿宋" w:hAnsi="仿宋" w:cs="宋体" w:hint="eastAsia"/>
                    <w:color w:val="000000"/>
                    <w:kern w:val="0"/>
                    <w:sz w:val="21"/>
                    <w:szCs w:val="21"/>
                    <w:lang w:bidi="ar"/>
                  </w:rPr>
                </w:rPrChange>
              </w:rPr>
              <w:t>级冷数据管理</w:t>
            </w:r>
            <w:proofErr w:type="gramEnd"/>
            <w:r w:rsidRPr="00193049">
              <w:rPr>
                <w:rFonts w:cs="Times New Roman" w:hint="eastAsia"/>
                <w:color w:val="000000"/>
                <w:kern w:val="0"/>
                <w:sz w:val="21"/>
                <w:szCs w:val="21"/>
                <w:lang w:bidi="ar"/>
                <w:rPrChange w:id="3808" w:author="zhouyou" w:date="2025-04-18T16:48:00Z">
                  <w:rPr>
                    <w:rFonts w:ascii="仿宋" w:hAnsi="仿宋" w:cs="宋体" w:hint="eastAsia"/>
                    <w:color w:val="000000"/>
                    <w:kern w:val="0"/>
                    <w:sz w:val="21"/>
                    <w:szCs w:val="21"/>
                    <w:lang w:bidi="ar"/>
                  </w:rPr>
                </w:rPrChange>
              </w:rPr>
              <w:t>平台、元数据服务集群和检索系统。</w:t>
            </w:r>
          </w:p>
        </w:tc>
        <w:tc>
          <w:tcPr>
            <w:tcW w:w="2977" w:type="dxa"/>
            <w:vAlign w:val="center"/>
          </w:tcPr>
          <w:p w14:paraId="7A7A352D" w14:textId="78EF528D" w:rsidR="00677DB3" w:rsidRPr="00193049" w:rsidRDefault="003101FD">
            <w:pPr>
              <w:adjustRightInd w:val="0"/>
              <w:snapToGrid w:val="0"/>
              <w:ind w:firstLine="420"/>
              <w:jc w:val="center"/>
              <w:rPr>
                <w:rFonts w:cs="Times New Roman"/>
                <w:bCs/>
                <w:color w:val="000000"/>
                <w:sz w:val="21"/>
                <w:szCs w:val="21"/>
                <w:rPrChange w:id="3809" w:author="zhouyou" w:date="2025-04-18T16:48:00Z">
                  <w:rPr>
                    <w:rFonts w:ascii="仿宋" w:hAnsi="仿宋" w:cs="Times New Roman"/>
                    <w:bCs/>
                    <w:color w:val="000000"/>
                    <w:sz w:val="21"/>
                    <w:szCs w:val="21"/>
                  </w:rPr>
                </w:rPrChange>
              </w:rPr>
              <w:pPrChange w:id="3810" w:author="zhouyou" w:date="2025-04-18T16:57:00Z">
                <w:pPr>
                  <w:adjustRightInd w:val="0"/>
                  <w:snapToGrid w:val="0"/>
                  <w:ind w:firstLine="420"/>
                  <w:jc w:val="both"/>
                </w:pPr>
              </w:pPrChange>
            </w:pPr>
            <w:r w:rsidRPr="00193049">
              <w:rPr>
                <w:rFonts w:cs="Times New Roman" w:hint="eastAsia"/>
                <w:bCs/>
                <w:color w:val="000000"/>
                <w:sz w:val="21"/>
                <w:szCs w:val="21"/>
                <w:rPrChange w:id="3811" w:author="zhouyou" w:date="2025-04-18T16:48:00Z">
                  <w:rPr>
                    <w:rFonts w:ascii="仿宋" w:hAnsi="仿宋" w:cs="Times New Roman" w:hint="eastAsia"/>
                    <w:bCs/>
                    <w:color w:val="000000"/>
                    <w:sz w:val="21"/>
                    <w:szCs w:val="21"/>
                  </w:rPr>
                </w:rPrChange>
              </w:rPr>
              <w:t>购置存储节点系统原型、构建</w:t>
            </w:r>
            <w:r w:rsidRPr="00193049">
              <w:rPr>
                <w:rFonts w:cs="Times New Roman"/>
                <w:bCs/>
                <w:color w:val="000000"/>
                <w:sz w:val="21"/>
                <w:szCs w:val="21"/>
                <w:rPrChange w:id="3812" w:author="zhouyou" w:date="2025-04-18T16:48:00Z">
                  <w:rPr>
                    <w:rFonts w:ascii="仿宋" w:hAnsi="仿宋" w:cs="Times New Roman"/>
                    <w:bCs/>
                    <w:color w:val="000000"/>
                    <w:sz w:val="21"/>
                    <w:szCs w:val="21"/>
                  </w:rPr>
                </w:rPrChange>
              </w:rPr>
              <w:t>ZB</w:t>
            </w:r>
            <w:r w:rsidRPr="00193049">
              <w:rPr>
                <w:rFonts w:cs="Times New Roman" w:hint="eastAsia"/>
                <w:bCs/>
                <w:color w:val="000000"/>
                <w:sz w:val="21"/>
                <w:szCs w:val="21"/>
                <w:rPrChange w:id="3813" w:author="zhouyou" w:date="2025-04-18T16:48:00Z">
                  <w:rPr>
                    <w:rFonts w:ascii="仿宋" w:hAnsi="仿宋" w:cs="Times New Roman" w:hint="eastAsia"/>
                    <w:bCs/>
                    <w:color w:val="000000"/>
                    <w:sz w:val="21"/>
                    <w:szCs w:val="21"/>
                  </w:rPr>
                </w:rPrChange>
              </w:rPr>
              <w:t>级元数据服务集群等所需的设备和材料；</w:t>
            </w:r>
          </w:p>
          <w:p w14:paraId="3D56FDC1" w14:textId="77777777" w:rsidR="00677DB3" w:rsidRPr="00193049" w:rsidRDefault="003101FD">
            <w:pPr>
              <w:adjustRightInd w:val="0"/>
              <w:snapToGrid w:val="0"/>
              <w:ind w:firstLine="420"/>
              <w:jc w:val="center"/>
              <w:rPr>
                <w:rFonts w:cs="Times New Roman"/>
                <w:bCs/>
                <w:color w:val="000000"/>
                <w:sz w:val="21"/>
                <w:szCs w:val="21"/>
                <w:rPrChange w:id="3814" w:author="zhouyou" w:date="2025-04-18T16:48:00Z">
                  <w:rPr>
                    <w:rFonts w:ascii="仿宋" w:hAnsi="仿宋" w:cs="Times New Roman"/>
                    <w:bCs/>
                    <w:color w:val="000000"/>
                    <w:sz w:val="21"/>
                    <w:szCs w:val="21"/>
                  </w:rPr>
                </w:rPrChange>
              </w:rPr>
              <w:pPrChange w:id="3815" w:author="zhouyou" w:date="2025-04-18T16:57:00Z">
                <w:pPr>
                  <w:adjustRightInd w:val="0"/>
                  <w:snapToGrid w:val="0"/>
                  <w:ind w:firstLine="420"/>
                  <w:jc w:val="both"/>
                </w:pPr>
              </w:pPrChange>
            </w:pPr>
            <w:r w:rsidRPr="00193049">
              <w:rPr>
                <w:rFonts w:cs="Times New Roman" w:hint="eastAsia"/>
                <w:bCs/>
                <w:color w:val="000000"/>
                <w:sz w:val="21"/>
                <w:szCs w:val="21"/>
                <w:rPrChange w:id="3816" w:author="zhouyou" w:date="2025-04-18T16:48:00Z">
                  <w:rPr>
                    <w:rFonts w:ascii="仿宋" w:hAnsi="仿宋" w:cs="Times New Roman" w:hint="eastAsia"/>
                    <w:bCs/>
                    <w:color w:val="000000"/>
                    <w:sz w:val="21"/>
                    <w:szCs w:val="21"/>
                  </w:rPr>
                </w:rPrChange>
              </w:rPr>
              <w:t>支付项目组人员参会协作等产生的差旅费用；</w:t>
            </w:r>
          </w:p>
          <w:p w14:paraId="4D519913" w14:textId="77777777" w:rsidR="00677DB3" w:rsidRPr="00193049" w:rsidRDefault="003101FD">
            <w:pPr>
              <w:adjustRightInd w:val="0"/>
              <w:snapToGrid w:val="0"/>
              <w:ind w:firstLine="420"/>
              <w:jc w:val="center"/>
              <w:rPr>
                <w:rFonts w:cs="Times New Roman"/>
                <w:bCs/>
                <w:color w:val="000000"/>
                <w:sz w:val="21"/>
                <w:szCs w:val="21"/>
                <w:rPrChange w:id="3817" w:author="zhouyou" w:date="2025-04-18T16:48:00Z">
                  <w:rPr>
                    <w:rFonts w:ascii="仿宋" w:hAnsi="仿宋" w:cs="Times New Roman"/>
                    <w:bCs/>
                    <w:color w:val="000000"/>
                    <w:sz w:val="21"/>
                    <w:szCs w:val="21"/>
                  </w:rPr>
                </w:rPrChange>
              </w:rPr>
              <w:pPrChange w:id="3818" w:author="zhouyou" w:date="2025-04-18T16:57:00Z">
                <w:pPr>
                  <w:adjustRightInd w:val="0"/>
                  <w:snapToGrid w:val="0"/>
                  <w:ind w:firstLine="420"/>
                  <w:jc w:val="both"/>
                </w:pPr>
              </w:pPrChange>
            </w:pPr>
            <w:r w:rsidRPr="00193049">
              <w:rPr>
                <w:rFonts w:cs="Times New Roman" w:hint="eastAsia"/>
                <w:bCs/>
                <w:color w:val="000000"/>
                <w:sz w:val="21"/>
                <w:szCs w:val="21"/>
                <w:rPrChange w:id="3819" w:author="zhouyou" w:date="2025-04-18T16:48:00Z">
                  <w:rPr>
                    <w:rFonts w:ascii="仿宋" w:hAnsi="仿宋" w:cs="Times New Roman" w:hint="eastAsia"/>
                    <w:bCs/>
                    <w:color w:val="000000"/>
                    <w:sz w:val="21"/>
                    <w:szCs w:val="21"/>
                  </w:rPr>
                </w:rPrChange>
              </w:rPr>
              <w:t>支付参与项目工作的研究生等人员的劳务费。</w:t>
            </w:r>
          </w:p>
        </w:tc>
        <w:tc>
          <w:tcPr>
            <w:tcW w:w="1843" w:type="dxa"/>
            <w:vAlign w:val="center"/>
          </w:tcPr>
          <w:p w14:paraId="4E6A3E13" w14:textId="5DBDA960" w:rsidR="00677DB3" w:rsidRPr="00193049" w:rsidRDefault="003101FD">
            <w:pPr>
              <w:adjustRightInd w:val="0"/>
              <w:snapToGrid w:val="0"/>
              <w:ind w:firstLineChars="0" w:firstLine="0"/>
              <w:jc w:val="center"/>
              <w:rPr>
                <w:rFonts w:cs="Times New Roman"/>
                <w:bCs/>
                <w:color w:val="000000"/>
                <w:sz w:val="21"/>
                <w:szCs w:val="21"/>
                <w:rPrChange w:id="3820" w:author="zhouyou" w:date="2025-04-18T16:48:00Z">
                  <w:rPr>
                    <w:rFonts w:ascii="仿宋" w:hAnsi="仿宋" w:cs="Times New Roman"/>
                    <w:bCs/>
                    <w:color w:val="000000"/>
                    <w:sz w:val="21"/>
                    <w:szCs w:val="21"/>
                  </w:rPr>
                </w:rPrChange>
              </w:rPr>
              <w:pPrChange w:id="3821" w:author="zhouyou" w:date="2025-04-18T16:57:00Z">
                <w:pPr>
                  <w:adjustRightInd w:val="0"/>
                  <w:snapToGrid w:val="0"/>
                  <w:ind w:firstLineChars="0" w:firstLine="0"/>
                </w:pPr>
              </w:pPrChange>
            </w:pPr>
            <w:r w:rsidRPr="00193049">
              <w:rPr>
                <w:rFonts w:cs="Times New Roman" w:hint="eastAsia"/>
                <w:bCs/>
                <w:color w:val="000000"/>
                <w:sz w:val="21"/>
                <w:szCs w:val="21"/>
                <w:rPrChange w:id="3822" w:author="zhouyou" w:date="2025-04-18T16:48:00Z">
                  <w:rPr>
                    <w:rFonts w:ascii="仿宋" w:hAnsi="仿宋" w:cs="Times New Roman" w:hint="eastAsia"/>
                    <w:bCs/>
                    <w:color w:val="000000"/>
                    <w:sz w:val="21"/>
                    <w:szCs w:val="21"/>
                  </w:rPr>
                </w:rPrChange>
              </w:rPr>
              <w:t>预计累计支出总项目经费的</w:t>
            </w:r>
            <w:r w:rsidRPr="00193049">
              <w:rPr>
                <w:rFonts w:cs="Times New Roman"/>
                <w:bCs/>
                <w:color w:val="000000"/>
                <w:sz w:val="21"/>
                <w:szCs w:val="21"/>
                <w:rPrChange w:id="3823" w:author="zhouyou" w:date="2025-04-18T16:48:00Z">
                  <w:rPr>
                    <w:rFonts w:ascii="仿宋" w:hAnsi="仿宋" w:cs="Times New Roman"/>
                    <w:bCs/>
                    <w:color w:val="000000"/>
                    <w:sz w:val="21"/>
                    <w:szCs w:val="21"/>
                  </w:rPr>
                </w:rPrChange>
              </w:rPr>
              <w:t>70%</w:t>
            </w:r>
            <w:r w:rsidRPr="00193049">
              <w:rPr>
                <w:rFonts w:cs="Times New Roman" w:hint="eastAsia"/>
                <w:bCs/>
                <w:color w:val="000000"/>
                <w:sz w:val="21"/>
                <w:szCs w:val="21"/>
                <w:rPrChange w:id="3824" w:author="zhouyou" w:date="2025-04-18T16:48:00Z">
                  <w:rPr>
                    <w:rFonts w:ascii="仿宋" w:hAnsi="仿宋" w:cs="Times New Roman" w:hint="eastAsia"/>
                    <w:bCs/>
                    <w:color w:val="000000"/>
                    <w:sz w:val="21"/>
                    <w:szCs w:val="21"/>
                  </w:rPr>
                </w:rPrChange>
              </w:rPr>
              <w:t>，即</w:t>
            </w:r>
            <w:r w:rsidR="005F3487" w:rsidRPr="00193049">
              <w:rPr>
                <w:rFonts w:cs="Times New Roman"/>
                <w:bCs/>
                <w:color w:val="000000"/>
                <w:sz w:val="21"/>
                <w:szCs w:val="21"/>
                <w:rPrChange w:id="3825" w:author="zhouyou" w:date="2025-04-18T16:48:00Z">
                  <w:rPr>
                    <w:rFonts w:ascii="仿宋" w:hAnsi="仿宋" w:cs="Times New Roman"/>
                    <w:bCs/>
                    <w:color w:val="000000"/>
                    <w:sz w:val="21"/>
                    <w:szCs w:val="21"/>
                  </w:rPr>
                </w:rPrChange>
              </w:rPr>
              <w:t>490</w:t>
            </w:r>
            <w:r w:rsidRPr="00193049">
              <w:rPr>
                <w:rFonts w:cs="Times New Roman" w:hint="eastAsia"/>
                <w:bCs/>
                <w:color w:val="000000"/>
                <w:sz w:val="21"/>
                <w:szCs w:val="21"/>
                <w:rPrChange w:id="3826" w:author="zhouyou" w:date="2025-04-18T16:48:00Z">
                  <w:rPr>
                    <w:rFonts w:ascii="仿宋" w:hAnsi="仿宋" w:cs="Times New Roman" w:hint="eastAsia"/>
                    <w:bCs/>
                    <w:color w:val="000000"/>
                    <w:sz w:val="21"/>
                    <w:szCs w:val="21"/>
                  </w:rPr>
                </w:rPrChange>
              </w:rPr>
              <w:t>万元</w:t>
            </w:r>
          </w:p>
        </w:tc>
      </w:tr>
      <w:tr w:rsidR="00677DB3" w:rsidRPr="00193049" w14:paraId="5E2431E2" w14:textId="77777777" w:rsidTr="006570D9">
        <w:tc>
          <w:tcPr>
            <w:tcW w:w="2093" w:type="dxa"/>
            <w:vAlign w:val="center"/>
          </w:tcPr>
          <w:p w14:paraId="0984CB29" w14:textId="77777777" w:rsidR="00677DB3" w:rsidRPr="00193049" w:rsidRDefault="003101FD">
            <w:pPr>
              <w:adjustRightInd w:val="0"/>
              <w:snapToGrid w:val="0"/>
              <w:ind w:firstLineChars="0" w:firstLine="0"/>
              <w:jc w:val="center"/>
              <w:rPr>
                <w:rFonts w:cs="Times New Roman"/>
                <w:bCs/>
                <w:color w:val="000000"/>
                <w:sz w:val="21"/>
                <w:szCs w:val="21"/>
                <w:rPrChange w:id="3827"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828" w:author="zhouyou" w:date="2025-04-18T16:48:00Z">
                  <w:rPr>
                    <w:rFonts w:ascii="仿宋" w:hAnsi="仿宋" w:cs="Times New Roman"/>
                    <w:bCs/>
                    <w:color w:val="000000"/>
                    <w:sz w:val="21"/>
                    <w:szCs w:val="21"/>
                  </w:rPr>
                </w:rPrChange>
              </w:rPr>
              <w:t>2026.11</w:t>
            </w:r>
          </w:p>
          <w:p w14:paraId="4672A827" w14:textId="77777777" w:rsidR="00677DB3" w:rsidRPr="00193049" w:rsidRDefault="003101FD">
            <w:pPr>
              <w:adjustRightInd w:val="0"/>
              <w:snapToGrid w:val="0"/>
              <w:ind w:firstLineChars="0" w:firstLine="0"/>
              <w:jc w:val="center"/>
              <w:rPr>
                <w:rFonts w:cs="Times New Roman"/>
                <w:bCs/>
                <w:color w:val="000000"/>
                <w:sz w:val="21"/>
                <w:szCs w:val="21"/>
                <w:rPrChange w:id="3829" w:author="zhouyou" w:date="2025-04-18T16:48:00Z">
                  <w:rPr>
                    <w:rFonts w:ascii="仿宋" w:hAnsi="仿宋" w:cs="Times New Roman"/>
                    <w:bCs/>
                    <w:color w:val="000000"/>
                    <w:sz w:val="21"/>
                    <w:szCs w:val="21"/>
                  </w:rPr>
                </w:rPrChange>
              </w:rPr>
            </w:pPr>
            <w:r w:rsidRPr="00193049">
              <w:rPr>
                <w:rFonts w:cs="Times New Roman" w:hint="eastAsia"/>
                <w:bCs/>
                <w:color w:val="000000"/>
                <w:sz w:val="21"/>
                <w:szCs w:val="21"/>
                <w:rPrChange w:id="3830" w:author="zhouyou" w:date="2025-04-18T16:48:00Z">
                  <w:rPr>
                    <w:rFonts w:ascii="仿宋" w:hAnsi="仿宋" w:cs="Times New Roman" w:hint="eastAsia"/>
                    <w:bCs/>
                    <w:color w:val="000000"/>
                    <w:sz w:val="21"/>
                    <w:szCs w:val="21"/>
                  </w:rPr>
                </w:rPrChange>
              </w:rPr>
              <w:t>至</w:t>
            </w:r>
          </w:p>
          <w:p w14:paraId="37A9CC37" w14:textId="77777777" w:rsidR="00677DB3" w:rsidRPr="00193049" w:rsidRDefault="003101FD">
            <w:pPr>
              <w:adjustRightInd w:val="0"/>
              <w:snapToGrid w:val="0"/>
              <w:ind w:firstLineChars="0" w:firstLine="0"/>
              <w:jc w:val="center"/>
              <w:rPr>
                <w:rFonts w:cs="Times New Roman"/>
                <w:bCs/>
                <w:color w:val="000000"/>
                <w:sz w:val="21"/>
                <w:szCs w:val="21"/>
                <w:rPrChange w:id="3831" w:author="zhouyou" w:date="2025-04-18T16:48:00Z">
                  <w:rPr>
                    <w:rFonts w:ascii="仿宋" w:hAnsi="仿宋" w:cs="Times New Roman"/>
                    <w:bCs/>
                    <w:color w:val="000000"/>
                    <w:sz w:val="21"/>
                    <w:szCs w:val="21"/>
                  </w:rPr>
                </w:rPrChange>
              </w:rPr>
            </w:pPr>
            <w:r w:rsidRPr="00193049">
              <w:rPr>
                <w:rFonts w:cs="Times New Roman"/>
                <w:bCs/>
                <w:color w:val="000000"/>
                <w:sz w:val="21"/>
                <w:szCs w:val="21"/>
                <w:rPrChange w:id="3832" w:author="zhouyou" w:date="2025-04-18T16:48:00Z">
                  <w:rPr>
                    <w:rFonts w:ascii="仿宋" w:hAnsi="仿宋" w:cs="Times New Roman"/>
                    <w:bCs/>
                    <w:color w:val="000000"/>
                    <w:sz w:val="21"/>
                    <w:szCs w:val="21"/>
                  </w:rPr>
                </w:rPrChange>
              </w:rPr>
              <w:t>2027.11</w:t>
            </w:r>
          </w:p>
        </w:tc>
        <w:tc>
          <w:tcPr>
            <w:tcW w:w="2126" w:type="dxa"/>
            <w:vAlign w:val="center"/>
          </w:tcPr>
          <w:p w14:paraId="080C30FA" w14:textId="77777777" w:rsidR="00677DB3" w:rsidRPr="00193049" w:rsidRDefault="003101FD">
            <w:pPr>
              <w:adjustRightInd w:val="0"/>
              <w:snapToGrid w:val="0"/>
              <w:ind w:firstLine="420"/>
              <w:jc w:val="center"/>
              <w:rPr>
                <w:rFonts w:cs="Times New Roman"/>
                <w:bCs/>
                <w:color w:val="000000"/>
                <w:sz w:val="21"/>
                <w:szCs w:val="21"/>
                <w:rPrChange w:id="3833" w:author="zhouyou" w:date="2025-04-18T16:48:00Z">
                  <w:rPr>
                    <w:rFonts w:ascii="仿宋" w:hAnsi="仿宋" w:cs="Times New Roman"/>
                    <w:bCs/>
                    <w:color w:val="000000"/>
                    <w:sz w:val="21"/>
                    <w:szCs w:val="21"/>
                  </w:rPr>
                </w:rPrChange>
              </w:rPr>
              <w:pPrChange w:id="3834" w:author="zhouyou" w:date="2025-04-18T16:57:00Z">
                <w:pPr>
                  <w:adjustRightInd w:val="0"/>
                  <w:snapToGrid w:val="0"/>
                  <w:ind w:firstLine="420"/>
                </w:pPr>
              </w:pPrChange>
            </w:pPr>
            <w:r w:rsidRPr="00193049">
              <w:rPr>
                <w:rFonts w:cs="Times New Roman" w:hint="eastAsia"/>
                <w:bCs/>
                <w:color w:val="000000"/>
                <w:sz w:val="21"/>
                <w:szCs w:val="21"/>
                <w:rPrChange w:id="3835" w:author="zhouyou" w:date="2025-04-18T16:48:00Z">
                  <w:rPr>
                    <w:rFonts w:ascii="仿宋" w:hAnsi="仿宋" w:cs="Times New Roman" w:hint="eastAsia"/>
                    <w:bCs/>
                    <w:color w:val="000000"/>
                    <w:sz w:val="21"/>
                    <w:szCs w:val="21"/>
                  </w:rPr>
                </w:rPrChange>
              </w:rPr>
              <w:t>构建</w:t>
            </w:r>
            <w:r w:rsidRPr="00193049">
              <w:rPr>
                <w:rFonts w:cs="Times New Roman"/>
                <w:bCs/>
                <w:color w:val="000000"/>
                <w:sz w:val="21"/>
                <w:szCs w:val="21"/>
                <w:rPrChange w:id="3836" w:author="zhouyou" w:date="2025-04-18T16:48:00Z">
                  <w:rPr>
                    <w:rFonts w:ascii="仿宋" w:hAnsi="仿宋" w:cs="Times New Roman"/>
                    <w:bCs/>
                    <w:color w:val="000000"/>
                    <w:sz w:val="21"/>
                    <w:szCs w:val="21"/>
                  </w:rPr>
                </w:rPrChange>
              </w:rPr>
              <w:t>ZB</w:t>
            </w:r>
            <w:r w:rsidRPr="00193049">
              <w:rPr>
                <w:rFonts w:cs="Times New Roman" w:hint="eastAsia"/>
                <w:bCs/>
                <w:color w:val="000000"/>
                <w:sz w:val="21"/>
                <w:szCs w:val="21"/>
                <w:rPrChange w:id="3837" w:author="zhouyou" w:date="2025-04-18T16:48:00Z">
                  <w:rPr>
                    <w:rFonts w:ascii="仿宋" w:hAnsi="仿宋" w:cs="Times New Roman" w:hint="eastAsia"/>
                    <w:bCs/>
                    <w:color w:val="000000"/>
                    <w:sz w:val="21"/>
                    <w:szCs w:val="21"/>
                  </w:rPr>
                </w:rPrChange>
              </w:rPr>
              <w:t>级万亿文件元数据服务集群和检索系统；</w:t>
            </w:r>
          </w:p>
          <w:p w14:paraId="56BF95E0" w14:textId="77777777" w:rsidR="00677DB3" w:rsidRPr="00193049" w:rsidRDefault="003101FD">
            <w:pPr>
              <w:adjustRightInd w:val="0"/>
              <w:snapToGrid w:val="0"/>
              <w:ind w:firstLine="420"/>
              <w:jc w:val="center"/>
              <w:rPr>
                <w:rFonts w:cs="Times New Roman"/>
                <w:bCs/>
                <w:color w:val="000000"/>
                <w:sz w:val="21"/>
                <w:szCs w:val="21"/>
                <w:rPrChange w:id="3838" w:author="zhouyou" w:date="2025-04-18T16:48:00Z">
                  <w:rPr>
                    <w:rFonts w:ascii="仿宋" w:hAnsi="仿宋" w:cs="Times New Roman"/>
                    <w:bCs/>
                    <w:color w:val="000000"/>
                    <w:sz w:val="21"/>
                    <w:szCs w:val="21"/>
                  </w:rPr>
                </w:rPrChange>
              </w:rPr>
              <w:pPrChange w:id="3839" w:author="zhouyou" w:date="2025-04-18T16:57:00Z">
                <w:pPr>
                  <w:adjustRightInd w:val="0"/>
                  <w:snapToGrid w:val="0"/>
                  <w:ind w:firstLine="420"/>
                </w:pPr>
              </w:pPrChange>
            </w:pPr>
            <w:r w:rsidRPr="00193049">
              <w:rPr>
                <w:rFonts w:cs="Times New Roman" w:hint="eastAsia"/>
                <w:bCs/>
                <w:color w:val="000000"/>
                <w:sz w:val="21"/>
                <w:szCs w:val="21"/>
                <w:rPrChange w:id="3840" w:author="zhouyou" w:date="2025-04-18T16:48:00Z">
                  <w:rPr>
                    <w:rFonts w:ascii="仿宋" w:hAnsi="仿宋" w:cs="Times New Roman" w:hint="eastAsia"/>
                    <w:bCs/>
                    <w:color w:val="000000"/>
                    <w:sz w:val="21"/>
                    <w:szCs w:val="21"/>
                  </w:rPr>
                </w:rPrChange>
              </w:rPr>
              <w:t>完成系统集成与测试优化。</w:t>
            </w:r>
          </w:p>
        </w:tc>
        <w:tc>
          <w:tcPr>
            <w:tcW w:w="2977" w:type="dxa"/>
            <w:vAlign w:val="center"/>
          </w:tcPr>
          <w:p w14:paraId="0EE58EEA" w14:textId="1C554CDF" w:rsidR="00677DB3" w:rsidRPr="00193049" w:rsidRDefault="00A36039">
            <w:pPr>
              <w:adjustRightInd w:val="0"/>
              <w:snapToGrid w:val="0"/>
              <w:ind w:firstLine="420"/>
              <w:jc w:val="center"/>
              <w:rPr>
                <w:rFonts w:cs="Times New Roman"/>
                <w:bCs/>
                <w:color w:val="000000"/>
                <w:sz w:val="21"/>
                <w:szCs w:val="21"/>
                <w:rPrChange w:id="3841" w:author="zhouyou" w:date="2025-04-18T16:48:00Z">
                  <w:rPr>
                    <w:rFonts w:ascii="仿宋" w:hAnsi="仿宋" w:cs="Times New Roman"/>
                    <w:bCs/>
                    <w:color w:val="000000"/>
                    <w:sz w:val="21"/>
                    <w:szCs w:val="21"/>
                  </w:rPr>
                </w:rPrChange>
              </w:rPr>
              <w:pPrChange w:id="3842" w:author="zhouyou" w:date="2025-04-18T16:57:00Z">
                <w:pPr>
                  <w:adjustRightInd w:val="0"/>
                  <w:snapToGrid w:val="0"/>
                  <w:ind w:firstLine="420"/>
                </w:pPr>
              </w:pPrChange>
            </w:pPr>
            <w:r w:rsidRPr="00193049">
              <w:rPr>
                <w:rFonts w:cs="Times New Roman" w:hint="eastAsia"/>
                <w:bCs/>
                <w:color w:val="000000"/>
                <w:sz w:val="21"/>
                <w:szCs w:val="21"/>
                <w:rPrChange w:id="3843" w:author="zhouyou" w:date="2025-04-18T16:48:00Z">
                  <w:rPr>
                    <w:rFonts w:ascii="仿宋" w:hAnsi="仿宋" w:cs="Times New Roman" w:hint="eastAsia"/>
                    <w:bCs/>
                    <w:color w:val="000000"/>
                    <w:sz w:val="21"/>
                    <w:szCs w:val="21"/>
                  </w:rPr>
                </w:rPrChange>
              </w:rPr>
              <w:t>购置存储节点系统原型、构建</w:t>
            </w:r>
            <w:r w:rsidRPr="00193049">
              <w:rPr>
                <w:rFonts w:cs="Times New Roman"/>
                <w:bCs/>
                <w:color w:val="000000"/>
                <w:sz w:val="21"/>
                <w:szCs w:val="21"/>
                <w:rPrChange w:id="3844" w:author="zhouyou" w:date="2025-04-18T16:48:00Z">
                  <w:rPr>
                    <w:rFonts w:ascii="仿宋" w:hAnsi="仿宋" w:cs="Times New Roman"/>
                    <w:bCs/>
                    <w:color w:val="000000"/>
                    <w:sz w:val="21"/>
                    <w:szCs w:val="21"/>
                  </w:rPr>
                </w:rPrChange>
              </w:rPr>
              <w:t>ZB</w:t>
            </w:r>
            <w:r w:rsidRPr="00193049">
              <w:rPr>
                <w:rFonts w:cs="Times New Roman" w:hint="eastAsia"/>
                <w:bCs/>
                <w:color w:val="000000"/>
                <w:sz w:val="21"/>
                <w:szCs w:val="21"/>
                <w:rPrChange w:id="3845" w:author="zhouyou" w:date="2025-04-18T16:48:00Z">
                  <w:rPr>
                    <w:rFonts w:ascii="仿宋" w:hAnsi="仿宋" w:cs="Times New Roman" w:hint="eastAsia"/>
                    <w:bCs/>
                    <w:color w:val="000000"/>
                    <w:sz w:val="21"/>
                    <w:szCs w:val="21"/>
                  </w:rPr>
                </w:rPrChange>
              </w:rPr>
              <w:t>级元数据服务集群等所需的设备和材料；</w:t>
            </w:r>
          </w:p>
          <w:p w14:paraId="17A86700" w14:textId="77777777" w:rsidR="00677DB3" w:rsidRPr="00193049" w:rsidRDefault="003101FD">
            <w:pPr>
              <w:adjustRightInd w:val="0"/>
              <w:snapToGrid w:val="0"/>
              <w:ind w:firstLine="420"/>
              <w:jc w:val="center"/>
              <w:rPr>
                <w:rFonts w:cs="Times New Roman"/>
                <w:bCs/>
                <w:color w:val="000000"/>
                <w:sz w:val="21"/>
                <w:szCs w:val="21"/>
                <w:rPrChange w:id="3846" w:author="zhouyou" w:date="2025-04-18T16:48:00Z">
                  <w:rPr>
                    <w:rFonts w:ascii="仿宋" w:hAnsi="仿宋" w:cs="Times New Roman"/>
                    <w:bCs/>
                    <w:color w:val="000000"/>
                    <w:sz w:val="21"/>
                    <w:szCs w:val="21"/>
                  </w:rPr>
                </w:rPrChange>
              </w:rPr>
              <w:pPrChange w:id="3847" w:author="zhouyou" w:date="2025-04-18T16:57:00Z">
                <w:pPr>
                  <w:adjustRightInd w:val="0"/>
                  <w:snapToGrid w:val="0"/>
                  <w:ind w:firstLine="420"/>
                </w:pPr>
              </w:pPrChange>
            </w:pPr>
            <w:r w:rsidRPr="00193049">
              <w:rPr>
                <w:rFonts w:cs="Times New Roman" w:hint="eastAsia"/>
                <w:bCs/>
                <w:color w:val="000000"/>
                <w:sz w:val="21"/>
                <w:szCs w:val="21"/>
                <w:rPrChange w:id="3848" w:author="zhouyou" w:date="2025-04-18T16:48:00Z">
                  <w:rPr>
                    <w:rFonts w:ascii="仿宋" w:hAnsi="仿宋" w:cs="Times New Roman" w:hint="eastAsia"/>
                    <w:bCs/>
                    <w:color w:val="000000"/>
                    <w:sz w:val="21"/>
                    <w:szCs w:val="21"/>
                  </w:rPr>
                </w:rPrChange>
              </w:rPr>
              <w:t>支付项目组人员参会协作等产生的差旅费用；</w:t>
            </w:r>
          </w:p>
          <w:p w14:paraId="3284231F" w14:textId="77777777" w:rsidR="00677DB3" w:rsidRPr="00193049" w:rsidRDefault="003101FD">
            <w:pPr>
              <w:adjustRightInd w:val="0"/>
              <w:snapToGrid w:val="0"/>
              <w:ind w:firstLine="420"/>
              <w:jc w:val="center"/>
              <w:rPr>
                <w:rFonts w:cs="Times New Roman"/>
                <w:bCs/>
                <w:color w:val="000000"/>
                <w:sz w:val="21"/>
                <w:szCs w:val="21"/>
                <w:rPrChange w:id="3849" w:author="zhouyou" w:date="2025-04-18T16:48:00Z">
                  <w:rPr>
                    <w:rFonts w:ascii="仿宋" w:hAnsi="仿宋" w:cs="Times New Roman"/>
                    <w:bCs/>
                    <w:color w:val="000000"/>
                    <w:sz w:val="21"/>
                    <w:szCs w:val="21"/>
                  </w:rPr>
                </w:rPrChange>
              </w:rPr>
              <w:pPrChange w:id="3850" w:author="zhouyou" w:date="2025-04-18T16:57:00Z">
                <w:pPr>
                  <w:adjustRightInd w:val="0"/>
                  <w:snapToGrid w:val="0"/>
                  <w:ind w:firstLine="420"/>
                </w:pPr>
              </w:pPrChange>
            </w:pPr>
            <w:r w:rsidRPr="00193049">
              <w:rPr>
                <w:rFonts w:cs="Times New Roman" w:hint="eastAsia"/>
                <w:bCs/>
                <w:color w:val="000000"/>
                <w:sz w:val="21"/>
                <w:szCs w:val="21"/>
                <w:rPrChange w:id="3851" w:author="zhouyou" w:date="2025-04-18T16:48:00Z">
                  <w:rPr>
                    <w:rFonts w:ascii="仿宋" w:hAnsi="仿宋" w:cs="Times New Roman" w:hint="eastAsia"/>
                    <w:bCs/>
                    <w:color w:val="000000"/>
                    <w:sz w:val="21"/>
                    <w:szCs w:val="21"/>
                  </w:rPr>
                </w:rPrChange>
              </w:rPr>
              <w:t>支付参与项目工作的研究生等人员的劳务费。</w:t>
            </w:r>
          </w:p>
        </w:tc>
        <w:tc>
          <w:tcPr>
            <w:tcW w:w="1843" w:type="dxa"/>
            <w:vAlign w:val="center"/>
          </w:tcPr>
          <w:p w14:paraId="124437FA" w14:textId="2D9E1B5D" w:rsidR="00677DB3" w:rsidRPr="00193049" w:rsidRDefault="003101FD">
            <w:pPr>
              <w:adjustRightInd w:val="0"/>
              <w:snapToGrid w:val="0"/>
              <w:ind w:firstLineChars="0" w:firstLine="0"/>
              <w:jc w:val="center"/>
              <w:rPr>
                <w:rFonts w:cs="Times New Roman"/>
                <w:bCs/>
                <w:color w:val="000000"/>
                <w:sz w:val="21"/>
                <w:szCs w:val="21"/>
                <w:rPrChange w:id="3852" w:author="zhouyou" w:date="2025-04-18T16:48:00Z">
                  <w:rPr>
                    <w:rFonts w:ascii="仿宋" w:hAnsi="仿宋" w:cs="Times New Roman"/>
                    <w:bCs/>
                    <w:color w:val="000000"/>
                    <w:sz w:val="21"/>
                    <w:szCs w:val="21"/>
                  </w:rPr>
                </w:rPrChange>
              </w:rPr>
              <w:pPrChange w:id="3853" w:author="zhouyou" w:date="2025-04-18T16:57:00Z">
                <w:pPr>
                  <w:adjustRightInd w:val="0"/>
                  <w:snapToGrid w:val="0"/>
                  <w:ind w:firstLineChars="0" w:firstLine="0"/>
                </w:pPr>
              </w:pPrChange>
            </w:pPr>
            <w:r w:rsidRPr="00193049">
              <w:rPr>
                <w:rFonts w:cs="Times New Roman" w:hint="eastAsia"/>
                <w:bCs/>
                <w:color w:val="000000"/>
                <w:sz w:val="21"/>
                <w:szCs w:val="21"/>
                <w:rPrChange w:id="3854" w:author="zhouyou" w:date="2025-04-18T16:48:00Z">
                  <w:rPr>
                    <w:rFonts w:ascii="仿宋" w:hAnsi="仿宋" w:cs="Times New Roman" w:hint="eastAsia"/>
                    <w:bCs/>
                    <w:color w:val="000000"/>
                    <w:sz w:val="21"/>
                    <w:szCs w:val="21"/>
                  </w:rPr>
                </w:rPrChange>
              </w:rPr>
              <w:t>预计累计支出总项目经费的</w:t>
            </w:r>
            <w:r w:rsidRPr="00193049">
              <w:rPr>
                <w:rFonts w:cs="Times New Roman"/>
                <w:bCs/>
                <w:color w:val="000000"/>
                <w:sz w:val="21"/>
                <w:szCs w:val="21"/>
                <w:rPrChange w:id="3855" w:author="zhouyou" w:date="2025-04-18T16:48:00Z">
                  <w:rPr>
                    <w:rFonts w:ascii="仿宋" w:hAnsi="仿宋" w:cs="Times New Roman"/>
                    <w:bCs/>
                    <w:color w:val="000000"/>
                    <w:sz w:val="21"/>
                    <w:szCs w:val="21"/>
                  </w:rPr>
                </w:rPrChange>
              </w:rPr>
              <w:t>100%</w:t>
            </w:r>
            <w:r w:rsidRPr="00193049">
              <w:rPr>
                <w:rFonts w:cs="Times New Roman" w:hint="eastAsia"/>
                <w:bCs/>
                <w:color w:val="000000"/>
                <w:sz w:val="21"/>
                <w:szCs w:val="21"/>
                <w:rPrChange w:id="3856" w:author="zhouyou" w:date="2025-04-18T16:48:00Z">
                  <w:rPr>
                    <w:rFonts w:ascii="仿宋" w:hAnsi="仿宋" w:cs="Times New Roman" w:hint="eastAsia"/>
                    <w:bCs/>
                    <w:color w:val="000000"/>
                    <w:sz w:val="21"/>
                    <w:szCs w:val="21"/>
                  </w:rPr>
                </w:rPrChange>
              </w:rPr>
              <w:t>，即</w:t>
            </w:r>
            <w:r w:rsidR="005F3487" w:rsidRPr="00193049">
              <w:rPr>
                <w:rFonts w:cs="Times New Roman"/>
                <w:bCs/>
                <w:color w:val="000000"/>
                <w:sz w:val="21"/>
                <w:szCs w:val="21"/>
                <w:rPrChange w:id="3857" w:author="zhouyou" w:date="2025-04-18T16:48:00Z">
                  <w:rPr>
                    <w:rFonts w:ascii="仿宋" w:hAnsi="仿宋" w:cs="Times New Roman"/>
                    <w:bCs/>
                    <w:color w:val="000000"/>
                    <w:sz w:val="21"/>
                    <w:szCs w:val="21"/>
                  </w:rPr>
                </w:rPrChange>
              </w:rPr>
              <w:t>750</w:t>
            </w:r>
            <w:r w:rsidRPr="00193049">
              <w:rPr>
                <w:rFonts w:cs="Times New Roman" w:hint="eastAsia"/>
                <w:bCs/>
                <w:color w:val="000000"/>
                <w:sz w:val="21"/>
                <w:szCs w:val="21"/>
                <w:rPrChange w:id="3858" w:author="zhouyou" w:date="2025-04-18T16:48:00Z">
                  <w:rPr>
                    <w:rFonts w:ascii="仿宋" w:hAnsi="仿宋" w:cs="Times New Roman" w:hint="eastAsia"/>
                    <w:bCs/>
                    <w:color w:val="000000"/>
                    <w:sz w:val="21"/>
                    <w:szCs w:val="21"/>
                  </w:rPr>
                </w:rPrChange>
              </w:rPr>
              <w:t>万元</w:t>
            </w:r>
          </w:p>
        </w:tc>
      </w:tr>
    </w:tbl>
    <w:p w14:paraId="0D783B0A" w14:textId="77777777" w:rsidR="00081A8B" w:rsidRDefault="00081A8B" w:rsidP="00627601">
      <w:pPr>
        <w:pStyle w:val="3"/>
        <w:ind w:firstLineChars="0" w:firstLine="0"/>
        <w:rPr>
          <w:ins w:id="3859" w:author="zhouyou" w:date="2025-04-18T16:57:00Z"/>
          <w:rFonts w:cs="Times New Roman"/>
        </w:rPr>
      </w:pPr>
      <w:bookmarkStart w:id="3860" w:name="_Toc491267909"/>
      <w:bookmarkStart w:id="3861" w:name="_Toc491267773"/>
      <w:bookmarkStart w:id="3862" w:name="_Toc490220214"/>
      <w:bookmarkStart w:id="3863" w:name="_Toc490217867"/>
      <w:bookmarkStart w:id="3864" w:name="_Toc490219989"/>
      <w:bookmarkStart w:id="3865" w:name="_Toc490165867"/>
      <w:bookmarkStart w:id="3866" w:name="_Toc490219934"/>
      <w:bookmarkStart w:id="3867" w:name="_Toc490220019"/>
      <w:bookmarkStart w:id="3868" w:name="_Toc490219487"/>
      <w:bookmarkStart w:id="3869" w:name="_Toc491267775"/>
      <w:bookmarkStart w:id="3870" w:name="_Toc491267776"/>
      <w:bookmarkStart w:id="3871" w:name="_Toc490220074"/>
      <w:bookmarkStart w:id="3872" w:name="_Toc491267910"/>
      <w:bookmarkStart w:id="3873" w:name="_Toc491267911"/>
      <w:bookmarkStart w:id="3874" w:name="_Toc491267913"/>
      <w:bookmarkStart w:id="3875" w:name="_Toc491267777"/>
      <w:bookmarkStart w:id="3876" w:name="_Toc491267774"/>
      <w:bookmarkStart w:id="3877" w:name="_Toc490211144"/>
      <w:bookmarkStart w:id="3878" w:name="_Toc491267912"/>
      <w:bookmarkStart w:id="3879" w:name="_Toc490220269"/>
      <w:bookmarkStart w:id="3880" w:name="_Toc490215264"/>
      <w:bookmarkStart w:id="3881" w:name="_Toc195645209"/>
      <w:bookmarkStart w:id="3882" w:name="_Toc491365783"/>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p>
    <w:p w14:paraId="28D657DE" w14:textId="376DE1B2" w:rsidR="00346EAD" w:rsidRPr="00885D23" w:rsidRDefault="00346EAD">
      <w:pPr>
        <w:pStyle w:val="3"/>
        <w:ind w:firstLineChars="0" w:firstLine="0"/>
        <w:rPr>
          <w:rFonts w:cs="Times New Roman"/>
        </w:rPr>
      </w:pPr>
      <w:r w:rsidRPr="00885D23">
        <w:rPr>
          <w:rFonts w:cs="Times New Roman"/>
        </w:rPr>
        <w:t xml:space="preserve">3.3.3 </w:t>
      </w:r>
      <w:r w:rsidRPr="00885D23">
        <w:rPr>
          <w:rFonts w:cs="Times New Roman" w:hint="eastAsia"/>
        </w:rPr>
        <w:t>课题自筹经费</w:t>
      </w:r>
      <w:bookmarkEnd w:id="3881"/>
    </w:p>
    <w:p w14:paraId="41F5A508" w14:textId="77777777" w:rsidR="00346EAD" w:rsidRPr="00193049" w:rsidRDefault="00346EAD">
      <w:pPr>
        <w:ind w:firstLine="560"/>
        <w:jc w:val="both"/>
        <w:rPr>
          <w:rFonts w:cs="Times New Roman"/>
          <w:color w:val="000000"/>
          <w:szCs w:val="28"/>
        </w:rPr>
        <w:pPrChange w:id="3883" w:author="zhouyou" w:date="2025-04-18T16:45:00Z">
          <w:pPr>
            <w:ind w:firstLine="560"/>
          </w:pPr>
        </w:pPrChange>
      </w:pPr>
      <w:r w:rsidRPr="00193049">
        <w:rPr>
          <w:rFonts w:cs="Times New Roman" w:hint="eastAsia"/>
          <w:color w:val="000000"/>
          <w:szCs w:val="28"/>
        </w:rPr>
        <w:t>本课题自筹经费说明及相关资金承诺书如下。</w:t>
      </w:r>
    </w:p>
    <w:p w14:paraId="07C90564" w14:textId="27190608" w:rsidR="00346EAD" w:rsidRPr="00193049" w:rsidRDefault="00346EAD">
      <w:pPr>
        <w:pStyle w:val="a4"/>
        <w:spacing w:after="0" w:line="360" w:lineRule="auto"/>
        <w:ind w:left="0" w:firstLine="560"/>
        <w:jc w:val="both"/>
        <w:rPr>
          <w:rFonts w:ascii="Times New Roman" w:eastAsia="仿宋" w:hAnsi="Times New Roman" w:cs="Times New Roman"/>
          <w:color w:val="000000"/>
          <w:szCs w:val="28"/>
          <w:lang w:val="en-US" w:bidi="ar-SA"/>
        </w:rPr>
        <w:pPrChange w:id="3884" w:author="zhouyou" w:date="2025-04-18T16:45:00Z">
          <w:pPr>
            <w:pStyle w:val="a4"/>
            <w:spacing w:after="0" w:line="360" w:lineRule="auto"/>
            <w:ind w:left="0" w:firstLine="560"/>
          </w:pPr>
        </w:pPrChange>
      </w:pPr>
      <w:r w:rsidRPr="00193049">
        <w:rPr>
          <w:rFonts w:ascii="Times New Roman" w:eastAsia="仿宋" w:hAnsi="Times New Roman" w:cs="Times New Roman" w:hint="eastAsia"/>
          <w:color w:val="000000"/>
          <w:szCs w:val="28"/>
          <w:lang w:val="en-US" w:bidi="ar-SA"/>
        </w:rPr>
        <w:t>济南浪潮数据技术有限公司为</w:t>
      </w:r>
      <w:r w:rsidRPr="00193049">
        <w:rPr>
          <w:rFonts w:ascii="Times New Roman" w:eastAsia="仿宋" w:hAnsi="Times New Roman" w:cs="Times New Roman"/>
          <w:color w:val="000000"/>
          <w:szCs w:val="28"/>
          <w:lang w:val="en-US" w:bidi="ar-SA"/>
        </w:rPr>
        <w:t xml:space="preserve">ZB </w:t>
      </w:r>
      <w:r w:rsidRPr="00193049">
        <w:rPr>
          <w:rFonts w:ascii="Times New Roman" w:eastAsia="仿宋" w:hAnsi="Times New Roman" w:cs="Times New Roman" w:hint="eastAsia"/>
          <w:color w:val="000000"/>
          <w:szCs w:val="28"/>
          <w:lang w:val="en-US" w:bidi="ar-SA"/>
        </w:rPr>
        <w:t>级海量</w:t>
      </w:r>
      <w:proofErr w:type="gramStart"/>
      <w:r w:rsidRPr="00193049">
        <w:rPr>
          <w:rFonts w:ascii="Times New Roman" w:eastAsia="仿宋" w:hAnsi="Times New Roman" w:cs="Times New Roman" w:hint="eastAsia"/>
          <w:color w:val="000000"/>
          <w:szCs w:val="28"/>
          <w:lang w:val="en-US" w:bidi="ar-SA"/>
        </w:rPr>
        <w:t>冷数据</w:t>
      </w:r>
      <w:proofErr w:type="gramEnd"/>
      <w:r w:rsidRPr="00193049">
        <w:rPr>
          <w:rFonts w:ascii="Times New Roman" w:eastAsia="仿宋" w:hAnsi="Times New Roman" w:cs="Times New Roman" w:hint="eastAsia"/>
          <w:color w:val="000000"/>
          <w:szCs w:val="28"/>
          <w:lang w:val="en-US" w:bidi="ar-SA"/>
        </w:rPr>
        <w:t>存储架构及高效存储管理系统课题，提供</w:t>
      </w:r>
      <w:r w:rsidRPr="00193049">
        <w:rPr>
          <w:rFonts w:ascii="Times New Roman" w:eastAsia="仿宋" w:hAnsi="Times New Roman" w:cs="Times New Roman"/>
          <w:color w:val="000000"/>
          <w:szCs w:val="28"/>
          <w:lang w:val="en-US" w:bidi="ar-SA"/>
        </w:rPr>
        <w:t>150</w:t>
      </w:r>
      <w:r w:rsidRPr="00193049">
        <w:rPr>
          <w:rFonts w:ascii="Times New Roman" w:eastAsia="仿宋" w:hAnsi="Times New Roman" w:cs="Times New Roman" w:hint="eastAsia"/>
          <w:color w:val="000000"/>
          <w:szCs w:val="28"/>
          <w:lang w:val="en-US" w:bidi="ar-SA"/>
        </w:rPr>
        <w:t>万资金（单位自筹资金）。</w:t>
      </w:r>
    </w:p>
    <w:p w14:paraId="53A80481" w14:textId="5E25E91E" w:rsidR="006570D9" w:rsidRPr="00193049" w:rsidRDefault="00346EAD">
      <w:pPr>
        <w:pStyle w:val="a8"/>
        <w:jc w:val="both"/>
        <w:pPrChange w:id="3885" w:author="zhouyou" w:date="2025-04-18T16:45:00Z">
          <w:pPr>
            <w:pStyle w:val="a8"/>
          </w:pPr>
        </w:pPrChange>
      </w:pPr>
      <w:r w:rsidRPr="00885D23">
        <w:rPr>
          <w:noProof/>
        </w:rPr>
        <w:lastRenderedPageBreak/>
        <w:drawing>
          <wp:inline distT="0" distB="0" distL="0" distR="0" wp14:anchorId="635AF444" wp14:editId="594F9C24">
            <wp:extent cx="5274310" cy="70739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7073900"/>
                    </a:xfrm>
                    <a:prstGeom prst="rect">
                      <a:avLst/>
                    </a:prstGeom>
                  </pic:spPr>
                </pic:pic>
              </a:graphicData>
            </a:graphic>
          </wp:inline>
        </w:drawing>
      </w:r>
    </w:p>
    <w:p w14:paraId="6F6D0E25" w14:textId="45C49102" w:rsidR="00346EAD" w:rsidRPr="00193049" w:rsidRDefault="00346EAD">
      <w:pPr>
        <w:pStyle w:val="a8"/>
        <w:jc w:val="both"/>
        <w:pPrChange w:id="3886" w:author="zhouyou" w:date="2025-04-18T16:45:00Z">
          <w:pPr>
            <w:pStyle w:val="a8"/>
          </w:pPr>
        </w:pPrChange>
      </w:pPr>
    </w:p>
    <w:p w14:paraId="20FBE567" w14:textId="7A9C5491" w:rsidR="00346EAD" w:rsidRPr="00193049" w:rsidRDefault="00346EAD">
      <w:pPr>
        <w:pStyle w:val="a8"/>
        <w:jc w:val="both"/>
        <w:pPrChange w:id="3887" w:author="zhouyou" w:date="2025-04-18T16:45:00Z">
          <w:pPr>
            <w:pStyle w:val="a8"/>
          </w:pPr>
        </w:pPrChange>
      </w:pPr>
    </w:p>
    <w:p w14:paraId="5A6528B3" w14:textId="75D735C3" w:rsidR="00346EAD" w:rsidRPr="00193049" w:rsidRDefault="00346EAD">
      <w:pPr>
        <w:pStyle w:val="a8"/>
        <w:jc w:val="both"/>
        <w:pPrChange w:id="3888" w:author="zhouyou" w:date="2025-04-18T16:45:00Z">
          <w:pPr>
            <w:pStyle w:val="a8"/>
          </w:pPr>
        </w:pPrChange>
      </w:pPr>
    </w:p>
    <w:p w14:paraId="5C3678C4" w14:textId="77777777" w:rsidR="00346EAD" w:rsidRPr="00193049" w:rsidRDefault="00346EAD">
      <w:pPr>
        <w:pStyle w:val="a8"/>
        <w:jc w:val="both"/>
        <w:pPrChange w:id="3889" w:author="zhouyou" w:date="2025-04-18T16:45:00Z">
          <w:pPr>
            <w:pStyle w:val="a8"/>
          </w:pPr>
        </w:pPrChange>
      </w:pPr>
    </w:p>
    <w:p w14:paraId="1DA86F2E" w14:textId="17DB5066" w:rsidR="00677DB3" w:rsidRPr="00193049" w:rsidRDefault="001F13A6">
      <w:pPr>
        <w:pStyle w:val="1"/>
        <w:rPr>
          <w:rFonts w:cs="Times New Roman"/>
          <w:rPrChange w:id="3890" w:author="zhouyou" w:date="2025-04-18T16:48:00Z">
            <w:rPr/>
          </w:rPrChange>
        </w:rPr>
      </w:pPr>
      <w:bookmarkStart w:id="3891" w:name="_Toc195645210"/>
      <w:r w:rsidRPr="00885D23">
        <w:rPr>
          <w:rFonts w:cs="Times New Roman" w:hint="eastAsia"/>
        </w:rPr>
        <w:lastRenderedPageBreak/>
        <w:t>四、</w:t>
      </w:r>
      <w:r w:rsidR="00E70C13" w:rsidRPr="00193049">
        <w:rPr>
          <w:rFonts w:cs="Times New Roman" w:hint="eastAsia"/>
          <w:rPrChange w:id="3892" w:author="zhouyou" w:date="2025-04-18T16:48:00Z">
            <w:rPr>
              <w:rFonts w:hint="eastAsia"/>
            </w:rPr>
          </w:rPrChange>
        </w:rPr>
        <w:t>课题</w:t>
      </w:r>
      <w:r w:rsidRPr="00193049">
        <w:rPr>
          <w:rFonts w:cs="Times New Roman" w:hint="eastAsia"/>
          <w:rPrChange w:id="3893" w:author="zhouyou" w:date="2025-04-18T16:48:00Z">
            <w:rPr>
              <w:rFonts w:hint="eastAsia"/>
            </w:rPr>
          </w:rPrChange>
        </w:rPr>
        <w:t>组织管理机制</w:t>
      </w:r>
      <w:bookmarkEnd w:id="3882"/>
      <w:bookmarkEnd w:id="3891"/>
    </w:p>
    <w:p w14:paraId="61BDF826" w14:textId="559C4A05" w:rsidR="00677DB3" w:rsidRPr="00193049" w:rsidRDefault="003101FD">
      <w:pPr>
        <w:pStyle w:val="2"/>
        <w:rPr>
          <w:rFonts w:cs="Times New Roman"/>
          <w:rPrChange w:id="3894" w:author="zhouyou" w:date="2025-04-18T16:48:00Z">
            <w:rPr/>
          </w:rPrChange>
        </w:rPr>
      </w:pPr>
      <w:bookmarkStart w:id="3895" w:name="_Toc195645211"/>
      <w:r w:rsidRPr="00193049">
        <w:rPr>
          <w:rFonts w:cs="Times New Roman"/>
          <w:rPrChange w:id="3896" w:author="zhouyou" w:date="2025-04-18T16:48:00Z">
            <w:rPr/>
          </w:rPrChange>
        </w:rPr>
        <w:t>4.1</w:t>
      </w:r>
      <w:r w:rsidRPr="00193049">
        <w:rPr>
          <w:rFonts w:cs="Times New Roman" w:hint="eastAsia"/>
          <w:rPrChange w:id="3897" w:author="zhouyou" w:date="2025-04-18T16:48:00Z">
            <w:rPr>
              <w:rFonts w:hint="eastAsia"/>
            </w:rPr>
          </w:rPrChange>
        </w:rPr>
        <w:t>课题内部管理方式等</w:t>
      </w:r>
      <w:bookmarkEnd w:id="3895"/>
    </w:p>
    <w:p w14:paraId="4FE5ABBC" w14:textId="77777777" w:rsidR="00677DB3" w:rsidRPr="00193049" w:rsidRDefault="003101FD">
      <w:pPr>
        <w:ind w:firstLine="560"/>
        <w:jc w:val="both"/>
        <w:rPr>
          <w:rFonts w:cs="Times New Roman"/>
          <w:rPrChange w:id="3898" w:author="zhouyou" w:date="2025-04-18T16:48:00Z">
            <w:rPr>
              <w:rFonts w:ascii="仿宋" w:hAnsi="仿宋"/>
            </w:rPr>
          </w:rPrChange>
        </w:rPr>
      </w:pPr>
      <w:r w:rsidRPr="00193049">
        <w:rPr>
          <w:rFonts w:cs="Times New Roman" w:hint="eastAsia"/>
          <w:rPrChange w:id="3899" w:author="zhouyou" w:date="2025-04-18T16:48:00Z">
            <w:rPr>
              <w:rFonts w:ascii="仿宋" w:hAnsi="仿宋" w:hint="eastAsia"/>
            </w:rPr>
          </w:rPrChange>
        </w:rPr>
        <w:t>根据《国家重点研发计划管理办法》规定，本课题建立项目专家组、项目负责人、课题负责人和课题任务负责人联席会议制度，并实行过程动态管理模式及项目负责人、课题负责人和专题负责人三级负责制，按照“项目—课题—任务”分级管理。</w:t>
      </w:r>
    </w:p>
    <w:p w14:paraId="38FA34A6" w14:textId="77777777" w:rsidR="00677DB3" w:rsidRPr="00193049" w:rsidRDefault="003101FD">
      <w:pPr>
        <w:ind w:firstLine="560"/>
        <w:jc w:val="both"/>
        <w:rPr>
          <w:rFonts w:cs="Times New Roman"/>
          <w:rPrChange w:id="3900" w:author="zhouyou" w:date="2025-04-18T16:48:00Z">
            <w:rPr>
              <w:rFonts w:ascii="仿宋" w:hAnsi="仿宋"/>
            </w:rPr>
          </w:rPrChange>
        </w:rPr>
      </w:pPr>
      <w:r w:rsidRPr="00193049">
        <w:rPr>
          <w:rFonts w:cs="Times New Roman" w:hint="eastAsia"/>
          <w:rPrChange w:id="3901" w:author="zhouyou" w:date="2025-04-18T16:48:00Z">
            <w:rPr>
              <w:rFonts w:ascii="仿宋" w:hAnsi="仿宋" w:hint="eastAsia"/>
            </w:rPr>
          </w:rPrChange>
        </w:rPr>
        <w:t>成立项目专家组，由外聘专家组成，专家组对项目和课题研究提供技术指导和咨询，为项目和课题负责人做出决策提供建议，参与项目和课题实施过程中的监督检查、审核、评估与验收等工作。组织学术研讨与交流，对项目和课题的关键技术问题、阶段研究成果及最终研究成果等进行技术咨询和把关。</w:t>
      </w:r>
    </w:p>
    <w:p w14:paraId="71C2869D" w14:textId="77777777" w:rsidR="00677DB3" w:rsidRPr="00193049" w:rsidRDefault="003101FD">
      <w:pPr>
        <w:ind w:firstLine="560"/>
        <w:jc w:val="both"/>
        <w:rPr>
          <w:rFonts w:cs="Times New Roman"/>
          <w:rPrChange w:id="3902" w:author="zhouyou" w:date="2025-04-18T16:48:00Z">
            <w:rPr>
              <w:rFonts w:ascii="仿宋" w:hAnsi="仿宋"/>
            </w:rPr>
          </w:rPrChange>
        </w:rPr>
      </w:pPr>
      <w:r w:rsidRPr="00193049">
        <w:rPr>
          <w:rFonts w:cs="Times New Roman" w:hint="eastAsia"/>
          <w:rPrChange w:id="3903" w:author="zhouyou" w:date="2025-04-18T16:48:00Z">
            <w:rPr>
              <w:rFonts w:ascii="仿宋" w:hAnsi="仿宋" w:hint="eastAsia"/>
            </w:rPr>
          </w:rPrChange>
        </w:rPr>
        <w:t>项目负责人负责召集项目专家组会议；采用民主集中制的原则，组织项目专家组对研究计划执行中的重大问题做出决议；聘任课题负责人；把握项目的整体方向，根据项目进展情况调整课题研究方向与内容，确保项目研究计划的完成；定期检查本项目各课题的工作，对课题执行过程中的问题及时做出决策；接受科技部和项目依托部门的检查，年终做述职报告；及时向专家组成员通报有关情况。</w:t>
      </w:r>
    </w:p>
    <w:p w14:paraId="4EB32BB9" w14:textId="77777777" w:rsidR="00677DB3" w:rsidRPr="00193049" w:rsidRDefault="003101FD">
      <w:pPr>
        <w:ind w:firstLine="560"/>
        <w:jc w:val="both"/>
        <w:rPr>
          <w:rFonts w:cs="Times New Roman"/>
          <w:rPrChange w:id="3904" w:author="zhouyou" w:date="2025-04-18T16:48:00Z">
            <w:rPr>
              <w:rFonts w:ascii="仿宋" w:hAnsi="仿宋"/>
            </w:rPr>
          </w:rPrChange>
        </w:rPr>
      </w:pPr>
      <w:r w:rsidRPr="00193049">
        <w:rPr>
          <w:rFonts w:cs="Times New Roman" w:hint="eastAsia"/>
          <w:rPrChange w:id="3905" w:author="zhouyou" w:date="2025-04-18T16:48:00Z">
            <w:rPr>
              <w:rFonts w:ascii="仿宋" w:hAnsi="仿宋" w:hint="eastAsia"/>
            </w:rPr>
          </w:rPrChange>
        </w:rPr>
        <w:t>成立由项目负责人与各课题负责人组成的项目组织实施小组，把握项目好课题的总体目标及研发方向；组织项目和课题的实施、监督、检查项目的执行情况，协调并处理项目执行过程中出现的有关问题；组织项目和课题验收，对项目和课题进行绩效考评等。</w:t>
      </w:r>
    </w:p>
    <w:p w14:paraId="4AA12742" w14:textId="587DAC26" w:rsidR="00677DB3" w:rsidRDefault="003101FD" w:rsidP="00627601">
      <w:pPr>
        <w:ind w:firstLine="560"/>
        <w:jc w:val="both"/>
        <w:rPr>
          <w:ins w:id="3906" w:author="zhouyou" w:date="2025-04-18T16:58:00Z"/>
          <w:rFonts w:cs="Times New Roman"/>
        </w:rPr>
      </w:pPr>
      <w:r w:rsidRPr="00193049">
        <w:rPr>
          <w:rFonts w:cs="Times New Roman" w:hint="eastAsia"/>
          <w:rPrChange w:id="3907" w:author="zhouyou" w:date="2025-04-18T16:48:00Z">
            <w:rPr>
              <w:rFonts w:ascii="仿宋" w:hAnsi="仿宋" w:hint="eastAsia"/>
            </w:rPr>
          </w:rPrChange>
        </w:rPr>
        <w:t>设管理办公室作为常设机构，主要职责为：执行专家组及项目负责人的各项决议；负责收集、整理和保管与本项目有关的资料和项目成果、数据等，保证项目成员的共享；负责保持与各个课题经常性联</w:t>
      </w:r>
      <w:r w:rsidRPr="00193049">
        <w:rPr>
          <w:rFonts w:cs="Times New Roman" w:hint="eastAsia"/>
          <w:rPrChange w:id="3908" w:author="zhouyou" w:date="2025-04-18T16:48:00Z">
            <w:rPr>
              <w:rFonts w:ascii="仿宋" w:hAnsi="仿宋" w:hint="eastAsia"/>
            </w:rPr>
          </w:rPrChange>
        </w:rPr>
        <w:lastRenderedPageBreak/>
        <w:t>系，随时了解课题进展情况并及时向项目负责人和项目专家组成员汇报；负责项目内部会议的组织和筹备；负责编写项自简报和会议纪要，维护项目网站，进行相关数据的统计；协助专家组完成项目年度汇报及结题评估工作。</w:t>
      </w:r>
    </w:p>
    <w:p w14:paraId="68420C83" w14:textId="77777777" w:rsidR="00081A8B" w:rsidRPr="00193049" w:rsidRDefault="00081A8B">
      <w:pPr>
        <w:ind w:firstLine="560"/>
        <w:jc w:val="both"/>
        <w:rPr>
          <w:rFonts w:cs="Times New Roman"/>
          <w:rPrChange w:id="3909" w:author="zhouyou" w:date="2025-04-18T16:48:00Z">
            <w:rPr>
              <w:rFonts w:ascii="仿宋" w:hAnsi="仿宋"/>
            </w:rPr>
          </w:rPrChange>
        </w:rPr>
      </w:pPr>
    </w:p>
    <w:p w14:paraId="236BDAA8" w14:textId="6E02D01E" w:rsidR="00677DB3" w:rsidRPr="00193049" w:rsidRDefault="003101FD">
      <w:pPr>
        <w:pStyle w:val="2"/>
        <w:rPr>
          <w:rFonts w:cs="Times New Roman"/>
          <w:rPrChange w:id="3910" w:author="zhouyou" w:date="2025-04-18T16:48:00Z">
            <w:rPr/>
          </w:rPrChange>
        </w:rPr>
      </w:pPr>
      <w:bookmarkStart w:id="3911" w:name="_Toc195645212"/>
      <w:r w:rsidRPr="00885D23">
        <w:rPr>
          <w:rFonts w:cs="Times New Roman"/>
        </w:rPr>
        <w:t>4.2</w:t>
      </w:r>
      <w:r w:rsidRPr="00193049">
        <w:rPr>
          <w:rFonts w:cs="Times New Roman" w:hint="eastAsia"/>
          <w:rPrChange w:id="3912" w:author="zhouyou" w:date="2025-04-18T16:48:00Z">
            <w:rPr>
              <w:rFonts w:hint="eastAsia"/>
            </w:rPr>
          </w:rPrChange>
        </w:rPr>
        <w:t>课题实施的相关政策，已有的组织、技术基础</w:t>
      </w:r>
      <w:bookmarkEnd w:id="3911"/>
    </w:p>
    <w:p w14:paraId="7BB02409" w14:textId="77777777" w:rsidR="00677DB3" w:rsidRPr="00193049" w:rsidRDefault="003101FD">
      <w:pPr>
        <w:ind w:firstLine="560"/>
        <w:jc w:val="both"/>
        <w:rPr>
          <w:rFonts w:cs="Times New Roman"/>
          <w:rPrChange w:id="3913" w:author="zhouyou" w:date="2025-04-18T16:48:00Z">
            <w:rPr>
              <w:rFonts w:ascii="仿宋" w:hAnsi="仿宋"/>
            </w:rPr>
          </w:rPrChange>
        </w:rPr>
      </w:pPr>
      <w:r w:rsidRPr="00193049">
        <w:rPr>
          <w:rFonts w:cs="Times New Roman" w:hint="eastAsia"/>
          <w:rPrChange w:id="3914" w:author="zhouyou" w:date="2025-04-18T16:48:00Z">
            <w:rPr>
              <w:rFonts w:ascii="仿宋" w:hAnsi="仿宋" w:hint="eastAsia"/>
            </w:rPr>
          </w:rPrChange>
        </w:rPr>
        <w:t>在项目组织实施小组和项目专家组的领导下，成立课题负责人与各子课题负责人组成的课题实施小组，对课题进行组织和管理。课题实施小组，主要负责课题总体的宏观指导和对重大问题做出决策，采取课题承担单位管理的方式，课题承担单位负责组织课题的条件保障、具体实施和日常管理，及时发现和报告课题实施过程中出现的问题，按要求编报课题年度计划、计划执行情况和统计报表、科技攻关成果信息及经费预算等信息资料，并及时报项目组织单位。</w:t>
      </w:r>
    </w:p>
    <w:p w14:paraId="2F6378A3" w14:textId="77777777" w:rsidR="00677DB3" w:rsidRPr="00193049" w:rsidRDefault="003101FD">
      <w:pPr>
        <w:ind w:firstLine="560"/>
        <w:jc w:val="both"/>
        <w:rPr>
          <w:rFonts w:cs="Times New Roman"/>
          <w:rPrChange w:id="3915" w:author="zhouyou" w:date="2025-04-18T16:48:00Z">
            <w:rPr>
              <w:rFonts w:ascii="仿宋" w:hAnsi="仿宋"/>
            </w:rPr>
          </w:rPrChange>
        </w:rPr>
      </w:pPr>
      <w:r w:rsidRPr="00193049">
        <w:rPr>
          <w:rFonts w:cs="Times New Roman" w:hint="eastAsia"/>
          <w:rPrChange w:id="3916" w:author="zhouyou" w:date="2025-04-18T16:48:00Z">
            <w:rPr>
              <w:rFonts w:ascii="仿宋" w:hAnsi="仿宋" w:hint="eastAsia"/>
            </w:rPr>
          </w:rPrChange>
        </w:rPr>
        <w:t>本课题依托华中科技大学、济南浪潮数据技术有限公司和山东省计算中心（国家超级计算济南中心），负责课题日常管理和条件保障，从行政组织和后勤支撑等各方面创造良好的研究环境，确保课题的顺利实施；对项目专家组制定项目总体计划、课题计划及经费分配方案提出建议或意见；审核汇总项目的经费预算和年度经费预算，检查、监督项目经费的管理和使用情况；了解项目的执行情况，审查项目专家组提出的年度报告和结题总结报告，提出部门意见后报科技部；负责项目的成果管理。</w:t>
      </w:r>
    </w:p>
    <w:p w14:paraId="1617D95D" w14:textId="54CFA700" w:rsidR="00677DB3" w:rsidRDefault="003101FD" w:rsidP="00627601">
      <w:pPr>
        <w:ind w:firstLine="560"/>
        <w:jc w:val="both"/>
        <w:rPr>
          <w:ins w:id="3917" w:author="zhouyou" w:date="2025-04-18T16:58:00Z"/>
          <w:rFonts w:cs="Times New Roman"/>
        </w:rPr>
      </w:pPr>
      <w:r w:rsidRPr="00193049">
        <w:rPr>
          <w:rFonts w:cs="Times New Roman" w:hint="eastAsia"/>
          <w:rPrChange w:id="3918" w:author="zhouyou" w:date="2025-04-18T16:48:00Z">
            <w:rPr>
              <w:rFonts w:ascii="仿宋" w:hAnsi="仿宋" w:hint="eastAsia"/>
            </w:rPr>
          </w:rPrChange>
        </w:rPr>
        <w:t>课题组长负责和协调课题内的研究工作，保证课题的按计划进展。在开展和推进研究工作中，项目组既会充分发挥各课题组的特色，也将不断围绕总体目标协同攻关，保证项目的顺利实施和目标的圆满实</w:t>
      </w:r>
      <w:r w:rsidRPr="00193049">
        <w:rPr>
          <w:rFonts w:cs="Times New Roman" w:hint="eastAsia"/>
          <w:rPrChange w:id="3919" w:author="zhouyou" w:date="2025-04-18T16:48:00Z">
            <w:rPr>
              <w:rFonts w:ascii="仿宋" w:hAnsi="仿宋" w:hint="eastAsia"/>
            </w:rPr>
          </w:rPrChange>
        </w:rPr>
        <w:lastRenderedPageBreak/>
        <w:t>现。此外，通过项目管理组与课题管理组形成的外部横向管理组织，统筹资源、协调进度、沟通信息，为项目实施提供组织支撑。</w:t>
      </w:r>
    </w:p>
    <w:p w14:paraId="3D469E64" w14:textId="77777777" w:rsidR="00081A8B" w:rsidRPr="00193049" w:rsidRDefault="00081A8B">
      <w:pPr>
        <w:ind w:firstLine="560"/>
        <w:jc w:val="both"/>
        <w:rPr>
          <w:rFonts w:cs="Times New Roman"/>
          <w:rPrChange w:id="3920" w:author="zhouyou" w:date="2025-04-18T16:48:00Z">
            <w:rPr>
              <w:rFonts w:ascii="仿宋" w:hAnsi="仿宋"/>
            </w:rPr>
          </w:rPrChange>
        </w:rPr>
      </w:pPr>
    </w:p>
    <w:p w14:paraId="2BFA7797" w14:textId="2ED2A0DC" w:rsidR="00677DB3" w:rsidRPr="00193049" w:rsidRDefault="003101FD">
      <w:pPr>
        <w:pStyle w:val="2"/>
        <w:rPr>
          <w:rFonts w:cs="Times New Roman"/>
          <w:rPrChange w:id="3921" w:author="zhouyou" w:date="2025-04-18T16:48:00Z">
            <w:rPr/>
          </w:rPrChange>
        </w:rPr>
      </w:pPr>
      <w:bookmarkStart w:id="3922" w:name="_Toc195645213"/>
      <w:r w:rsidRPr="00885D23">
        <w:rPr>
          <w:rFonts w:cs="Times New Roman"/>
        </w:rPr>
        <w:t>4.3</w:t>
      </w:r>
      <w:r w:rsidRPr="00193049">
        <w:rPr>
          <w:rFonts w:cs="Times New Roman" w:hint="eastAsia"/>
          <w:rPrChange w:id="3923" w:author="zhouyou" w:date="2025-04-18T16:48:00Z">
            <w:rPr>
              <w:rFonts w:hint="eastAsia"/>
            </w:rPr>
          </w:rPrChange>
        </w:rPr>
        <w:t>课题实施过程中的风险分析与控制</w:t>
      </w:r>
      <w:bookmarkEnd w:id="3922"/>
    </w:p>
    <w:p w14:paraId="42CA952D" w14:textId="77777777" w:rsidR="00677DB3" w:rsidRPr="00193049" w:rsidRDefault="003101FD">
      <w:pPr>
        <w:ind w:firstLine="560"/>
        <w:jc w:val="both"/>
        <w:rPr>
          <w:rFonts w:cs="Times New Roman"/>
          <w:rPrChange w:id="3924" w:author="zhouyou" w:date="2025-04-18T16:48:00Z">
            <w:rPr>
              <w:rFonts w:ascii="仿宋" w:hAnsi="仿宋"/>
            </w:rPr>
          </w:rPrChange>
        </w:rPr>
      </w:pPr>
      <w:r w:rsidRPr="00193049">
        <w:rPr>
          <w:rFonts w:cs="Times New Roman" w:hint="eastAsia"/>
          <w:rPrChange w:id="3925" w:author="zhouyou" w:date="2025-04-18T16:48:00Z">
            <w:rPr>
              <w:rFonts w:ascii="仿宋" w:hAnsi="仿宋" w:hint="eastAsia"/>
            </w:rPr>
          </w:rPrChange>
        </w:rPr>
        <w:t>本课题涉及的风险类别主要有技术风险、市场风险和政策风险，其风险内容、风险发生可能性、涉及的研发任务、预防风险或减少风险损失的措施见下表所示。</w:t>
      </w:r>
    </w:p>
    <w:p w14:paraId="70C9B776" w14:textId="653FC008" w:rsidR="00677DB3" w:rsidRPr="00193049" w:rsidRDefault="003101FD">
      <w:pPr>
        <w:pStyle w:val="af3"/>
        <w:ind w:firstLine="480"/>
        <w:jc w:val="both"/>
        <w:rPr>
          <w:rFonts w:cs="Times New Roman"/>
          <w:rPrChange w:id="3926" w:author="zhouyou" w:date="2025-04-18T16:48:00Z">
            <w:rPr>
              <w:rFonts w:ascii="仿宋" w:hAnsi="仿宋"/>
            </w:rPr>
          </w:rPrChange>
        </w:rPr>
        <w:pPrChange w:id="3927" w:author="zhouyou" w:date="2025-04-18T16:45:00Z">
          <w:pPr>
            <w:pStyle w:val="af3"/>
            <w:ind w:firstLine="480"/>
          </w:pPr>
        </w:pPrChange>
      </w:pPr>
      <w:r w:rsidRPr="00193049">
        <w:rPr>
          <w:rFonts w:cs="Times New Roman" w:hint="eastAsia"/>
          <w:rPrChange w:id="3928" w:author="zhouyou" w:date="2025-04-18T16:48:00Z">
            <w:rPr>
              <w:rFonts w:ascii="仿宋" w:hAnsi="仿宋" w:hint="eastAsia"/>
            </w:rPr>
          </w:rPrChange>
        </w:rPr>
        <w:t>表</w:t>
      </w:r>
      <w:r w:rsidRPr="00193049">
        <w:rPr>
          <w:rFonts w:cs="Times New Roman"/>
          <w:rPrChange w:id="3929" w:author="zhouyou" w:date="2025-04-18T16:48:00Z">
            <w:rPr>
              <w:rFonts w:ascii="仿宋" w:hAnsi="仿宋"/>
            </w:rPr>
          </w:rPrChange>
        </w:rPr>
        <w:t>4.</w:t>
      </w:r>
      <w:r w:rsidRPr="00193049">
        <w:rPr>
          <w:rFonts w:cs="Times New Roman"/>
          <w:rPrChange w:id="3930" w:author="zhouyou" w:date="2025-04-18T16:48:00Z">
            <w:rPr>
              <w:rFonts w:ascii="仿宋" w:hAnsi="仿宋"/>
            </w:rPr>
          </w:rPrChange>
        </w:rPr>
        <w:fldChar w:fldCharType="begin"/>
      </w:r>
      <w:r w:rsidRPr="00193049">
        <w:rPr>
          <w:rFonts w:cs="Times New Roman"/>
          <w:rPrChange w:id="3931" w:author="zhouyou" w:date="2025-04-18T16:48:00Z">
            <w:rPr>
              <w:rFonts w:ascii="仿宋" w:hAnsi="仿宋"/>
            </w:rPr>
          </w:rPrChange>
        </w:rPr>
        <w:instrText xml:space="preserve"> SEQ </w:instrText>
      </w:r>
      <w:r w:rsidRPr="00193049">
        <w:rPr>
          <w:rFonts w:cs="Times New Roman" w:hint="eastAsia"/>
          <w:rPrChange w:id="3932" w:author="zhouyou" w:date="2025-04-18T16:48:00Z">
            <w:rPr>
              <w:rFonts w:ascii="仿宋" w:hAnsi="仿宋" w:hint="eastAsia"/>
            </w:rPr>
          </w:rPrChange>
        </w:rPr>
        <w:instrText>表</w:instrText>
      </w:r>
      <w:r w:rsidRPr="00193049">
        <w:rPr>
          <w:rFonts w:cs="Times New Roman"/>
          <w:rPrChange w:id="3933" w:author="zhouyou" w:date="2025-04-18T16:48:00Z">
            <w:rPr>
              <w:rFonts w:ascii="仿宋" w:hAnsi="仿宋"/>
            </w:rPr>
          </w:rPrChange>
        </w:rPr>
        <w:instrText xml:space="preserve">4. \* ARABIC </w:instrText>
      </w:r>
      <w:r w:rsidRPr="00193049">
        <w:rPr>
          <w:rFonts w:cs="Times New Roman"/>
          <w:rPrChange w:id="3934" w:author="zhouyou" w:date="2025-04-18T16:48:00Z">
            <w:rPr>
              <w:rFonts w:ascii="仿宋" w:hAnsi="仿宋"/>
            </w:rPr>
          </w:rPrChange>
        </w:rPr>
        <w:fldChar w:fldCharType="separate"/>
      </w:r>
      <w:r w:rsidRPr="00193049">
        <w:rPr>
          <w:rFonts w:cs="Times New Roman"/>
          <w:rPrChange w:id="3935" w:author="zhouyou" w:date="2025-04-18T16:48:00Z">
            <w:rPr>
              <w:rFonts w:ascii="仿宋" w:hAnsi="仿宋"/>
            </w:rPr>
          </w:rPrChange>
        </w:rPr>
        <w:t>1</w:t>
      </w:r>
      <w:r w:rsidRPr="00193049">
        <w:rPr>
          <w:rFonts w:cs="Times New Roman"/>
          <w:rPrChange w:id="3936" w:author="zhouyou" w:date="2025-04-18T16:48:00Z">
            <w:rPr>
              <w:rFonts w:ascii="仿宋" w:hAnsi="仿宋"/>
            </w:rPr>
          </w:rPrChange>
        </w:rPr>
        <w:fldChar w:fldCharType="end"/>
      </w:r>
      <w:r w:rsidRPr="00193049">
        <w:rPr>
          <w:rFonts w:cs="Times New Roman"/>
          <w:rPrChange w:id="3937" w:author="zhouyou" w:date="2025-04-18T16:48:00Z">
            <w:rPr>
              <w:rFonts w:ascii="仿宋" w:hAnsi="仿宋"/>
            </w:rPr>
          </w:rPrChange>
        </w:rPr>
        <w:t xml:space="preserve"> </w:t>
      </w:r>
      <w:r w:rsidRPr="00193049">
        <w:rPr>
          <w:rFonts w:cs="Times New Roman" w:hint="eastAsia"/>
          <w:rPrChange w:id="3938" w:author="zhouyou" w:date="2025-04-18T16:48:00Z">
            <w:rPr>
              <w:rFonts w:ascii="仿宋" w:hAnsi="仿宋" w:hint="eastAsia"/>
            </w:rPr>
          </w:rPrChange>
        </w:rPr>
        <w:t>课题</w:t>
      </w:r>
      <w:r w:rsidRPr="00193049">
        <w:rPr>
          <w:rFonts w:cs="Times New Roman"/>
          <w:rPrChange w:id="3939" w:author="zhouyou" w:date="2025-04-18T16:48:00Z">
            <w:rPr>
              <w:rFonts w:ascii="仿宋" w:hAnsi="仿宋"/>
            </w:rPr>
          </w:rPrChange>
        </w:rPr>
        <w:t>执行的严重风险</w:t>
      </w:r>
    </w:p>
    <w:tbl>
      <w:tblPr>
        <w:tblW w:w="1027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1375"/>
        <w:gridCol w:w="1853"/>
        <w:gridCol w:w="1329"/>
        <w:gridCol w:w="2243"/>
        <w:gridCol w:w="2236"/>
      </w:tblGrid>
      <w:tr w:rsidR="00677DB3" w:rsidRPr="00193049" w14:paraId="0D97B64A" w14:textId="77777777" w:rsidTr="00767194">
        <w:trPr>
          <w:trHeight w:val="835"/>
          <w:tblHeader/>
        </w:trPr>
        <w:tc>
          <w:tcPr>
            <w:tcW w:w="1235" w:type="dxa"/>
            <w:vAlign w:val="center"/>
          </w:tcPr>
          <w:p w14:paraId="05901B16" w14:textId="77777777" w:rsidR="00677DB3" w:rsidRPr="00193049" w:rsidRDefault="003101FD">
            <w:pPr>
              <w:snapToGrid w:val="0"/>
              <w:ind w:firstLineChars="0" w:firstLine="0"/>
              <w:jc w:val="both"/>
              <w:rPr>
                <w:rFonts w:cs="Times New Roman"/>
                <w:b/>
                <w:sz w:val="24"/>
                <w:szCs w:val="24"/>
                <w:rPrChange w:id="3940" w:author="zhouyou" w:date="2025-04-18T16:48:00Z">
                  <w:rPr>
                    <w:rFonts w:ascii="仿宋" w:hAnsi="仿宋"/>
                    <w:b/>
                    <w:sz w:val="24"/>
                    <w:szCs w:val="24"/>
                  </w:rPr>
                </w:rPrChange>
              </w:rPr>
              <w:pPrChange w:id="3941" w:author="zhouyou" w:date="2025-04-18T16:45:00Z">
                <w:pPr>
                  <w:snapToGrid w:val="0"/>
                  <w:ind w:firstLineChars="0" w:firstLine="0"/>
                  <w:jc w:val="center"/>
                </w:pPr>
              </w:pPrChange>
            </w:pPr>
            <w:r w:rsidRPr="00193049">
              <w:rPr>
                <w:rFonts w:cs="Times New Roman"/>
                <w:b/>
                <w:sz w:val="24"/>
                <w:szCs w:val="24"/>
                <w:rPrChange w:id="3942" w:author="zhouyou" w:date="2025-04-18T16:48:00Z">
                  <w:rPr>
                    <w:rFonts w:ascii="仿宋" w:hAnsi="仿宋"/>
                    <w:b/>
                    <w:sz w:val="24"/>
                    <w:szCs w:val="24"/>
                  </w:rPr>
                </w:rPrChange>
              </w:rPr>
              <w:t>序号</w:t>
            </w:r>
          </w:p>
        </w:tc>
        <w:tc>
          <w:tcPr>
            <w:tcW w:w="1375" w:type="dxa"/>
            <w:vAlign w:val="center"/>
          </w:tcPr>
          <w:p w14:paraId="046BE028" w14:textId="77777777" w:rsidR="00677DB3" w:rsidRPr="00193049" w:rsidRDefault="003101FD">
            <w:pPr>
              <w:snapToGrid w:val="0"/>
              <w:ind w:firstLineChars="0" w:firstLine="0"/>
              <w:jc w:val="both"/>
              <w:rPr>
                <w:rFonts w:cs="Times New Roman"/>
                <w:b/>
                <w:sz w:val="24"/>
                <w:szCs w:val="24"/>
                <w:rPrChange w:id="3943" w:author="zhouyou" w:date="2025-04-18T16:48:00Z">
                  <w:rPr>
                    <w:rFonts w:ascii="仿宋" w:hAnsi="仿宋"/>
                    <w:b/>
                    <w:sz w:val="24"/>
                    <w:szCs w:val="24"/>
                  </w:rPr>
                </w:rPrChange>
              </w:rPr>
              <w:pPrChange w:id="3944" w:author="zhouyou" w:date="2025-04-18T16:45:00Z">
                <w:pPr>
                  <w:snapToGrid w:val="0"/>
                  <w:ind w:firstLineChars="0" w:firstLine="0"/>
                  <w:jc w:val="center"/>
                </w:pPr>
              </w:pPrChange>
            </w:pPr>
            <w:r w:rsidRPr="00193049">
              <w:rPr>
                <w:rFonts w:cs="Times New Roman"/>
                <w:b/>
                <w:sz w:val="24"/>
                <w:szCs w:val="24"/>
                <w:rPrChange w:id="3945" w:author="zhouyou" w:date="2025-04-18T16:48:00Z">
                  <w:rPr>
                    <w:rFonts w:ascii="仿宋" w:hAnsi="仿宋"/>
                    <w:b/>
                    <w:sz w:val="24"/>
                    <w:szCs w:val="24"/>
                  </w:rPr>
                </w:rPrChange>
              </w:rPr>
              <w:t>风险类别</w:t>
            </w:r>
          </w:p>
        </w:tc>
        <w:tc>
          <w:tcPr>
            <w:tcW w:w="1853" w:type="dxa"/>
            <w:vAlign w:val="center"/>
          </w:tcPr>
          <w:p w14:paraId="398304BF" w14:textId="77777777" w:rsidR="00677DB3" w:rsidRPr="00193049" w:rsidRDefault="003101FD">
            <w:pPr>
              <w:snapToGrid w:val="0"/>
              <w:ind w:firstLineChars="0" w:firstLine="0"/>
              <w:jc w:val="both"/>
              <w:rPr>
                <w:rFonts w:cs="Times New Roman"/>
                <w:b/>
                <w:sz w:val="24"/>
                <w:szCs w:val="24"/>
                <w:rPrChange w:id="3946" w:author="zhouyou" w:date="2025-04-18T16:48:00Z">
                  <w:rPr>
                    <w:rFonts w:ascii="仿宋" w:hAnsi="仿宋"/>
                    <w:b/>
                    <w:sz w:val="24"/>
                    <w:szCs w:val="24"/>
                  </w:rPr>
                </w:rPrChange>
              </w:rPr>
              <w:pPrChange w:id="3947" w:author="zhouyou" w:date="2025-04-18T16:45:00Z">
                <w:pPr>
                  <w:snapToGrid w:val="0"/>
                  <w:ind w:firstLineChars="0" w:firstLine="0"/>
                  <w:jc w:val="center"/>
                </w:pPr>
              </w:pPrChange>
            </w:pPr>
            <w:r w:rsidRPr="00193049">
              <w:rPr>
                <w:rFonts w:cs="Times New Roman"/>
                <w:b/>
                <w:sz w:val="24"/>
                <w:szCs w:val="24"/>
                <w:rPrChange w:id="3948" w:author="zhouyou" w:date="2025-04-18T16:48:00Z">
                  <w:rPr>
                    <w:rFonts w:ascii="仿宋" w:hAnsi="仿宋"/>
                    <w:b/>
                    <w:sz w:val="24"/>
                    <w:szCs w:val="24"/>
                  </w:rPr>
                </w:rPrChange>
              </w:rPr>
              <w:t>风险内容</w:t>
            </w:r>
          </w:p>
        </w:tc>
        <w:tc>
          <w:tcPr>
            <w:tcW w:w="1329" w:type="dxa"/>
            <w:vAlign w:val="center"/>
          </w:tcPr>
          <w:p w14:paraId="7CD7F3CB" w14:textId="5DAFEFDE" w:rsidR="00677DB3" w:rsidRPr="00193049" w:rsidRDefault="003101FD">
            <w:pPr>
              <w:snapToGrid w:val="0"/>
              <w:ind w:firstLineChars="0" w:firstLine="0"/>
              <w:jc w:val="both"/>
              <w:rPr>
                <w:rFonts w:cs="Times New Roman"/>
                <w:b/>
                <w:sz w:val="24"/>
                <w:szCs w:val="24"/>
                <w:rPrChange w:id="3949" w:author="zhouyou" w:date="2025-04-18T16:48:00Z">
                  <w:rPr>
                    <w:rFonts w:ascii="仿宋" w:hAnsi="仿宋"/>
                    <w:b/>
                    <w:sz w:val="24"/>
                    <w:szCs w:val="24"/>
                  </w:rPr>
                </w:rPrChange>
              </w:rPr>
              <w:pPrChange w:id="3950" w:author="zhouyou" w:date="2025-04-18T16:45:00Z">
                <w:pPr>
                  <w:snapToGrid w:val="0"/>
                  <w:ind w:firstLineChars="0" w:firstLine="0"/>
                  <w:jc w:val="center"/>
                </w:pPr>
              </w:pPrChange>
            </w:pPr>
            <w:r w:rsidRPr="00193049">
              <w:rPr>
                <w:rFonts w:cs="Times New Roman"/>
                <w:b/>
                <w:sz w:val="24"/>
                <w:szCs w:val="24"/>
                <w:rPrChange w:id="3951" w:author="zhouyou" w:date="2025-04-18T16:48:00Z">
                  <w:rPr>
                    <w:rFonts w:ascii="仿宋" w:hAnsi="仿宋"/>
                    <w:b/>
                    <w:sz w:val="24"/>
                    <w:szCs w:val="24"/>
                  </w:rPr>
                </w:rPrChange>
              </w:rPr>
              <w:t>风险发生可能性</w:t>
            </w:r>
          </w:p>
        </w:tc>
        <w:tc>
          <w:tcPr>
            <w:tcW w:w="2243" w:type="dxa"/>
            <w:vAlign w:val="center"/>
          </w:tcPr>
          <w:p w14:paraId="03B0B1C1" w14:textId="77777777" w:rsidR="00677DB3" w:rsidRPr="00193049" w:rsidRDefault="003101FD">
            <w:pPr>
              <w:snapToGrid w:val="0"/>
              <w:ind w:firstLineChars="0" w:firstLine="0"/>
              <w:jc w:val="both"/>
              <w:rPr>
                <w:rFonts w:cs="Times New Roman"/>
                <w:b/>
                <w:sz w:val="24"/>
                <w:szCs w:val="24"/>
                <w:rPrChange w:id="3952" w:author="zhouyou" w:date="2025-04-18T16:48:00Z">
                  <w:rPr>
                    <w:rFonts w:ascii="仿宋" w:hAnsi="仿宋"/>
                    <w:b/>
                    <w:sz w:val="24"/>
                    <w:szCs w:val="24"/>
                  </w:rPr>
                </w:rPrChange>
              </w:rPr>
              <w:pPrChange w:id="3953" w:author="zhouyou" w:date="2025-04-18T16:45:00Z">
                <w:pPr>
                  <w:snapToGrid w:val="0"/>
                  <w:ind w:firstLineChars="0" w:firstLine="0"/>
                  <w:jc w:val="center"/>
                </w:pPr>
              </w:pPrChange>
            </w:pPr>
            <w:r w:rsidRPr="00193049">
              <w:rPr>
                <w:rFonts w:cs="Times New Roman"/>
                <w:b/>
                <w:sz w:val="24"/>
                <w:szCs w:val="24"/>
                <w:rPrChange w:id="3954" w:author="zhouyou" w:date="2025-04-18T16:48:00Z">
                  <w:rPr>
                    <w:rFonts w:ascii="仿宋" w:hAnsi="仿宋"/>
                    <w:b/>
                    <w:sz w:val="24"/>
                    <w:szCs w:val="24"/>
                  </w:rPr>
                </w:rPrChange>
              </w:rPr>
              <w:t>涉及的研发任务</w:t>
            </w:r>
          </w:p>
        </w:tc>
        <w:tc>
          <w:tcPr>
            <w:tcW w:w="2236" w:type="dxa"/>
            <w:vAlign w:val="center"/>
          </w:tcPr>
          <w:p w14:paraId="2C9FE818" w14:textId="77777777" w:rsidR="00677DB3" w:rsidRPr="00193049" w:rsidRDefault="003101FD">
            <w:pPr>
              <w:snapToGrid w:val="0"/>
              <w:ind w:firstLineChars="0" w:firstLine="0"/>
              <w:jc w:val="both"/>
              <w:rPr>
                <w:rFonts w:cs="Times New Roman"/>
                <w:b/>
                <w:sz w:val="24"/>
                <w:szCs w:val="24"/>
                <w:rPrChange w:id="3955" w:author="zhouyou" w:date="2025-04-18T16:48:00Z">
                  <w:rPr>
                    <w:rFonts w:ascii="仿宋" w:hAnsi="仿宋"/>
                    <w:b/>
                    <w:sz w:val="24"/>
                    <w:szCs w:val="24"/>
                  </w:rPr>
                </w:rPrChange>
              </w:rPr>
              <w:pPrChange w:id="3956" w:author="zhouyou" w:date="2025-04-18T16:45:00Z">
                <w:pPr>
                  <w:snapToGrid w:val="0"/>
                  <w:ind w:firstLineChars="0" w:firstLine="0"/>
                  <w:jc w:val="center"/>
                </w:pPr>
              </w:pPrChange>
            </w:pPr>
            <w:r w:rsidRPr="00193049">
              <w:rPr>
                <w:rFonts w:cs="Times New Roman"/>
                <w:b/>
                <w:sz w:val="24"/>
                <w:szCs w:val="24"/>
                <w:rPrChange w:id="3957" w:author="zhouyou" w:date="2025-04-18T16:48:00Z">
                  <w:rPr>
                    <w:rFonts w:ascii="仿宋" w:hAnsi="仿宋"/>
                    <w:b/>
                    <w:sz w:val="24"/>
                    <w:szCs w:val="24"/>
                  </w:rPr>
                </w:rPrChange>
              </w:rPr>
              <w:t>预防风险或减少风险损失的措施</w:t>
            </w:r>
          </w:p>
        </w:tc>
      </w:tr>
      <w:tr w:rsidR="00677DB3" w:rsidRPr="00193049" w14:paraId="5AE946C0" w14:textId="77777777" w:rsidTr="00767194">
        <w:trPr>
          <w:trHeight w:val="2370"/>
        </w:trPr>
        <w:tc>
          <w:tcPr>
            <w:tcW w:w="1235" w:type="dxa"/>
            <w:vAlign w:val="center"/>
          </w:tcPr>
          <w:p w14:paraId="1038F8FF" w14:textId="77777777" w:rsidR="00677DB3" w:rsidRPr="00193049" w:rsidRDefault="003101FD">
            <w:pPr>
              <w:snapToGrid w:val="0"/>
              <w:ind w:firstLine="480"/>
              <w:jc w:val="both"/>
              <w:rPr>
                <w:rFonts w:cs="Times New Roman"/>
                <w:sz w:val="24"/>
                <w:szCs w:val="24"/>
                <w:rPrChange w:id="3958" w:author="zhouyou" w:date="2025-04-18T16:48:00Z">
                  <w:rPr>
                    <w:rFonts w:ascii="仿宋" w:hAnsi="仿宋"/>
                    <w:sz w:val="24"/>
                    <w:szCs w:val="24"/>
                  </w:rPr>
                </w:rPrChange>
              </w:rPr>
              <w:pPrChange w:id="3959" w:author="zhouyou" w:date="2025-04-18T16:45:00Z">
                <w:pPr>
                  <w:snapToGrid w:val="0"/>
                  <w:ind w:firstLine="480"/>
                </w:pPr>
              </w:pPrChange>
            </w:pPr>
            <w:r w:rsidRPr="00193049">
              <w:rPr>
                <w:rFonts w:cs="Times New Roman"/>
                <w:sz w:val="24"/>
                <w:szCs w:val="24"/>
                <w:rPrChange w:id="3960" w:author="zhouyou" w:date="2025-04-18T16:48:00Z">
                  <w:rPr>
                    <w:rFonts w:ascii="仿宋" w:hAnsi="仿宋"/>
                    <w:sz w:val="24"/>
                    <w:szCs w:val="24"/>
                  </w:rPr>
                </w:rPrChange>
              </w:rPr>
              <w:t>1</w:t>
            </w:r>
          </w:p>
        </w:tc>
        <w:tc>
          <w:tcPr>
            <w:tcW w:w="1375" w:type="dxa"/>
            <w:vAlign w:val="center"/>
          </w:tcPr>
          <w:p w14:paraId="74B50661" w14:textId="77777777" w:rsidR="00677DB3" w:rsidRPr="00193049" w:rsidRDefault="003101FD">
            <w:pPr>
              <w:autoSpaceDE w:val="0"/>
              <w:autoSpaceDN w:val="0"/>
              <w:adjustRightInd w:val="0"/>
              <w:snapToGrid w:val="0"/>
              <w:ind w:firstLineChars="0" w:firstLine="0"/>
              <w:jc w:val="both"/>
              <w:rPr>
                <w:rFonts w:cs="Times New Roman"/>
                <w:sz w:val="21"/>
                <w:szCs w:val="21"/>
                <w:rPrChange w:id="3961" w:author="zhouyou" w:date="2025-04-18T16:48:00Z">
                  <w:rPr>
                    <w:rFonts w:ascii="仿宋" w:hAnsi="仿宋"/>
                    <w:sz w:val="21"/>
                    <w:szCs w:val="21"/>
                  </w:rPr>
                </w:rPrChange>
              </w:rPr>
              <w:pPrChange w:id="3962" w:author="zhouyou" w:date="2025-04-18T16:45:00Z">
                <w:pPr>
                  <w:autoSpaceDE w:val="0"/>
                  <w:autoSpaceDN w:val="0"/>
                  <w:adjustRightInd w:val="0"/>
                  <w:snapToGrid w:val="0"/>
                  <w:ind w:firstLineChars="0" w:firstLine="0"/>
                </w:pPr>
              </w:pPrChange>
            </w:pPr>
            <w:r w:rsidRPr="00193049">
              <w:rPr>
                <w:rFonts w:cs="Times New Roman"/>
                <w:sz w:val="21"/>
                <w:szCs w:val="21"/>
                <w:rPrChange w:id="3963" w:author="zhouyou" w:date="2025-04-18T16:48:00Z">
                  <w:rPr>
                    <w:rFonts w:ascii="仿宋" w:hAnsi="仿宋"/>
                    <w:sz w:val="21"/>
                    <w:szCs w:val="21"/>
                  </w:rPr>
                </w:rPrChange>
              </w:rPr>
              <w:t>■</w:t>
            </w:r>
            <w:r w:rsidRPr="00193049">
              <w:rPr>
                <w:rFonts w:cs="Times New Roman"/>
                <w:sz w:val="21"/>
                <w:szCs w:val="21"/>
                <w:rPrChange w:id="3964" w:author="zhouyou" w:date="2025-04-18T16:48:00Z">
                  <w:rPr>
                    <w:rFonts w:ascii="仿宋" w:hAnsi="仿宋"/>
                    <w:sz w:val="21"/>
                    <w:szCs w:val="21"/>
                  </w:rPr>
                </w:rPrChange>
              </w:rPr>
              <w:t>技术风险</w:t>
            </w:r>
          </w:p>
          <w:p w14:paraId="5FC2BCD5" w14:textId="77777777" w:rsidR="00677DB3" w:rsidRPr="00193049" w:rsidRDefault="003101FD">
            <w:pPr>
              <w:autoSpaceDE w:val="0"/>
              <w:autoSpaceDN w:val="0"/>
              <w:adjustRightInd w:val="0"/>
              <w:snapToGrid w:val="0"/>
              <w:ind w:firstLineChars="0" w:firstLine="0"/>
              <w:jc w:val="both"/>
              <w:rPr>
                <w:rFonts w:cs="Times New Roman"/>
                <w:sz w:val="21"/>
                <w:szCs w:val="21"/>
                <w:rPrChange w:id="3965" w:author="zhouyou" w:date="2025-04-18T16:48:00Z">
                  <w:rPr>
                    <w:rFonts w:ascii="仿宋" w:hAnsi="仿宋"/>
                    <w:sz w:val="21"/>
                    <w:szCs w:val="21"/>
                  </w:rPr>
                </w:rPrChange>
              </w:rPr>
              <w:pPrChange w:id="3966" w:author="zhouyou" w:date="2025-04-18T16:45:00Z">
                <w:pPr>
                  <w:autoSpaceDE w:val="0"/>
                  <w:autoSpaceDN w:val="0"/>
                  <w:adjustRightInd w:val="0"/>
                  <w:snapToGrid w:val="0"/>
                  <w:ind w:firstLineChars="0" w:firstLine="0"/>
                </w:pPr>
              </w:pPrChange>
            </w:pPr>
            <w:r w:rsidRPr="00193049">
              <w:rPr>
                <w:rFonts w:cs="Times New Roman"/>
                <w:sz w:val="21"/>
                <w:szCs w:val="21"/>
                <w:rPrChange w:id="3967" w:author="zhouyou" w:date="2025-04-18T16:48:00Z">
                  <w:rPr>
                    <w:rFonts w:ascii="仿宋" w:hAnsi="仿宋"/>
                    <w:sz w:val="21"/>
                    <w:szCs w:val="21"/>
                  </w:rPr>
                </w:rPrChange>
              </w:rPr>
              <w:t>□</w:t>
            </w:r>
            <w:r w:rsidRPr="00193049">
              <w:rPr>
                <w:rFonts w:cs="Times New Roman"/>
                <w:sz w:val="21"/>
                <w:szCs w:val="21"/>
                <w:rPrChange w:id="3968" w:author="zhouyou" w:date="2025-04-18T16:48:00Z">
                  <w:rPr>
                    <w:rFonts w:ascii="仿宋" w:hAnsi="仿宋"/>
                    <w:sz w:val="21"/>
                    <w:szCs w:val="21"/>
                  </w:rPr>
                </w:rPrChange>
              </w:rPr>
              <w:t>市场风险</w:t>
            </w:r>
          </w:p>
          <w:p w14:paraId="4CD3327C" w14:textId="77777777" w:rsidR="00677DB3" w:rsidRPr="00193049" w:rsidRDefault="003101FD">
            <w:pPr>
              <w:autoSpaceDE w:val="0"/>
              <w:autoSpaceDN w:val="0"/>
              <w:adjustRightInd w:val="0"/>
              <w:snapToGrid w:val="0"/>
              <w:ind w:firstLineChars="0" w:firstLine="0"/>
              <w:jc w:val="both"/>
              <w:rPr>
                <w:rFonts w:cs="Times New Roman"/>
                <w:sz w:val="21"/>
                <w:szCs w:val="21"/>
                <w:rPrChange w:id="3969" w:author="zhouyou" w:date="2025-04-18T16:48:00Z">
                  <w:rPr>
                    <w:rFonts w:ascii="仿宋" w:hAnsi="仿宋"/>
                    <w:sz w:val="21"/>
                    <w:szCs w:val="21"/>
                  </w:rPr>
                </w:rPrChange>
              </w:rPr>
              <w:pPrChange w:id="3970" w:author="zhouyou" w:date="2025-04-18T16:45:00Z">
                <w:pPr>
                  <w:autoSpaceDE w:val="0"/>
                  <w:autoSpaceDN w:val="0"/>
                  <w:adjustRightInd w:val="0"/>
                  <w:snapToGrid w:val="0"/>
                  <w:ind w:firstLineChars="0" w:firstLine="0"/>
                </w:pPr>
              </w:pPrChange>
            </w:pPr>
            <w:r w:rsidRPr="00193049">
              <w:rPr>
                <w:rFonts w:cs="Times New Roman"/>
                <w:sz w:val="21"/>
                <w:szCs w:val="21"/>
                <w:rPrChange w:id="3971" w:author="zhouyou" w:date="2025-04-18T16:48:00Z">
                  <w:rPr>
                    <w:rFonts w:ascii="仿宋" w:hAnsi="仿宋"/>
                    <w:sz w:val="21"/>
                    <w:szCs w:val="21"/>
                  </w:rPr>
                </w:rPrChange>
              </w:rPr>
              <w:t>□</w:t>
            </w:r>
            <w:r w:rsidRPr="00193049">
              <w:rPr>
                <w:rFonts w:cs="Times New Roman"/>
                <w:sz w:val="21"/>
                <w:szCs w:val="21"/>
                <w:rPrChange w:id="3972" w:author="zhouyou" w:date="2025-04-18T16:48:00Z">
                  <w:rPr>
                    <w:rFonts w:ascii="仿宋" w:hAnsi="仿宋"/>
                    <w:sz w:val="21"/>
                    <w:szCs w:val="21"/>
                  </w:rPr>
                </w:rPrChange>
              </w:rPr>
              <w:t>政策风险</w:t>
            </w:r>
          </w:p>
          <w:p w14:paraId="5D44A998" w14:textId="77777777" w:rsidR="00677DB3" w:rsidRPr="00193049" w:rsidRDefault="003101FD">
            <w:pPr>
              <w:autoSpaceDE w:val="0"/>
              <w:autoSpaceDN w:val="0"/>
              <w:adjustRightInd w:val="0"/>
              <w:snapToGrid w:val="0"/>
              <w:ind w:firstLineChars="0" w:firstLine="0"/>
              <w:jc w:val="both"/>
              <w:rPr>
                <w:rFonts w:cs="Times New Roman"/>
                <w:sz w:val="21"/>
                <w:szCs w:val="21"/>
                <w:rPrChange w:id="3973" w:author="zhouyou" w:date="2025-04-18T16:48:00Z">
                  <w:rPr>
                    <w:rFonts w:ascii="仿宋" w:hAnsi="仿宋"/>
                    <w:sz w:val="21"/>
                    <w:szCs w:val="21"/>
                  </w:rPr>
                </w:rPrChange>
              </w:rPr>
              <w:pPrChange w:id="3974" w:author="zhouyou" w:date="2025-04-18T16:45:00Z">
                <w:pPr>
                  <w:autoSpaceDE w:val="0"/>
                  <w:autoSpaceDN w:val="0"/>
                  <w:adjustRightInd w:val="0"/>
                  <w:snapToGrid w:val="0"/>
                  <w:ind w:firstLineChars="0" w:firstLine="0"/>
                </w:pPr>
              </w:pPrChange>
            </w:pPr>
            <w:r w:rsidRPr="00193049">
              <w:rPr>
                <w:rFonts w:cs="Times New Roman"/>
                <w:sz w:val="21"/>
                <w:szCs w:val="21"/>
                <w:rPrChange w:id="3975" w:author="zhouyou" w:date="2025-04-18T16:48:00Z">
                  <w:rPr>
                    <w:rFonts w:ascii="仿宋" w:hAnsi="仿宋"/>
                    <w:sz w:val="21"/>
                    <w:szCs w:val="21"/>
                  </w:rPr>
                </w:rPrChange>
              </w:rPr>
              <w:t>□</w:t>
            </w:r>
            <w:r w:rsidRPr="00193049">
              <w:rPr>
                <w:rFonts w:cs="Times New Roman"/>
                <w:sz w:val="21"/>
                <w:szCs w:val="21"/>
                <w:rPrChange w:id="3976" w:author="zhouyou" w:date="2025-04-18T16:48:00Z">
                  <w:rPr>
                    <w:rFonts w:ascii="仿宋" w:hAnsi="仿宋"/>
                    <w:sz w:val="21"/>
                    <w:szCs w:val="21"/>
                  </w:rPr>
                </w:rPrChange>
              </w:rPr>
              <w:t>其他</w:t>
            </w:r>
          </w:p>
        </w:tc>
        <w:tc>
          <w:tcPr>
            <w:tcW w:w="1853" w:type="dxa"/>
            <w:vAlign w:val="center"/>
          </w:tcPr>
          <w:p w14:paraId="2E2B114C" w14:textId="77777777" w:rsidR="00677DB3" w:rsidRPr="00193049" w:rsidRDefault="003101FD">
            <w:pPr>
              <w:autoSpaceDE w:val="0"/>
              <w:autoSpaceDN w:val="0"/>
              <w:adjustRightInd w:val="0"/>
              <w:snapToGrid w:val="0"/>
              <w:ind w:firstLine="420"/>
              <w:jc w:val="both"/>
              <w:rPr>
                <w:rFonts w:cs="Times New Roman"/>
                <w:sz w:val="21"/>
                <w:szCs w:val="21"/>
                <w:rPrChange w:id="3977" w:author="zhouyou" w:date="2025-04-18T16:48:00Z">
                  <w:rPr>
                    <w:rFonts w:ascii="仿宋" w:hAnsi="仿宋"/>
                    <w:sz w:val="21"/>
                    <w:szCs w:val="21"/>
                  </w:rPr>
                </w:rPrChange>
              </w:rPr>
              <w:pPrChange w:id="3978" w:author="zhouyou" w:date="2025-04-18T16:45:00Z">
                <w:pPr>
                  <w:autoSpaceDE w:val="0"/>
                  <w:autoSpaceDN w:val="0"/>
                  <w:adjustRightInd w:val="0"/>
                  <w:snapToGrid w:val="0"/>
                  <w:ind w:firstLine="420"/>
                </w:pPr>
              </w:pPrChange>
            </w:pPr>
            <w:r w:rsidRPr="00193049">
              <w:rPr>
                <w:rFonts w:cs="Times New Roman" w:hint="eastAsia"/>
                <w:sz w:val="21"/>
                <w:szCs w:val="21"/>
                <w:rPrChange w:id="3979" w:author="zhouyou" w:date="2025-04-18T16:48:00Z">
                  <w:rPr>
                    <w:rFonts w:ascii="仿宋" w:hAnsi="仿宋" w:hint="eastAsia"/>
                    <w:sz w:val="21"/>
                    <w:szCs w:val="21"/>
                  </w:rPr>
                </w:rPrChange>
              </w:rPr>
              <w:t>随着大数据的推广应用，光存储</w:t>
            </w:r>
            <w:r w:rsidRPr="00193049">
              <w:rPr>
                <w:rFonts w:cs="Times New Roman"/>
                <w:sz w:val="21"/>
                <w:szCs w:val="21"/>
                <w:rPrChange w:id="3980" w:author="zhouyou" w:date="2025-04-18T16:48:00Z">
                  <w:rPr>
                    <w:rFonts w:ascii="仿宋" w:hAnsi="仿宋"/>
                    <w:sz w:val="21"/>
                    <w:szCs w:val="21"/>
                  </w:rPr>
                </w:rPrChange>
              </w:rPr>
              <w:t>的技术发展迅猛，对服务平台产品和技术的更新换代要求很高。</w:t>
            </w:r>
          </w:p>
        </w:tc>
        <w:tc>
          <w:tcPr>
            <w:tcW w:w="1329" w:type="dxa"/>
            <w:vAlign w:val="center"/>
          </w:tcPr>
          <w:p w14:paraId="45436BB9" w14:textId="77777777" w:rsidR="00677DB3" w:rsidRPr="00193049" w:rsidRDefault="003101FD">
            <w:pPr>
              <w:autoSpaceDE w:val="0"/>
              <w:autoSpaceDN w:val="0"/>
              <w:adjustRightInd w:val="0"/>
              <w:snapToGrid w:val="0"/>
              <w:ind w:firstLineChars="0" w:firstLine="0"/>
              <w:jc w:val="both"/>
              <w:rPr>
                <w:rFonts w:cs="Times New Roman"/>
                <w:sz w:val="21"/>
                <w:szCs w:val="21"/>
                <w:rPrChange w:id="3981" w:author="zhouyou" w:date="2025-04-18T16:48:00Z">
                  <w:rPr>
                    <w:rFonts w:ascii="仿宋" w:hAnsi="仿宋"/>
                    <w:sz w:val="21"/>
                    <w:szCs w:val="21"/>
                  </w:rPr>
                </w:rPrChange>
              </w:rPr>
              <w:pPrChange w:id="3982" w:author="zhouyou" w:date="2025-04-18T16:45:00Z">
                <w:pPr>
                  <w:autoSpaceDE w:val="0"/>
                  <w:autoSpaceDN w:val="0"/>
                  <w:adjustRightInd w:val="0"/>
                  <w:snapToGrid w:val="0"/>
                  <w:ind w:firstLineChars="0" w:firstLine="0"/>
                  <w:jc w:val="center"/>
                </w:pPr>
              </w:pPrChange>
            </w:pPr>
            <w:r w:rsidRPr="00193049">
              <w:rPr>
                <w:rFonts w:cs="Times New Roman"/>
                <w:sz w:val="21"/>
                <w:szCs w:val="21"/>
                <w:rPrChange w:id="3983" w:author="zhouyou" w:date="2025-04-18T16:48:00Z">
                  <w:rPr>
                    <w:rFonts w:ascii="仿宋" w:hAnsi="仿宋"/>
                    <w:sz w:val="21"/>
                    <w:szCs w:val="21"/>
                  </w:rPr>
                </w:rPrChange>
              </w:rPr>
              <w:t>□</w:t>
            </w:r>
            <w:r w:rsidRPr="00193049">
              <w:rPr>
                <w:rFonts w:cs="Times New Roman"/>
                <w:sz w:val="21"/>
                <w:szCs w:val="21"/>
                <w:rPrChange w:id="3984" w:author="zhouyou" w:date="2025-04-18T16:48:00Z">
                  <w:rPr>
                    <w:rFonts w:ascii="仿宋" w:hAnsi="仿宋"/>
                    <w:sz w:val="21"/>
                    <w:szCs w:val="21"/>
                  </w:rPr>
                </w:rPrChange>
              </w:rPr>
              <w:t>高</w:t>
            </w:r>
          </w:p>
          <w:p w14:paraId="46886D40" w14:textId="77777777" w:rsidR="00677DB3" w:rsidRPr="00193049" w:rsidRDefault="003101FD">
            <w:pPr>
              <w:autoSpaceDE w:val="0"/>
              <w:autoSpaceDN w:val="0"/>
              <w:adjustRightInd w:val="0"/>
              <w:snapToGrid w:val="0"/>
              <w:ind w:firstLineChars="0" w:firstLine="0"/>
              <w:jc w:val="both"/>
              <w:rPr>
                <w:rFonts w:cs="Times New Roman"/>
                <w:sz w:val="21"/>
                <w:szCs w:val="21"/>
                <w:rPrChange w:id="3985" w:author="zhouyou" w:date="2025-04-18T16:48:00Z">
                  <w:rPr>
                    <w:rFonts w:ascii="仿宋" w:hAnsi="仿宋"/>
                    <w:sz w:val="21"/>
                    <w:szCs w:val="21"/>
                  </w:rPr>
                </w:rPrChange>
              </w:rPr>
              <w:pPrChange w:id="3986" w:author="zhouyou" w:date="2025-04-18T16:45:00Z">
                <w:pPr>
                  <w:autoSpaceDE w:val="0"/>
                  <w:autoSpaceDN w:val="0"/>
                  <w:adjustRightInd w:val="0"/>
                  <w:snapToGrid w:val="0"/>
                  <w:ind w:firstLineChars="0" w:firstLine="0"/>
                  <w:jc w:val="center"/>
                </w:pPr>
              </w:pPrChange>
            </w:pPr>
            <w:r w:rsidRPr="00193049">
              <w:rPr>
                <w:rFonts w:cs="Times New Roman"/>
                <w:sz w:val="21"/>
                <w:szCs w:val="21"/>
                <w:rPrChange w:id="3987" w:author="zhouyou" w:date="2025-04-18T16:48:00Z">
                  <w:rPr>
                    <w:rFonts w:ascii="仿宋" w:hAnsi="仿宋"/>
                    <w:sz w:val="21"/>
                    <w:szCs w:val="21"/>
                  </w:rPr>
                </w:rPrChange>
              </w:rPr>
              <w:t>□</w:t>
            </w:r>
            <w:r w:rsidRPr="00193049">
              <w:rPr>
                <w:rFonts w:cs="Times New Roman"/>
                <w:sz w:val="21"/>
                <w:szCs w:val="21"/>
                <w:rPrChange w:id="3988" w:author="zhouyou" w:date="2025-04-18T16:48:00Z">
                  <w:rPr>
                    <w:rFonts w:ascii="仿宋" w:hAnsi="仿宋"/>
                    <w:sz w:val="21"/>
                    <w:szCs w:val="21"/>
                  </w:rPr>
                </w:rPrChange>
              </w:rPr>
              <w:t>中</w:t>
            </w:r>
          </w:p>
          <w:p w14:paraId="7AD4104E" w14:textId="77777777" w:rsidR="00677DB3" w:rsidRPr="00193049" w:rsidRDefault="003101FD">
            <w:pPr>
              <w:autoSpaceDE w:val="0"/>
              <w:autoSpaceDN w:val="0"/>
              <w:adjustRightInd w:val="0"/>
              <w:snapToGrid w:val="0"/>
              <w:ind w:firstLineChars="0" w:firstLine="0"/>
              <w:jc w:val="both"/>
              <w:rPr>
                <w:rFonts w:cs="Times New Roman"/>
                <w:sz w:val="21"/>
                <w:szCs w:val="21"/>
                <w:rPrChange w:id="3989" w:author="zhouyou" w:date="2025-04-18T16:48:00Z">
                  <w:rPr>
                    <w:rFonts w:ascii="仿宋" w:hAnsi="仿宋"/>
                    <w:sz w:val="21"/>
                    <w:szCs w:val="21"/>
                  </w:rPr>
                </w:rPrChange>
              </w:rPr>
              <w:pPrChange w:id="3990" w:author="zhouyou" w:date="2025-04-18T16:45:00Z">
                <w:pPr>
                  <w:autoSpaceDE w:val="0"/>
                  <w:autoSpaceDN w:val="0"/>
                  <w:adjustRightInd w:val="0"/>
                  <w:snapToGrid w:val="0"/>
                  <w:ind w:firstLineChars="0" w:firstLine="0"/>
                  <w:jc w:val="center"/>
                </w:pPr>
              </w:pPrChange>
            </w:pPr>
            <w:r w:rsidRPr="00193049">
              <w:rPr>
                <w:rFonts w:cs="Times New Roman"/>
                <w:sz w:val="21"/>
                <w:szCs w:val="21"/>
                <w:rPrChange w:id="3991" w:author="zhouyou" w:date="2025-04-18T16:48:00Z">
                  <w:rPr>
                    <w:rFonts w:ascii="仿宋" w:hAnsi="仿宋"/>
                    <w:sz w:val="21"/>
                    <w:szCs w:val="21"/>
                  </w:rPr>
                </w:rPrChange>
              </w:rPr>
              <w:t>■</w:t>
            </w:r>
            <w:r w:rsidRPr="00193049">
              <w:rPr>
                <w:rFonts w:cs="Times New Roman"/>
                <w:sz w:val="21"/>
                <w:szCs w:val="21"/>
                <w:rPrChange w:id="3992" w:author="zhouyou" w:date="2025-04-18T16:48:00Z">
                  <w:rPr>
                    <w:rFonts w:ascii="仿宋" w:hAnsi="仿宋"/>
                    <w:sz w:val="21"/>
                    <w:szCs w:val="21"/>
                  </w:rPr>
                </w:rPrChange>
              </w:rPr>
              <w:t>低</w:t>
            </w:r>
          </w:p>
        </w:tc>
        <w:tc>
          <w:tcPr>
            <w:tcW w:w="2243" w:type="dxa"/>
            <w:vAlign w:val="center"/>
          </w:tcPr>
          <w:p w14:paraId="34827B4B" w14:textId="77777777" w:rsidR="00677DB3" w:rsidRPr="00193049" w:rsidRDefault="003101FD">
            <w:pPr>
              <w:autoSpaceDE w:val="0"/>
              <w:autoSpaceDN w:val="0"/>
              <w:adjustRightInd w:val="0"/>
              <w:snapToGrid w:val="0"/>
              <w:ind w:firstLine="420"/>
              <w:jc w:val="both"/>
              <w:rPr>
                <w:rFonts w:cs="Times New Roman"/>
                <w:sz w:val="21"/>
                <w:szCs w:val="21"/>
                <w:rPrChange w:id="3993" w:author="zhouyou" w:date="2025-04-18T16:48:00Z">
                  <w:rPr>
                    <w:rFonts w:ascii="仿宋" w:hAnsi="仿宋"/>
                    <w:sz w:val="21"/>
                    <w:szCs w:val="21"/>
                  </w:rPr>
                </w:rPrChange>
              </w:rPr>
              <w:pPrChange w:id="3994" w:author="zhouyou" w:date="2025-04-18T16:45:00Z">
                <w:pPr>
                  <w:autoSpaceDE w:val="0"/>
                  <w:autoSpaceDN w:val="0"/>
                  <w:adjustRightInd w:val="0"/>
                  <w:snapToGrid w:val="0"/>
                  <w:ind w:firstLine="420"/>
                </w:pPr>
              </w:pPrChange>
            </w:pPr>
            <w:r w:rsidRPr="00193049">
              <w:rPr>
                <w:rFonts w:cs="Times New Roman" w:hint="eastAsia"/>
                <w:sz w:val="21"/>
                <w:szCs w:val="21"/>
                <w:rPrChange w:id="3995" w:author="zhouyou" w:date="2025-04-18T16:48:00Z">
                  <w:rPr>
                    <w:rFonts w:ascii="仿宋" w:hAnsi="仿宋" w:hint="eastAsia"/>
                    <w:sz w:val="21"/>
                    <w:szCs w:val="21"/>
                  </w:rPr>
                </w:rPrChange>
              </w:rPr>
              <w:t>课题</w:t>
            </w:r>
            <w:r w:rsidRPr="00193049">
              <w:rPr>
                <w:rFonts w:cs="Times New Roman"/>
                <w:sz w:val="21"/>
                <w:szCs w:val="21"/>
                <w:rPrChange w:id="3996" w:author="zhouyou" w:date="2025-04-18T16:48:00Z">
                  <w:rPr>
                    <w:rFonts w:ascii="仿宋" w:hAnsi="仿宋"/>
                    <w:sz w:val="21"/>
                    <w:szCs w:val="21"/>
                  </w:rPr>
                </w:rPrChange>
              </w:rPr>
              <w:t>5 ZB</w:t>
            </w:r>
            <w:r w:rsidRPr="00193049">
              <w:rPr>
                <w:rFonts w:cs="Times New Roman" w:hint="eastAsia"/>
                <w:sz w:val="21"/>
                <w:szCs w:val="21"/>
                <w:rPrChange w:id="3997" w:author="zhouyou" w:date="2025-04-18T16:48:00Z">
                  <w:rPr>
                    <w:rFonts w:ascii="仿宋" w:hAnsi="仿宋" w:hint="eastAsia"/>
                    <w:sz w:val="21"/>
                    <w:szCs w:val="21"/>
                  </w:rPr>
                </w:rPrChange>
              </w:rPr>
              <w:t>级海量</w:t>
            </w:r>
            <w:proofErr w:type="gramStart"/>
            <w:r w:rsidRPr="00193049">
              <w:rPr>
                <w:rFonts w:cs="Times New Roman" w:hint="eastAsia"/>
                <w:sz w:val="21"/>
                <w:szCs w:val="21"/>
                <w:rPrChange w:id="3998" w:author="zhouyou" w:date="2025-04-18T16:48:00Z">
                  <w:rPr>
                    <w:rFonts w:ascii="仿宋" w:hAnsi="仿宋" w:hint="eastAsia"/>
                    <w:sz w:val="21"/>
                    <w:szCs w:val="21"/>
                  </w:rPr>
                </w:rPrChange>
              </w:rPr>
              <w:t>冷数据</w:t>
            </w:r>
            <w:proofErr w:type="gramEnd"/>
            <w:r w:rsidRPr="00193049">
              <w:rPr>
                <w:rFonts w:cs="Times New Roman" w:hint="eastAsia"/>
                <w:sz w:val="21"/>
                <w:szCs w:val="21"/>
                <w:rPrChange w:id="3999" w:author="zhouyou" w:date="2025-04-18T16:48:00Z">
                  <w:rPr>
                    <w:rFonts w:ascii="仿宋" w:hAnsi="仿宋" w:hint="eastAsia"/>
                    <w:sz w:val="21"/>
                    <w:szCs w:val="21"/>
                  </w:rPr>
                </w:rPrChange>
              </w:rPr>
              <w:t>存储架构及高效存储管理系统</w:t>
            </w:r>
          </w:p>
        </w:tc>
        <w:tc>
          <w:tcPr>
            <w:tcW w:w="2236" w:type="dxa"/>
            <w:vAlign w:val="center"/>
          </w:tcPr>
          <w:p w14:paraId="0CC0C8F0" w14:textId="3D5AC121" w:rsidR="00677DB3" w:rsidRPr="00193049" w:rsidRDefault="003101FD">
            <w:pPr>
              <w:autoSpaceDE w:val="0"/>
              <w:autoSpaceDN w:val="0"/>
              <w:adjustRightInd w:val="0"/>
              <w:snapToGrid w:val="0"/>
              <w:ind w:firstLineChars="0" w:firstLine="0"/>
              <w:jc w:val="both"/>
              <w:rPr>
                <w:rFonts w:cs="Times New Roman"/>
                <w:sz w:val="21"/>
                <w:szCs w:val="21"/>
                <w:rPrChange w:id="4000" w:author="zhouyou" w:date="2025-04-18T16:48:00Z">
                  <w:rPr>
                    <w:rFonts w:ascii="仿宋" w:hAnsi="仿宋"/>
                    <w:sz w:val="21"/>
                    <w:szCs w:val="21"/>
                  </w:rPr>
                </w:rPrChange>
              </w:rPr>
              <w:pPrChange w:id="4001" w:author="zhouyou" w:date="2025-04-18T16:58:00Z">
                <w:pPr>
                  <w:autoSpaceDE w:val="0"/>
                  <w:autoSpaceDN w:val="0"/>
                  <w:adjustRightInd w:val="0"/>
                  <w:snapToGrid w:val="0"/>
                  <w:ind w:firstLine="420"/>
                </w:pPr>
              </w:pPrChange>
            </w:pPr>
            <w:r w:rsidRPr="00193049">
              <w:rPr>
                <w:rFonts w:cs="Times New Roman" w:hint="eastAsia"/>
                <w:sz w:val="21"/>
                <w:szCs w:val="21"/>
                <w:rPrChange w:id="4002" w:author="zhouyou" w:date="2025-04-18T16:48:00Z">
                  <w:rPr>
                    <w:rFonts w:ascii="仿宋" w:hAnsi="仿宋" w:hint="eastAsia"/>
                    <w:sz w:val="21"/>
                    <w:szCs w:val="21"/>
                  </w:rPr>
                </w:rPrChange>
              </w:rPr>
              <w:t>项目单位</w:t>
            </w:r>
            <w:r w:rsidRPr="00193049">
              <w:rPr>
                <w:rFonts w:cs="Times New Roman"/>
                <w:sz w:val="21"/>
                <w:szCs w:val="21"/>
                <w:rPrChange w:id="4003" w:author="zhouyou" w:date="2025-04-18T16:48:00Z">
                  <w:rPr>
                    <w:rFonts w:ascii="仿宋" w:hAnsi="仿宋"/>
                    <w:sz w:val="21"/>
                    <w:szCs w:val="21"/>
                  </w:rPr>
                </w:rPrChange>
              </w:rPr>
              <w:t>将加大科研投入、科技创新和产品的更新换代的力度，制定一系列促进科技创新、激发科技人员积极性的政策，努力保持</w:t>
            </w:r>
            <w:r w:rsidR="005F3487" w:rsidRPr="00193049">
              <w:rPr>
                <w:rFonts w:cs="Times New Roman" w:hint="eastAsia"/>
                <w:sz w:val="21"/>
                <w:szCs w:val="21"/>
                <w:rPrChange w:id="4004" w:author="zhouyou" w:date="2025-04-18T16:48:00Z">
                  <w:rPr>
                    <w:rFonts w:ascii="仿宋" w:hAnsi="仿宋" w:hint="eastAsia"/>
                    <w:sz w:val="21"/>
                    <w:szCs w:val="21"/>
                  </w:rPr>
                </w:rPrChange>
              </w:rPr>
              <w:t>课题团队</w:t>
            </w:r>
            <w:r w:rsidRPr="00193049">
              <w:rPr>
                <w:rFonts w:cs="Times New Roman"/>
                <w:sz w:val="21"/>
                <w:szCs w:val="21"/>
                <w:rPrChange w:id="4005" w:author="zhouyou" w:date="2025-04-18T16:48:00Z">
                  <w:rPr>
                    <w:rFonts w:ascii="仿宋" w:hAnsi="仿宋"/>
                    <w:sz w:val="21"/>
                    <w:szCs w:val="21"/>
                  </w:rPr>
                </w:rPrChange>
              </w:rPr>
              <w:t>的技术优势。</w:t>
            </w:r>
          </w:p>
        </w:tc>
      </w:tr>
    </w:tbl>
    <w:p w14:paraId="7A2831BB" w14:textId="2E06FEC3" w:rsidR="00677DB3" w:rsidRPr="00193049" w:rsidRDefault="00AB750F">
      <w:pPr>
        <w:pStyle w:val="1"/>
        <w:rPr>
          <w:rFonts w:cs="Times New Roman"/>
          <w:rPrChange w:id="4006" w:author="zhouyou" w:date="2025-04-18T16:48:00Z">
            <w:rPr/>
          </w:rPrChange>
        </w:rPr>
      </w:pPr>
      <w:bookmarkStart w:id="4007" w:name="_Toc491267826"/>
      <w:bookmarkStart w:id="4008" w:name="_Toc491267962"/>
      <w:bookmarkStart w:id="4009" w:name="_Toc491365784"/>
      <w:bookmarkStart w:id="4010" w:name="_Toc491295464"/>
      <w:bookmarkStart w:id="4011" w:name="_Toc195645214"/>
      <w:bookmarkEnd w:id="4007"/>
      <w:bookmarkEnd w:id="4008"/>
      <w:r w:rsidRPr="00885D23">
        <w:rPr>
          <w:rFonts w:cs="Times New Roman" w:hint="eastAsia"/>
        </w:rPr>
        <w:t>五、</w:t>
      </w:r>
      <w:r w:rsidR="00E70C13" w:rsidRPr="00193049">
        <w:rPr>
          <w:rFonts w:cs="Times New Roman" w:hint="eastAsia"/>
          <w:rPrChange w:id="4012" w:author="zhouyou" w:date="2025-04-18T16:48:00Z">
            <w:rPr>
              <w:rFonts w:hint="eastAsia"/>
            </w:rPr>
          </w:rPrChange>
        </w:rPr>
        <w:t>课题</w:t>
      </w:r>
      <w:r w:rsidRPr="00193049">
        <w:rPr>
          <w:rFonts w:cs="Times New Roman" w:hint="eastAsia"/>
          <w:rPrChange w:id="4013" w:author="zhouyou" w:date="2025-04-18T16:48:00Z">
            <w:rPr>
              <w:rFonts w:hint="eastAsia"/>
            </w:rPr>
          </w:rPrChange>
        </w:rPr>
        <w:t>成果呈现形式及测试方法</w:t>
      </w:r>
      <w:bookmarkEnd w:id="4009"/>
      <w:bookmarkEnd w:id="4010"/>
      <w:bookmarkEnd w:id="4011"/>
    </w:p>
    <w:p w14:paraId="7308D8AE" w14:textId="5F4B246E" w:rsidR="00677DB3" w:rsidRPr="00193049" w:rsidRDefault="003101FD">
      <w:pPr>
        <w:pStyle w:val="2"/>
        <w:rPr>
          <w:rFonts w:cs="Times New Roman"/>
          <w:rPrChange w:id="4014" w:author="zhouyou" w:date="2025-04-18T16:48:00Z">
            <w:rPr/>
          </w:rPrChange>
        </w:rPr>
      </w:pPr>
      <w:bookmarkStart w:id="4015" w:name="_Toc195645215"/>
      <w:r w:rsidRPr="00193049">
        <w:rPr>
          <w:rFonts w:cs="Times New Roman"/>
          <w:rPrChange w:id="4016" w:author="zhouyou" w:date="2025-04-18T16:48:00Z">
            <w:rPr/>
          </w:rPrChange>
        </w:rPr>
        <w:t>5.1</w:t>
      </w:r>
      <w:r w:rsidRPr="00193049">
        <w:rPr>
          <w:rFonts w:cs="Times New Roman" w:hint="eastAsia"/>
          <w:rPrChange w:id="4017" w:author="zhouyou" w:date="2025-04-18T16:48:00Z">
            <w:rPr>
              <w:rFonts w:hint="eastAsia"/>
            </w:rPr>
          </w:rPrChange>
        </w:rPr>
        <w:t>课题成果呈现形式</w:t>
      </w:r>
      <w:bookmarkEnd w:id="4015"/>
    </w:p>
    <w:p w14:paraId="356D6DE4" w14:textId="6CAD4F42" w:rsidR="00677DB3" w:rsidRPr="00193049" w:rsidRDefault="003101FD">
      <w:pPr>
        <w:ind w:firstLine="560"/>
        <w:jc w:val="both"/>
        <w:rPr>
          <w:rFonts w:cs="Times New Roman"/>
          <w:rPrChange w:id="4018" w:author="zhouyou" w:date="2025-04-18T16:48:00Z">
            <w:rPr>
              <w:rFonts w:ascii="仿宋" w:hAnsi="仿宋"/>
            </w:rPr>
          </w:rPrChange>
        </w:rPr>
      </w:pPr>
      <w:r w:rsidRPr="00193049">
        <w:rPr>
          <w:rFonts w:cs="Times New Roman" w:hint="eastAsia"/>
          <w:rPrChange w:id="4019" w:author="zhouyou" w:date="2025-04-18T16:48:00Z">
            <w:rPr>
              <w:rFonts w:ascii="仿宋" w:hAnsi="仿宋" w:hint="eastAsia"/>
            </w:rPr>
          </w:rPrChange>
        </w:rPr>
        <w:t>（</w:t>
      </w:r>
      <w:r w:rsidRPr="00193049">
        <w:rPr>
          <w:rFonts w:cs="Times New Roman"/>
          <w:rPrChange w:id="4020" w:author="zhouyou" w:date="2025-04-18T16:48:00Z">
            <w:rPr>
              <w:rFonts w:ascii="仿宋" w:hAnsi="仿宋"/>
            </w:rPr>
          </w:rPrChange>
        </w:rPr>
        <w:t>1</w:t>
      </w:r>
      <w:r w:rsidRPr="00193049">
        <w:rPr>
          <w:rFonts w:cs="Times New Roman" w:hint="eastAsia"/>
          <w:rPrChange w:id="4021" w:author="zhouyou" w:date="2025-04-18T16:48:00Z">
            <w:rPr>
              <w:rFonts w:ascii="仿宋" w:hAnsi="仿宋" w:hint="eastAsia"/>
            </w:rPr>
          </w:rPrChange>
        </w:rPr>
        <w:t>）</w:t>
      </w:r>
      <w:r w:rsidR="005F3487" w:rsidRPr="00193049">
        <w:rPr>
          <w:rFonts w:cs="Times New Roman" w:hint="eastAsia"/>
          <w:rPrChange w:id="4022" w:author="zhouyou" w:date="2025-04-18T16:48:00Z">
            <w:rPr>
              <w:rFonts w:ascii="仿宋" w:hAnsi="仿宋" w:hint="eastAsia"/>
            </w:rPr>
          </w:rPrChange>
        </w:rPr>
        <w:t>研制</w:t>
      </w:r>
      <w:r w:rsidRPr="00193049">
        <w:rPr>
          <w:rFonts w:cs="Times New Roman" w:hint="eastAsia"/>
          <w:rPrChange w:id="4023" w:author="zhouyou" w:date="2025-04-18T16:48:00Z">
            <w:rPr>
              <w:rFonts w:ascii="仿宋" w:hAnsi="仿宋" w:hint="eastAsia"/>
            </w:rPr>
          </w:rPrChange>
        </w:rPr>
        <w:t>高效存储管理系统</w:t>
      </w:r>
      <w:r w:rsidR="005F3487" w:rsidRPr="00193049">
        <w:rPr>
          <w:rFonts w:cs="Times New Roman" w:hint="eastAsia"/>
          <w:rPrChange w:id="4024" w:author="zhouyou" w:date="2025-04-18T16:48:00Z">
            <w:rPr>
              <w:rFonts w:ascii="仿宋" w:hAnsi="仿宋" w:hint="eastAsia"/>
            </w:rPr>
          </w:rPrChange>
        </w:rPr>
        <w:t>原型和</w:t>
      </w:r>
      <w:r w:rsidR="005F3487" w:rsidRPr="00193049">
        <w:rPr>
          <w:rFonts w:cs="Times New Roman"/>
          <w:rPrChange w:id="4025" w:author="zhouyou" w:date="2025-04-18T16:48:00Z">
            <w:rPr>
              <w:rFonts w:ascii="仿宋" w:hAnsi="仿宋"/>
            </w:rPr>
          </w:rPrChange>
        </w:rPr>
        <w:t>ZB</w:t>
      </w:r>
      <w:r w:rsidR="005F3487" w:rsidRPr="00193049">
        <w:rPr>
          <w:rFonts w:cs="Times New Roman" w:hint="eastAsia"/>
          <w:rPrChange w:id="4026" w:author="zhouyou" w:date="2025-04-18T16:48:00Z">
            <w:rPr>
              <w:rFonts w:ascii="仿宋" w:hAnsi="仿宋" w:hint="eastAsia"/>
            </w:rPr>
          </w:rPrChange>
        </w:rPr>
        <w:t>级海量</w:t>
      </w:r>
      <w:proofErr w:type="gramStart"/>
      <w:r w:rsidR="005F3487" w:rsidRPr="00193049">
        <w:rPr>
          <w:rFonts w:cs="Times New Roman" w:hint="eastAsia"/>
          <w:rPrChange w:id="4027" w:author="zhouyou" w:date="2025-04-18T16:48:00Z">
            <w:rPr>
              <w:rFonts w:ascii="仿宋" w:hAnsi="仿宋" w:hint="eastAsia"/>
            </w:rPr>
          </w:rPrChange>
        </w:rPr>
        <w:t>冷数据</w:t>
      </w:r>
      <w:proofErr w:type="gramEnd"/>
      <w:r w:rsidR="005F3487" w:rsidRPr="00193049">
        <w:rPr>
          <w:rFonts w:cs="Times New Roman" w:hint="eastAsia"/>
          <w:rPrChange w:id="4028" w:author="zhouyou" w:date="2025-04-18T16:48:00Z">
            <w:rPr>
              <w:rFonts w:ascii="仿宋" w:hAnsi="仿宋" w:hint="eastAsia"/>
            </w:rPr>
          </w:rPrChange>
        </w:rPr>
        <w:t>存储仿真系统。理论成果包括</w:t>
      </w:r>
      <w:r w:rsidRPr="00193049">
        <w:rPr>
          <w:rFonts w:cs="Times New Roman" w:hint="eastAsia"/>
          <w:rPrChange w:id="4029" w:author="zhouyou" w:date="2025-04-18T16:48:00Z">
            <w:rPr>
              <w:rFonts w:ascii="仿宋" w:hAnsi="仿宋" w:hint="eastAsia"/>
            </w:rPr>
          </w:rPrChange>
        </w:rPr>
        <w:t>海量</w:t>
      </w:r>
      <w:proofErr w:type="gramStart"/>
      <w:r w:rsidRPr="00193049">
        <w:rPr>
          <w:rFonts w:cs="Times New Roman" w:hint="eastAsia"/>
          <w:rPrChange w:id="4030" w:author="zhouyou" w:date="2025-04-18T16:48:00Z">
            <w:rPr>
              <w:rFonts w:ascii="仿宋" w:hAnsi="仿宋" w:hint="eastAsia"/>
            </w:rPr>
          </w:rPrChange>
        </w:rPr>
        <w:t>冷数据</w:t>
      </w:r>
      <w:proofErr w:type="gramEnd"/>
      <w:r w:rsidRPr="00193049">
        <w:rPr>
          <w:rFonts w:cs="Times New Roman" w:hint="eastAsia"/>
          <w:rPrChange w:id="4031" w:author="zhouyou" w:date="2025-04-18T16:48:00Z">
            <w:rPr>
              <w:rFonts w:ascii="仿宋" w:hAnsi="仿宋" w:hint="eastAsia"/>
            </w:rPr>
          </w:rPrChange>
        </w:rPr>
        <w:t>统一长期高效组织方式；</w:t>
      </w:r>
      <w:r w:rsidRPr="00193049">
        <w:rPr>
          <w:rFonts w:cs="Times New Roman"/>
          <w:rPrChange w:id="4032" w:author="zhouyou" w:date="2025-04-18T16:48:00Z">
            <w:rPr>
              <w:rFonts w:ascii="仿宋" w:hAnsi="仿宋"/>
            </w:rPr>
          </w:rPrChange>
        </w:rPr>
        <w:t>ZB</w:t>
      </w:r>
      <w:r w:rsidRPr="00193049">
        <w:rPr>
          <w:rFonts w:cs="Times New Roman" w:hint="eastAsia"/>
          <w:rPrChange w:id="4033" w:author="zhouyou" w:date="2025-04-18T16:48:00Z">
            <w:rPr>
              <w:rFonts w:ascii="仿宋" w:hAnsi="仿宋" w:hint="eastAsia"/>
            </w:rPr>
          </w:rPrChange>
        </w:rPr>
        <w:t>级数据管理的高能效元数据服务集群</w:t>
      </w:r>
      <w:r w:rsidR="005F3487" w:rsidRPr="00193049">
        <w:rPr>
          <w:rFonts w:cs="Times New Roman" w:hint="eastAsia"/>
          <w:rPrChange w:id="4034" w:author="zhouyou" w:date="2025-04-18T16:48:00Z">
            <w:rPr>
              <w:rFonts w:ascii="仿宋" w:hAnsi="仿宋" w:hint="eastAsia"/>
            </w:rPr>
          </w:rPrChange>
        </w:rPr>
        <w:t>架构</w:t>
      </w:r>
      <w:r w:rsidRPr="00193049">
        <w:rPr>
          <w:rFonts w:cs="Times New Roman" w:hint="eastAsia"/>
          <w:rPrChange w:id="4035" w:author="zhouyou" w:date="2025-04-18T16:48:00Z">
            <w:rPr>
              <w:rFonts w:ascii="仿宋" w:hAnsi="仿宋" w:hint="eastAsia"/>
            </w:rPr>
          </w:rPrChange>
        </w:rPr>
        <w:t>；研究万亿文件元数据高效索引机制；</w:t>
      </w:r>
      <w:r w:rsidRPr="00193049">
        <w:rPr>
          <w:rFonts w:cs="Times New Roman"/>
          <w:rPrChange w:id="4036" w:author="zhouyou" w:date="2025-04-18T16:48:00Z">
            <w:rPr>
              <w:rFonts w:ascii="仿宋" w:hAnsi="仿宋"/>
            </w:rPr>
          </w:rPrChange>
        </w:rPr>
        <w:t>ZB</w:t>
      </w:r>
      <w:proofErr w:type="gramStart"/>
      <w:r w:rsidRPr="00193049">
        <w:rPr>
          <w:rFonts w:cs="Times New Roman" w:hint="eastAsia"/>
          <w:rPrChange w:id="4037" w:author="zhouyou" w:date="2025-04-18T16:48:00Z">
            <w:rPr>
              <w:rFonts w:ascii="仿宋" w:hAnsi="仿宋" w:hint="eastAsia"/>
            </w:rPr>
          </w:rPrChange>
        </w:rPr>
        <w:t>级冷数据</w:t>
      </w:r>
      <w:proofErr w:type="gramEnd"/>
      <w:r w:rsidRPr="00193049">
        <w:rPr>
          <w:rFonts w:cs="Times New Roman" w:hint="eastAsia"/>
          <w:rPrChange w:id="4038" w:author="zhouyou" w:date="2025-04-18T16:48:00Z">
            <w:rPr>
              <w:rFonts w:ascii="仿宋" w:hAnsi="仿宋" w:hint="eastAsia"/>
            </w:rPr>
          </w:rPrChange>
        </w:rPr>
        <w:t>存储系统应用模式和存取接口。具备管理超过</w:t>
      </w:r>
      <w:r w:rsidRPr="00193049">
        <w:rPr>
          <w:rFonts w:cs="Times New Roman"/>
          <w:rPrChange w:id="4039" w:author="zhouyou" w:date="2025-04-18T16:48:00Z">
            <w:rPr>
              <w:rFonts w:ascii="仿宋" w:hAnsi="仿宋"/>
            </w:rPr>
          </w:rPrChange>
        </w:rPr>
        <w:t>1</w:t>
      </w:r>
      <w:r w:rsidRPr="00193049">
        <w:rPr>
          <w:rFonts w:cs="Times New Roman" w:hint="eastAsia"/>
          <w:rPrChange w:id="4040" w:author="zhouyou" w:date="2025-04-18T16:48:00Z">
            <w:rPr>
              <w:rFonts w:ascii="仿宋" w:hAnsi="仿宋" w:hint="eastAsia"/>
            </w:rPr>
          </w:rPrChange>
        </w:rPr>
        <w:t>亿张光盘、</w:t>
      </w:r>
      <w:r w:rsidRPr="00193049">
        <w:rPr>
          <w:rFonts w:cs="Times New Roman"/>
          <w:rPrChange w:id="4041" w:author="zhouyou" w:date="2025-04-18T16:48:00Z">
            <w:rPr>
              <w:rFonts w:ascii="仿宋" w:hAnsi="仿宋"/>
            </w:rPr>
          </w:rPrChange>
        </w:rPr>
        <w:t>100</w:t>
      </w:r>
      <w:r w:rsidRPr="00193049">
        <w:rPr>
          <w:rFonts w:cs="Times New Roman" w:hint="eastAsia"/>
          <w:rPrChange w:id="4042" w:author="zhouyou" w:date="2025-04-18T16:48:00Z">
            <w:rPr>
              <w:rFonts w:ascii="仿宋" w:hAnsi="仿宋" w:hint="eastAsia"/>
            </w:rPr>
          </w:rPrChange>
        </w:rPr>
        <w:t>亿个文件、</w:t>
      </w:r>
      <w:r w:rsidRPr="00193049">
        <w:rPr>
          <w:rFonts w:cs="Times New Roman"/>
          <w:rPrChange w:id="4043" w:author="zhouyou" w:date="2025-04-18T16:48:00Z">
            <w:rPr>
              <w:rFonts w:ascii="仿宋" w:hAnsi="仿宋"/>
            </w:rPr>
          </w:rPrChange>
        </w:rPr>
        <w:t>1ZB</w:t>
      </w:r>
      <w:r w:rsidRPr="00193049">
        <w:rPr>
          <w:rFonts w:cs="Times New Roman" w:hint="eastAsia"/>
          <w:rPrChange w:id="4044" w:author="zhouyou" w:date="2025-04-18T16:48:00Z">
            <w:rPr>
              <w:rFonts w:ascii="仿宋" w:hAnsi="仿宋" w:hint="eastAsia"/>
            </w:rPr>
          </w:rPrChange>
        </w:rPr>
        <w:t>数据的能力，平均检索时间小于</w:t>
      </w:r>
      <w:r w:rsidRPr="00193049">
        <w:rPr>
          <w:rFonts w:cs="Times New Roman"/>
          <w:rPrChange w:id="4045" w:author="zhouyou" w:date="2025-04-18T16:48:00Z">
            <w:rPr>
              <w:rFonts w:ascii="仿宋" w:hAnsi="仿宋"/>
            </w:rPr>
          </w:rPrChange>
        </w:rPr>
        <w:t>1</w:t>
      </w:r>
      <w:r w:rsidRPr="00193049">
        <w:rPr>
          <w:rFonts w:cs="Times New Roman" w:hint="eastAsia"/>
          <w:rPrChange w:id="4046" w:author="zhouyou" w:date="2025-04-18T16:48:00Z">
            <w:rPr>
              <w:rFonts w:ascii="仿宋" w:hAnsi="仿宋" w:hint="eastAsia"/>
            </w:rPr>
          </w:rPrChange>
        </w:rPr>
        <w:t>秒，能效比提升</w:t>
      </w:r>
      <w:r w:rsidRPr="00193049">
        <w:rPr>
          <w:rFonts w:cs="Times New Roman"/>
          <w:rPrChange w:id="4047" w:author="zhouyou" w:date="2025-04-18T16:48:00Z">
            <w:rPr>
              <w:rFonts w:ascii="仿宋" w:hAnsi="仿宋"/>
            </w:rPr>
          </w:rPrChange>
        </w:rPr>
        <w:t>1</w:t>
      </w:r>
      <w:r w:rsidRPr="00193049">
        <w:rPr>
          <w:rFonts w:cs="Times New Roman" w:hint="eastAsia"/>
          <w:rPrChange w:id="4048" w:author="zhouyou" w:date="2025-04-18T16:48:00Z">
            <w:rPr>
              <w:rFonts w:ascii="仿宋" w:hAnsi="仿宋" w:hint="eastAsia"/>
            </w:rPr>
          </w:rPrChange>
        </w:rPr>
        <w:t>个数量级。</w:t>
      </w:r>
    </w:p>
    <w:p w14:paraId="421DA636" w14:textId="77777777" w:rsidR="00677DB3" w:rsidRPr="00193049" w:rsidRDefault="003101FD">
      <w:pPr>
        <w:ind w:firstLine="560"/>
        <w:jc w:val="both"/>
        <w:rPr>
          <w:rFonts w:cs="Times New Roman"/>
          <w:rPrChange w:id="4049" w:author="zhouyou" w:date="2025-04-18T16:48:00Z">
            <w:rPr>
              <w:rFonts w:ascii="仿宋" w:hAnsi="仿宋"/>
            </w:rPr>
          </w:rPrChange>
        </w:rPr>
      </w:pPr>
      <w:r w:rsidRPr="00193049">
        <w:rPr>
          <w:rFonts w:cs="Times New Roman" w:hint="eastAsia"/>
          <w:rPrChange w:id="4050" w:author="zhouyou" w:date="2025-04-18T16:48:00Z">
            <w:rPr>
              <w:rFonts w:ascii="仿宋" w:hAnsi="仿宋" w:hint="eastAsia"/>
            </w:rPr>
          </w:rPrChange>
        </w:rPr>
        <w:t>（</w:t>
      </w:r>
      <w:r w:rsidRPr="00193049">
        <w:rPr>
          <w:rFonts w:cs="Times New Roman"/>
          <w:rPrChange w:id="4051" w:author="zhouyou" w:date="2025-04-18T16:48:00Z">
            <w:rPr>
              <w:rFonts w:ascii="仿宋" w:hAnsi="仿宋"/>
            </w:rPr>
          </w:rPrChange>
        </w:rPr>
        <w:t>2</w:t>
      </w:r>
      <w:r w:rsidRPr="00193049">
        <w:rPr>
          <w:rFonts w:cs="Times New Roman" w:hint="eastAsia"/>
          <w:rPrChange w:id="4052" w:author="zhouyou" w:date="2025-04-18T16:48:00Z">
            <w:rPr>
              <w:rFonts w:ascii="仿宋" w:hAnsi="仿宋" w:hint="eastAsia"/>
            </w:rPr>
          </w:rPrChange>
        </w:rPr>
        <w:t>）发表论文</w:t>
      </w:r>
      <w:r w:rsidRPr="00193049">
        <w:rPr>
          <w:rFonts w:cs="Times New Roman"/>
          <w:rPrChange w:id="4053" w:author="zhouyou" w:date="2025-04-18T16:48:00Z">
            <w:rPr>
              <w:rFonts w:ascii="仿宋" w:hAnsi="仿宋"/>
            </w:rPr>
          </w:rPrChange>
        </w:rPr>
        <w:t>5</w:t>
      </w:r>
      <w:r w:rsidRPr="00193049">
        <w:rPr>
          <w:rFonts w:cs="Times New Roman" w:hint="eastAsia"/>
          <w:rPrChange w:id="4054" w:author="zhouyou" w:date="2025-04-18T16:48:00Z">
            <w:rPr>
              <w:rFonts w:ascii="仿宋" w:hAnsi="仿宋" w:hint="eastAsia"/>
            </w:rPr>
          </w:rPrChange>
        </w:rPr>
        <w:t>篇，申请专利</w:t>
      </w:r>
      <w:r w:rsidRPr="00193049">
        <w:rPr>
          <w:rFonts w:cs="Times New Roman"/>
          <w:rPrChange w:id="4055" w:author="zhouyou" w:date="2025-04-18T16:48:00Z">
            <w:rPr>
              <w:rFonts w:ascii="仿宋" w:hAnsi="仿宋"/>
            </w:rPr>
          </w:rPrChange>
        </w:rPr>
        <w:t>12</w:t>
      </w:r>
      <w:r w:rsidRPr="00193049">
        <w:rPr>
          <w:rFonts w:cs="Times New Roman" w:hint="eastAsia"/>
          <w:rPrChange w:id="4056" w:author="zhouyou" w:date="2025-04-18T16:48:00Z">
            <w:rPr>
              <w:rFonts w:ascii="仿宋" w:hAnsi="仿宋" w:hint="eastAsia"/>
            </w:rPr>
          </w:rPrChange>
        </w:rPr>
        <w:t>项，</w:t>
      </w:r>
      <w:proofErr w:type="gramStart"/>
      <w:r w:rsidRPr="00193049">
        <w:rPr>
          <w:rFonts w:cs="Times New Roman" w:hint="eastAsia"/>
          <w:rPrChange w:id="4057" w:author="zhouyou" w:date="2025-04-18T16:48:00Z">
            <w:rPr>
              <w:rFonts w:ascii="仿宋" w:hAnsi="仿宋" w:hint="eastAsia"/>
            </w:rPr>
          </w:rPrChange>
        </w:rPr>
        <w:t>申请软著</w:t>
      </w:r>
      <w:r w:rsidRPr="00193049">
        <w:rPr>
          <w:rFonts w:cs="Times New Roman"/>
          <w:rPrChange w:id="4058" w:author="zhouyou" w:date="2025-04-18T16:48:00Z">
            <w:rPr>
              <w:rFonts w:ascii="仿宋" w:hAnsi="仿宋"/>
            </w:rPr>
          </w:rPrChange>
        </w:rPr>
        <w:t>4</w:t>
      </w:r>
      <w:r w:rsidRPr="00193049">
        <w:rPr>
          <w:rFonts w:cs="Times New Roman" w:hint="eastAsia"/>
          <w:rPrChange w:id="4059" w:author="zhouyou" w:date="2025-04-18T16:48:00Z">
            <w:rPr>
              <w:rFonts w:ascii="仿宋" w:hAnsi="仿宋" w:hint="eastAsia"/>
            </w:rPr>
          </w:rPrChange>
        </w:rPr>
        <w:t>项</w:t>
      </w:r>
      <w:proofErr w:type="gramEnd"/>
      <w:r w:rsidRPr="00193049">
        <w:rPr>
          <w:rFonts w:cs="Times New Roman" w:hint="eastAsia"/>
          <w:rPrChange w:id="4060" w:author="zhouyou" w:date="2025-04-18T16:48:00Z">
            <w:rPr>
              <w:rFonts w:ascii="仿宋" w:hAnsi="仿宋" w:hint="eastAsia"/>
            </w:rPr>
          </w:rPrChange>
        </w:rPr>
        <w:t>。</w:t>
      </w:r>
    </w:p>
    <w:p w14:paraId="067E2C0E" w14:textId="0BFBA13B" w:rsidR="00677DB3" w:rsidRPr="00193049" w:rsidRDefault="003101FD">
      <w:pPr>
        <w:pStyle w:val="2"/>
        <w:rPr>
          <w:rFonts w:cs="Times New Roman"/>
          <w:rPrChange w:id="4061" w:author="zhouyou" w:date="2025-04-18T16:48:00Z">
            <w:rPr/>
          </w:rPrChange>
        </w:rPr>
      </w:pPr>
      <w:bookmarkStart w:id="4062" w:name="_Toc195645216"/>
      <w:r w:rsidRPr="00885D23">
        <w:rPr>
          <w:rFonts w:cs="Times New Roman"/>
        </w:rPr>
        <w:lastRenderedPageBreak/>
        <w:t>5.2</w:t>
      </w:r>
      <w:r w:rsidRPr="00193049">
        <w:rPr>
          <w:rFonts w:cs="Times New Roman" w:hint="eastAsia"/>
          <w:rPrChange w:id="4063" w:author="zhouyou" w:date="2025-04-18T16:48:00Z">
            <w:rPr>
              <w:rFonts w:hint="eastAsia"/>
            </w:rPr>
          </w:rPrChange>
        </w:rPr>
        <w:t>定量指标测试与检验方法</w:t>
      </w:r>
      <w:bookmarkEnd w:id="4062"/>
    </w:p>
    <w:p w14:paraId="316CBEAC" w14:textId="2ECEA0D9" w:rsidR="00677DB3" w:rsidRPr="00193049" w:rsidRDefault="003101FD">
      <w:pPr>
        <w:pStyle w:val="3"/>
        <w:ind w:firstLineChars="0" w:firstLine="0"/>
        <w:rPr>
          <w:rFonts w:cs="Times New Roman"/>
          <w:rPrChange w:id="4064" w:author="zhouyou" w:date="2025-04-18T16:48:00Z">
            <w:rPr/>
          </w:rPrChange>
        </w:rPr>
      </w:pPr>
      <w:bookmarkStart w:id="4065" w:name="_Toc195645217"/>
      <w:r w:rsidRPr="00193049">
        <w:rPr>
          <w:rFonts w:cs="Times New Roman"/>
          <w:rPrChange w:id="4066" w:author="zhouyou" w:date="2025-04-18T16:48:00Z">
            <w:rPr/>
          </w:rPrChange>
        </w:rPr>
        <w:t>5.2.1</w:t>
      </w:r>
      <w:r w:rsidRPr="00193049">
        <w:rPr>
          <w:rFonts w:cs="Times New Roman" w:hint="eastAsia"/>
          <w:rPrChange w:id="4067" w:author="zhouyou" w:date="2025-04-18T16:48:00Z">
            <w:rPr>
              <w:rFonts w:hint="eastAsia"/>
            </w:rPr>
          </w:rPrChange>
        </w:rPr>
        <w:t>考核指标总表</w:t>
      </w:r>
      <w:bookmarkEnd w:id="4065"/>
    </w:p>
    <w:p w14:paraId="549268CF" w14:textId="77777777" w:rsidR="00000000" w:rsidRDefault="00652E2A">
      <w:pPr>
        <w:spacing w:before="571" w:after="190"/>
        <w:ind w:firstLine="560"/>
        <w:jc w:val="both"/>
        <w:rPr>
          <w:rFonts w:cs="Times New Roman"/>
          <w:rPrChange w:id="4068" w:author="zhouyou" w:date="2025-04-18T16:48:00Z">
            <w:rPr>
              <w:rFonts w:ascii="仿宋" w:hAnsi="仿宋"/>
            </w:rPr>
          </w:rPrChange>
        </w:rPr>
        <w:sectPr w:rsidR="00000000" w:rsidSect="00E07720">
          <w:pgSz w:w="11906" w:h="16838"/>
          <w:pgMar w:top="1440" w:right="1800" w:bottom="1440" w:left="1800" w:header="851" w:footer="992" w:gutter="0"/>
          <w:cols w:space="425"/>
          <w:docGrid w:type="lines" w:linePitch="381"/>
        </w:sectPr>
        <w:pPrChange w:id="4069" w:author="zhouyou" w:date="2025-04-18T16:45:00Z">
          <w:pPr>
            <w:spacing w:before="571" w:after="190"/>
            <w:ind w:firstLine="560"/>
          </w:pPr>
        </w:pPrChange>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4"/>
        <w:gridCol w:w="383"/>
        <w:gridCol w:w="567"/>
        <w:gridCol w:w="740"/>
        <w:gridCol w:w="2237"/>
        <w:gridCol w:w="1134"/>
        <w:gridCol w:w="1134"/>
        <w:gridCol w:w="1134"/>
        <w:gridCol w:w="1559"/>
        <w:gridCol w:w="3290"/>
        <w:tblGridChange w:id="4070">
          <w:tblGrid>
            <w:gridCol w:w="1424"/>
            <w:gridCol w:w="383"/>
            <w:gridCol w:w="567"/>
            <w:gridCol w:w="850"/>
            <w:gridCol w:w="2127"/>
            <w:gridCol w:w="1134"/>
            <w:gridCol w:w="1134"/>
            <w:gridCol w:w="1134"/>
            <w:gridCol w:w="1559"/>
            <w:gridCol w:w="3290"/>
          </w:tblGrid>
        </w:tblGridChange>
      </w:tblGrid>
      <w:tr w:rsidR="00500E4B" w:rsidRPr="00193049" w14:paraId="104E2EA3" w14:textId="77777777" w:rsidTr="00193049">
        <w:trPr>
          <w:trHeight w:val="465"/>
          <w:jc w:val="center"/>
        </w:trPr>
        <w:tc>
          <w:tcPr>
            <w:tcW w:w="1424" w:type="dxa"/>
            <w:vMerge w:val="restart"/>
            <w:tcBorders>
              <w:top w:val="single" w:sz="4" w:space="0" w:color="auto"/>
              <w:left w:val="single" w:sz="4" w:space="0" w:color="auto"/>
              <w:bottom w:val="single" w:sz="4" w:space="0" w:color="auto"/>
              <w:right w:val="single" w:sz="4" w:space="0" w:color="auto"/>
            </w:tcBorders>
            <w:vAlign w:val="center"/>
            <w:hideMark/>
          </w:tcPr>
          <w:p w14:paraId="58816AE3" w14:textId="77777777" w:rsidR="00500E4B" w:rsidRPr="00193049" w:rsidRDefault="00500E4B">
            <w:pPr>
              <w:pStyle w:val="21"/>
              <w:ind w:firstLineChars="0" w:firstLine="0"/>
              <w:rPr>
                <w:rFonts w:ascii="Times New Roman" w:hAnsi="Times New Roman"/>
                <w:b/>
                <w:bCs/>
                <w:sz w:val="24"/>
                <w:szCs w:val="24"/>
                <w:rPrChange w:id="4071" w:author="zhouyou" w:date="2025-04-18T16:48:00Z">
                  <w:rPr>
                    <w:b/>
                    <w:bCs/>
                    <w:sz w:val="24"/>
                    <w:szCs w:val="24"/>
                  </w:rPr>
                </w:rPrChange>
              </w:rPr>
            </w:pPr>
            <w:r w:rsidRPr="00193049">
              <w:rPr>
                <w:rFonts w:ascii="Times New Roman" w:hAnsi="Times New Roman" w:hint="eastAsia"/>
                <w:b/>
                <w:bCs/>
                <w:sz w:val="24"/>
                <w:szCs w:val="24"/>
                <w:rPrChange w:id="4072" w:author="zhouyou" w:date="2025-04-18T16:48:00Z">
                  <w:rPr>
                    <w:rFonts w:hint="eastAsia"/>
                    <w:b/>
                    <w:bCs/>
                    <w:sz w:val="24"/>
                    <w:szCs w:val="24"/>
                  </w:rPr>
                </w:rPrChange>
              </w:rPr>
              <w:lastRenderedPageBreak/>
              <w:t>课题目标</w:t>
            </w:r>
          </w:p>
        </w:tc>
        <w:tc>
          <w:tcPr>
            <w:tcW w:w="3927" w:type="dxa"/>
            <w:gridSpan w:val="4"/>
            <w:tcBorders>
              <w:top w:val="single" w:sz="4" w:space="0" w:color="auto"/>
              <w:left w:val="single" w:sz="4" w:space="0" w:color="auto"/>
              <w:bottom w:val="single" w:sz="4" w:space="0" w:color="auto"/>
              <w:right w:val="single" w:sz="4" w:space="0" w:color="auto"/>
            </w:tcBorders>
            <w:vAlign w:val="center"/>
            <w:hideMark/>
          </w:tcPr>
          <w:p w14:paraId="77EE66D2" w14:textId="77777777" w:rsidR="00500E4B" w:rsidRPr="00193049" w:rsidRDefault="00500E4B">
            <w:pPr>
              <w:pStyle w:val="21"/>
              <w:ind w:firstLineChars="0" w:firstLine="0"/>
              <w:rPr>
                <w:rFonts w:ascii="Times New Roman" w:hAnsi="Times New Roman"/>
                <w:b/>
                <w:bCs/>
                <w:sz w:val="24"/>
                <w:szCs w:val="24"/>
                <w:rPrChange w:id="4073" w:author="zhouyou" w:date="2025-04-18T16:48:00Z">
                  <w:rPr>
                    <w:b/>
                    <w:bCs/>
                    <w:sz w:val="24"/>
                    <w:szCs w:val="24"/>
                  </w:rPr>
                </w:rPrChange>
              </w:rPr>
              <w:pPrChange w:id="4074" w:author="zhouyou" w:date="2025-04-18T16:45:00Z">
                <w:pPr>
                  <w:pStyle w:val="21"/>
                  <w:ind w:firstLineChars="0" w:firstLine="0"/>
                  <w:jc w:val="center"/>
                </w:pPr>
              </w:pPrChange>
            </w:pPr>
            <w:r w:rsidRPr="00193049">
              <w:rPr>
                <w:rFonts w:ascii="Times New Roman" w:hAnsi="Times New Roman" w:hint="eastAsia"/>
                <w:b/>
                <w:bCs/>
                <w:sz w:val="24"/>
                <w:szCs w:val="24"/>
                <w:rPrChange w:id="4075" w:author="zhouyou" w:date="2025-04-18T16:48:00Z">
                  <w:rPr>
                    <w:rFonts w:hint="eastAsia"/>
                    <w:b/>
                    <w:bCs/>
                    <w:sz w:val="24"/>
                    <w:szCs w:val="24"/>
                  </w:rPr>
                </w:rPrChange>
              </w:rPr>
              <w:t>预期成果</w:t>
            </w:r>
          </w:p>
        </w:tc>
        <w:tc>
          <w:tcPr>
            <w:tcW w:w="4961" w:type="dxa"/>
            <w:gridSpan w:val="4"/>
            <w:tcBorders>
              <w:top w:val="single" w:sz="4" w:space="0" w:color="auto"/>
              <w:left w:val="single" w:sz="4" w:space="0" w:color="auto"/>
              <w:bottom w:val="single" w:sz="4" w:space="0" w:color="auto"/>
              <w:right w:val="single" w:sz="4" w:space="0" w:color="auto"/>
            </w:tcBorders>
            <w:vAlign w:val="center"/>
            <w:hideMark/>
          </w:tcPr>
          <w:p w14:paraId="0FEB76C2" w14:textId="77777777" w:rsidR="00500E4B" w:rsidRPr="00193049" w:rsidRDefault="00500E4B">
            <w:pPr>
              <w:pStyle w:val="21"/>
              <w:ind w:firstLineChars="0" w:firstLine="0"/>
              <w:rPr>
                <w:rFonts w:ascii="Times New Roman" w:hAnsi="Times New Roman"/>
                <w:b/>
                <w:bCs/>
                <w:sz w:val="24"/>
                <w:szCs w:val="24"/>
                <w:rPrChange w:id="4076" w:author="zhouyou" w:date="2025-04-18T16:48:00Z">
                  <w:rPr>
                    <w:b/>
                    <w:bCs/>
                    <w:sz w:val="24"/>
                    <w:szCs w:val="24"/>
                  </w:rPr>
                </w:rPrChange>
              </w:rPr>
              <w:pPrChange w:id="4077" w:author="zhouyou" w:date="2025-04-18T16:45:00Z">
                <w:pPr>
                  <w:pStyle w:val="21"/>
                  <w:ind w:firstLineChars="0" w:firstLine="0"/>
                  <w:jc w:val="center"/>
                </w:pPr>
              </w:pPrChange>
            </w:pPr>
            <w:r w:rsidRPr="00193049">
              <w:rPr>
                <w:rFonts w:ascii="Times New Roman" w:hAnsi="Times New Roman" w:hint="eastAsia"/>
                <w:b/>
                <w:bCs/>
                <w:sz w:val="24"/>
                <w:szCs w:val="24"/>
                <w:rPrChange w:id="4078" w:author="zhouyou" w:date="2025-04-18T16:48:00Z">
                  <w:rPr>
                    <w:rFonts w:hint="eastAsia"/>
                    <w:b/>
                    <w:bCs/>
                    <w:sz w:val="24"/>
                    <w:szCs w:val="24"/>
                  </w:rPr>
                </w:rPrChange>
              </w:rPr>
              <w:t>考核指标</w:t>
            </w:r>
            <w:r w:rsidRPr="00193049">
              <w:rPr>
                <w:rFonts w:ascii="Times New Roman" w:hAnsi="Times New Roman"/>
                <w:b/>
                <w:bCs/>
                <w:sz w:val="24"/>
                <w:szCs w:val="24"/>
                <w:vertAlign w:val="superscript"/>
                <w:rPrChange w:id="4079" w:author="zhouyou" w:date="2025-04-18T16:48:00Z">
                  <w:rPr>
                    <w:b/>
                    <w:bCs/>
                    <w:sz w:val="24"/>
                    <w:szCs w:val="24"/>
                    <w:vertAlign w:val="superscript"/>
                  </w:rPr>
                </w:rPrChange>
              </w:rPr>
              <w:t>2</w:t>
            </w:r>
          </w:p>
        </w:tc>
        <w:tc>
          <w:tcPr>
            <w:tcW w:w="3290" w:type="dxa"/>
            <w:vMerge w:val="restart"/>
            <w:tcBorders>
              <w:top w:val="single" w:sz="4" w:space="0" w:color="auto"/>
              <w:left w:val="single" w:sz="4" w:space="0" w:color="auto"/>
              <w:bottom w:val="single" w:sz="4" w:space="0" w:color="auto"/>
              <w:right w:val="single" w:sz="4" w:space="0" w:color="auto"/>
            </w:tcBorders>
            <w:vAlign w:val="center"/>
            <w:hideMark/>
          </w:tcPr>
          <w:p w14:paraId="58D448E4" w14:textId="77777777" w:rsidR="000705C5" w:rsidRPr="00193049" w:rsidRDefault="00500E4B">
            <w:pPr>
              <w:pStyle w:val="21"/>
              <w:ind w:firstLineChars="0" w:firstLine="0"/>
              <w:rPr>
                <w:rFonts w:ascii="Times New Roman" w:hAnsi="Times New Roman"/>
                <w:b/>
                <w:bCs/>
                <w:sz w:val="24"/>
                <w:szCs w:val="24"/>
                <w:rPrChange w:id="4080" w:author="zhouyou" w:date="2025-04-18T16:48:00Z">
                  <w:rPr>
                    <w:b/>
                    <w:bCs/>
                    <w:sz w:val="24"/>
                    <w:szCs w:val="24"/>
                  </w:rPr>
                </w:rPrChange>
              </w:rPr>
              <w:pPrChange w:id="4081" w:author="zhouyou" w:date="2025-04-18T16:45:00Z">
                <w:pPr>
                  <w:pStyle w:val="21"/>
                  <w:ind w:firstLineChars="0" w:firstLine="0"/>
                  <w:jc w:val="center"/>
                </w:pPr>
              </w:pPrChange>
            </w:pPr>
            <w:r w:rsidRPr="00193049">
              <w:rPr>
                <w:rFonts w:ascii="Times New Roman" w:hAnsi="Times New Roman" w:hint="eastAsia"/>
                <w:b/>
                <w:bCs/>
                <w:sz w:val="24"/>
                <w:szCs w:val="24"/>
                <w:rPrChange w:id="4082" w:author="zhouyou" w:date="2025-04-18T16:48:00Z">
                  <w:rPr>
                    <w:rFonts w:hint="eastAsia"/>
                    <w:b/>
                    <w:bCs/>
                    <w:sz w:val="24"/>
                    <w:szCs w:val="24"/>
                  </w:rPr>
                </w:rPrChange>
              </w:rPr>
              <w:t>考核方式（方法）及评价</w:t>
            </w:r>
          </w:p>
          <w:p w14:paraId="5737BCAD" w14:textId="17E8CB84" w:rsidR="00500E4B" w:rsidRPr="00193049" w:rsidRDefault="00500E4B">
            <w:pPr>
              <w:pStyle w:val="21"/>
              <w:ind w:firstLineChars="0" w:firstLine="0"/>
              <w:rPr>
                <w:rFonts w:ascii="Times New Roman" w:hAnsi="Times New Roman"/>
                <w:b/>
                <w:bCs/>
                <w:sz w:val="24"/>
                <w:szCs w:val="24"/>
                <w:rPrChange w:id="4083" w:author="zhouyou" w:date="2025-04-18T16:48:00Z">
                  <w:rPr>
                    <w:b/>
                    <w:bCs/>
                    <w:sz w:val="24"/>
                    <w:szCs w:val="24"/>
                  </w:rPr>
                </w:rPrChange>
              </w:rPr>
              <w:pPrChange w:id="4084" w:author="zhouyou" w:date="2025-04-18T16:45:00Z">
                <w:pPr>
                  <w:pStyle w:val="21"/>
                  <w:ind w:firstLineChars="0" w:firstLine="0"/>
                  <w:jc w:val="center"/>
                </w:pPr>
              </w:pPrChange>
            </w:pPr>
            <w:r w:rsidRPr="00193049">
              <w:rPr>
                <w:rFonts w:ascii="Times New Roman" w:hAnsi="Times New Roman" w:hint="eastAsia"/>
                <w:b/>
                <w:bCs/>
                <w:sz w:val="24"/>
                <w:szCs w:val="24"/>
                <w:rPrChange w:id="4085" w:author="zhouyou" w:date="2025-04-18T16:48:00Z">
                  <w:rPr>
                    <w:rFonts w:hint="eastAsia"/>
                    <w:b/>
                    <w:bCs/>
                    <w:sz w:val="24"/>
                    <w:szCs w:val="24"/>
                  </w:rPr>
                </w:rPrChange>
              </w:rPr>
              <w:t>手段</w:t>
            </w:r>
            <w:r w:rsidRPr="00193049">
              <w:rPr>
                <w:rFonts w:ascii="Times New Roman" w:hAnsi="Times New Roman"/>
                <w:b/>
                <w:bCs/>
                <w:sz w:val="24"/>
                <w:szCs w:val="24"/>
                <w:vertAlign w:val="superscript"/>
                <w:rPrChange w:id="4086" w:author="zhouyou" w:date="2025-04-18T16:48:00Z">
                  <w:rPr>
                    <w:b/>
                    <w:bCs/>
                    <w:sz w:val="24"/>
                    <w:szCs w:val="24"/>
                    <w:vertAlign w:val="superscript"/>
                  </w:rPr>
                </w:rPrChange>
              </w:rPr>
              <w:t>4</w:t>
            </w:r>
          </w:p>
        </w:tc>
      </w:tr>
      <w:tr w:rsidR="00500E4B" w:rsidRPr="00193049" w14:paraId="1CFD1E35"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087"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465"/>
          <w:jc w:val="center"/>
          <w:trPrChange w:id="4088" w:author="zhouyou" w:date="2025-04-18T16:59:00Z">
            <w:trPr>
              <w:trHeight w:val="465"/>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089"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225FEB5F" w14:textId="77777777" w:rsidR="00500E4B" w:rsidRPr="00193049" w:rsidRDefault="00500E4B">
            <w:pPr>
              <w:ind w:firstLine="466"/>
              <w:jc w:val="both"/>
              <w:rPr>
                <w:rFonts w:cs="Times New Roman"/>
                <w:b/>
                <w:bCs/>
                <w:spacing w:val="-4"/>
                <w:sz w:val="24"/>
                <w:szCs w:val="24"/>
                <w:rPrChange w:id="4090" w:author="zhouyou" w:date="2025-04-18T16:48:00Z">
                  <w:rPr>
                    <w:rFonts w:ascii="仿宋" w:hAnsi="仿宋" w:cs="Times New Roman"/>
                    <w:b/>
                    <w:bCs/>
                    <w:spacing w:val="-4"/>
                    <w:sz w:val="24"/>
                    <w:szCs w:val="24"/>
                  </w:rPr>
                </w:rPrChange>
              </w:rPr>
              <w:pPrChange w:id="4091" w:author="zhouyou" w:date="2025-04-18T16:45:00Z">
                <w:pPr>
                  <w:ind w:firstLine="466"/>
                </w:pPr>
              </w:pPrChange>
            </w:pPr>
          </w:p>
        </w:tc>
        <w:tc>
          <w:tcPr>
            <w:tcW w:w="1690" w:type="dxa"/>
            <w:gridSpan w:val="3"/>
            <w:tcBorders>
              <w:top w:val="single" w:sz="4" w:space="0" w:color="auto"/>
              <w:left w:val="single" w:sz="4" w:space="0" w:color="auto"/>
              <w:bottom w:val="single" w:sz="4" w:space="0" w:color="auto"/>
              <w:right w:val="single" w:sz="4" w:space="0" w:color="auto"/>
            </w:tcBorders>
            <w:vAlign w:val="center"/>
            <w:hideMark/>
            <w:tcPrChange w:id="4092" w:author="zhouyou" w:date="2025-04-18T16:59:00Z">
              <w:tcPr>
                <w:tcW w:w="1800" w:type="dxa"/>
                <w:gridSpan w:val="3"/>
                <w:tcBorders>
                  <w:top w:val="single" w:sz="4" w:space="0" w:color="auto"/>
                  <w:left w:val="single" w:sz="4" w:space="0" w:color="auto"/>
                  <w:bottom w:val="single" w:sz="4" w:space="0" w:color="auto"/>
                  <w:right w:val="single" w:sz="4" w:space="0" w:color="auto"/>
                </w:tcBorders>
                <w:vAlign w:val="center"/>
                <w:hideMark/>
              </w:tcPr>
            </w:tcPrChange>
          </w:tcPr>
          <w:p w14:paraId="54D57247" w14:textId="77777777" w:rsidR="00500E4B" w:rsidRPr="00193049" w:rsidRDefault="00500E4B">
            <w:pPr>
              <w:pStyle w:val="21"/>
              <w:ind w:firstLineChars="0" w:firstLine="0"/>
              <w:rPr>
                <w:rFonts w:ascii="Times New Roman" w:hAnsi="Times New Roman"/>
                <w:b/>
                <w:bCs/>
                <w:sz w:val="24"/>
                <w:szCs w:val="24"/>
                <w:rPrChange w:id="4093" w:author="zhouyou" w:date="2025-04-18T16:48:00Z">
                  <w:rPr>
                    <w:b/>
                    <w:bCs/>
                    <w:sz w:val="24"/>
                    <w:szCs w:val="24"/>
                  </w:rPr>
                </w:rPrChange>
              </w:rPr>
              <w:pPrChange w:id="4094" w:author="zhouyou" w:date="2025-04-18T16:45:00Z">
                <w:pPr>
                  <w:pStyle w:val="21"/>
                  <w:ind w:firstLineChars="0" w:firstLine="0"/>
                  <w:jc w:val="center"/>
                </w:pPr>
              </w:pPrChange>
            </w:pPr>
            <w:r w:rsidRPr="00193049">
              <w:rPr>
                <w:rFonts w:ascii="Times New Roman" w:hAnsi="Times New Roman" w:hint="eastAsia"/>
                <w:b/>
                <w:bCs/>
                <w:sz w:val="24"/>
                <w:szCs w:val="24"/>
                <w:rPrChange w:id="4095" w:author="zhouyou" w:date="2025-04-18T16:48:00Z">
                  <w:rPr>
                    <w:rFonts w:hint="eastAsia"/>
                    <w:b/>
                    <w:bCs/>
                    <w:sz w:val="24"/>
                    <w:szCs w:val="24"/>
                  </w:rPr>
                </w:rPrChange>
              </w:rPr>
              <w:t>预期成果名称</w:t>
            </w:r>
          </w:p>
        </w:tc>
        <w:tc>
          <w:tcPr>
            <w:tcW w:w="2237" w:type="dxa"/>
            <w:tcBorders>
              <w:top w:val="single" w:sz="4" w:space="0" w:color="auto"/>
              <w:left w:val="single" w:sz="4" w:space="0" w:color="auto"/>
              <w:bottom w:val="single" w:sz="4" w:space="0" w:color="auto"/>
              <w:right w:val="single" w:sz="4" w:space="0" w:color="auto"/>
            </w:tcBorders>
            <w:vAlign w:val="center"/>
            <w:hideMark/>
            <w:tcPrChange w:id="4096" w:author="zhouyou" w:date="2025-04-18T16:59:00Z">
              <w:tcPr>
                <w:tcW w:w="2127" w:type="dxa"/>
                <w:tcBorders>
                  <w:top w:val="single" w:sz="4" w:space="0" w:color="auto"/>
                  <w:left w:val="single" w:sz="4" w:space="0" w:color="auto"/>
                  <w:bottom w:val="single" w:sz="4" w:space="0" w:color="auto"/>
                  <w:right w:val="single" w:sz="4" w:space="0" w:color="auto"/>
                </w:tcBorders>
                <w:vAlign w:val="center"/>
                <w:hideMark/>
              </w:tcPr>
            </w:tcPrChange>
          </w:tcPr>
          <w:p w14:paraId="1B8DF4AC" w14:textId="77777777" w:rsidR="00500E4B" w:rsidRPr="00193049" w:rsidRDefault="00500E4B">
            <w:pPr>
              <w:pStyle w:val="21"/>
              <w:ind w:firstLineChars="0" w:firstLine="0"/>
              <w:rPr>
                <w:rFonts w:ascii="Times New Roman" w:hAnsi="Times New Roman"/>
                <w:b/>
                <w:bCs/>
                <w:sz w:val="24"/>
                <w:szCs w:val="24"/>
                <w:rPrChange w:id="4097" w:author="zhouyou" w:date="2025-04-18T16:48:00Z">
                  <w:rPr>
                    <w:b/>
                    <w:bCs/>
                    <w:sz w:val="24"/>
                    <w:szCs w:val="24"/>
                  </w:rPr>
                </w:rPrChange>
              </w:rPr>
              <w:pPrChange w:id="4098" w:author="zhouyou" w:date="2025-04-18T16:45:00Z">
                <w:pPr>
                  <w:pStyle w:val="21"/>
                  <w:ind w:firstLineChars="0" w:firstLine="0"/>
                  <w:jc w:val="center"/>
                </w:pPr>
              </w:pPrChange>
            </w:pPr>
            <w:r w:rsidRPr="00193049">
              <w:rPr>
                <w:rFonts w:ascii="Times New Roman" w:hAnsi="Times New Roman" w:hint="eastAsia"/>
                <w:b/>
                <w:bCs/>
                <w:sz w:val="24"/>
                <w:szCs w:val="24"/>
                <w:rPrChange w:id="4099" w:author="zhouyou" w:date="2025-04-18T16:48:00Z">
                  <w:rPr>
                    <w:rFonts w:hint="eastAsia"/>
                    <w:b/>
                    <w:bCs/>
                    <w:sz w:val="24"/>
                    <w:szCs w:val="24"/>
                  </w:rPr>
                </w:rPrChange>
              </w:rPr>
              <w:t>预期成果类型</w:t>
            </w:r>
          </w:p>
        </w:tc>
        <w:tc>
          <w:tcPr>
            <w:tcW w:w="1134" w:type="dxa"/>
            <w:tcBorders>
              <w:top w:val="single" w:sz="4" w:space="0" w:color="auto"/>
              <w:left w:val="single" w:sz="4" w:space="0" w:color="auto"/>
              <w:bottom w:val="single" w:sz="4" w:space="0" w:color="auto"/>
              <w:right w:val="single" w:sz="4" w:space="0" w:color="auto"/>
            </w:tcBorders>
            <w:vAlign w:val="center"/>
            <w:hideMark/>
            <w:tcPrChange w:id="4100"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2FF02D06" w14:textId="77777777" w:rsidR="00500E4B" w:rsidRPr="00193049" w:rsidRDefault="00500E4B">
            <w:pPr>
              <w:pStyle w:val="21"/>
              <w:ind w:firstLineChars="0" w:firstLine="0"/>
              <w:rPr>
                <w:rFonts w:ascii="Times New Roman" w:hAnsi="Times New Roman"/>
                <w:b/>
                <w:bCs/>
                <w:sz w:val="24"/>
                <w:szCs w:val="24"/>
                <w:rPrChange w:id="4101" w:author="zhouyou" w:date="2025-04-18T16:48:00Z">
                  <w:rPr>
                    <w:b/>
                    <w:bCs/>
                    <w:sz w:val="24"/>
                    <w:szCs w:val="24"/>
                  </w:rPr>
                </w:rPrChange>
              </w:rPr>
              <w:pPrChange w:id="4102" w:author="zhouyou" w:date="2025-04-18T16:45:00Z">
                <w:pPr>
                  <w:pStyle w:val="21"/>
                  <w:ind w:firstLineChars="0" w:firstLine="0"/>
                  <w:jc w:val="center"/>
                </w:pPr>
              </w:pPrChange>
            </w:pPr>
            <w:r w:rsidRPr="00193049">
              <w:rPr>
                <w:rFonts w:ascii="Times New Roman" w:hAnsi="Times New Roman" w:hint="eastAsia"/>
                <w:b/>
                <w:bCs/>
                <w:sz w:val="24"/>
                <w:szCs w:val="24"/>
                <w:rPrChange w:id="4103" w:author="zhouyou" w:date="2025-04-18T16:48:00Z">
                  <w:rPr>
                    <w:rFonts w:hint="eastAsia"/>
                    <w:b/>
                    <w:bCs/>
                    <w:sz w:val="24"/>
                    <w:szCs w:val="24"/>
                  </w:rPr>
                </w:rPrChange>
              </w:rPr>
              <w:t>指标</w:t>
            </w:r>
          </w:p>
          <w:p w14:paraId="2BFBFE0C" w14:textId="77777777" w:rsidR="00500E4B" w:rsidRPr="00193049" w:rsidRDefault="00500E4B">
            <w:pPr>
              <w:pStyle w:val="21"/>
              <w:ind w:firstLineChars="0" w:firstLine="0"/>
              <w:rPr>
                <w:rFonts w:ascii="Times New Roman" w:hAnsi="Times New Roman"/>
                <w:b/>
                <w:bCs/>
                <w:sz w:val="24"/>
                <w:szCs w:val="24"/>
                <w:rPrChange w:id="4104" w:author="zhouyou" w:date="2025-04-18T16:48:00Z">
                  <w:rPr>
                    <w:b/>
                    <w:bCs/>
                    <w:sz w:val="24"/>
                    <w:szCs w:val="24"/>
                  </w:rPr>
                </w:rPrChange>
              </w:rPr>
              <w:pPrChange w:id="4105" w:author="zhouyou" w:date="2025-04-18T16:45:00Z">
                <w:pPr>
                  <w:pStyle w:val="21"/>
                  <w:ind w:firstLineChars="0" w:firstLine="0"/>
                  <w:jc w:val="center"/>
                </w:pPr>
              </w:pPrChange>
            </w:pPr>
            <w:r w:rsidRPr="00193049">
              <w:rPr>
                <w:rFonts w:ascii="Times New Roman" w:hAnsi="Times New Roman" w:hint="eastAsia"/>
                <w:b/>
                <w:bCs/>
                <w:sz w:val="24"/>
                <w:szCs w:val="24"/>
                <w:rPrChange w:id="4106" w:author="zhouyou" w:date="2025-04-18T16:48:00Z">
                  <w:rPr>
                    <w:rFonts w:hint="eastAsia"/>
                    <w:b/>
                    <w:bCs/>
                    <w:sz w:val="24"/>
                    <w:szCs w:val="24"/>
                  </w:rPr>
                </w:rPrChange>
              </w:rPr>
              <w:t>名称</w:t>
            </w:r>
          </w:p>
        </w:tc>
        <w:tc>
          <w:tcPr>
            <w:tcW w:w="1134" w:type="dxa"/>
            <w:tcBorders>
              <w:top w:val="single" w:sz="4" w:space="0" w:color="auto"/>
              <w:left w:val="single" w:sz="4" w:space="0" w:color="auto"/>
              <w:bottom w:val="single" w:sz="4" w:space="0" w:color="auto"/>
              <w:right w:val="single" w:sz="4" w:space="0" w:color="auto"/>
            </w:tcBorders>
            <w:vAlign w:val="center"/>
            <w:hideMark/>
            <w:tcPrChange w:id="4107"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7D4DD50B" w14:textId="77777777" w:rsidR="00500E4B" w:rsidRPr="00193049" w:rsidRDefault="00500E4B">
            <w:pPr>
              <w:pStyle w:val="21"/>
              <w:ind w:firstLineChars="0" w:firstLine="0"/>
              <w:rPr>
                <w:rFonts w:ascii="Times New Roman" w:hAnsi="Times New Roman"/>
                <w:b/>
                <w:bCs/>
                <w:sz w:val="24"/>
                <w:szCs w:val="24"/>
                <w:rPrChange w:id="4108" w:author="zhouyou" w:date="2025-04-18T16:48:00Z">
                  <w:rPr>
                    <w:b/>
                    <w:bCs/>
                    <w:sz w:val="24"/>
                    <w:szCs w:val="24"/>
                  </w:rPr>
                </w:rPrChange>
              </w:rPr>
            </w:pPr>
            <w:r w:rsidRPr="00193049">
              <w:rPr>
                <w:rFonts w:ascii="Times New Roman" w:hAnsi="Times New Roman" w:hint="eastAsia"/>
                <w:b/>
                <w:bCs/>
                <w:sz w:val="24"/>
                <w:szCs w:val="24"/>
                <w:rPrChange w:id="4109" w:author="zhouyou" w:date="2025-04-18T16:48:00Z">
                  <w:rPr>
                    <w:rFonts w:hint="eastAsia"/>
                    <w:b/>
                    <w:bCs/>
                    <w:sz w:val="24"/>
                    <w:szCs w:val="24"/>
                  </w:rPr>
                </w:rPrChange>
              </w:rPr>
              <w:t>立项时已有指标值</w:t>
            </w:r>
            <w:r w:rsidRPr="00193049">
              <w:rPr>
                <w:rFonts w:ascii="Times New Roman" w:hAnsi="Times New Roman"/>
                <w:b/>
                <w:bCs/>
                <w:sz w:val="24"/>
                <w:szCs w:val="24"/>
                <w:rPrChange w:id="4110" w:author="zhouyou" w:date="2025-04-18T16:48:00Z">
                  <w:rPr>
                    <w:b/>
                    <w:bCs/>
                    <w:sz w:val="24"/>
                    <w:szCs w:val="24"/>
                  </w:rPr>
                </w:rPrChange>
              </w:rPr>
              <w:t>/</w:t>
            </w:r>
            <w:r w:rsidRPr="00193049">
              <w:rPr>
                <w:rFonts w:ascii="Times New Roman" w:hAnsi="Times New Roman" w:hint="eastAsia"/>
                <w:b/>
                <w:bCs/>
                <w:sz w:val="24"/>
                <w:szCs w:val="24"/>
                <w:rPrChange w:id="4111" w:author="zhouyou" w:date="2025-04-18T16:48:00Z">
                  <w:rPr>
                    <w:rFonts w:hint="eastAsia"/>
                    <w:b/>
                    <w:bCs/>
                    <w:sz w:val="24"/>
                    <w:szCs w:val="24"/>
                  </w:rPr>
                </w:rPrChange>
              </w:rPr>
              <w:t>状态</w:t>
            </w:r>
          </w:p>
        </w:tc>
        <w:tc>
          <w:tcPr>
            <w:tcW w:w="1134" w:type="dxa"/>
            <w:tcBorders>
              <w:top w:val="single" w:sz="4" w:space="0" w:color="auto"/>
              <w:left w:val="single" w:sz="4" w:space="0" w:color="auto"/>
              <w:bottom w:val="single" w:sz="4" w:space="0" w:color="auto"/>
              <w:right w:val="single" w:sz="4" w:space="0" w:color="auto"/>
            </w:tcBorders>
            <w:vAlign w:val="center"/>
            <w:hideMark/>
            <w:tcPrChange w:id="4112"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2DF2FA2A" w14:textId="77777777" w:rsidR="00500E4B" w:rsidRPr="00193049" w:rsidRDefault="00500E4B">
            <w:pPr>
              <w:pStyle w:val="21"/>
              <w:ind w:firstLineChars="0" w:firstLine="0"/>
              <w:rPr>
                <w:rFonts w:ascii="Times New Roman" w:hAnsi="Times New Roman"/>
                <w:b/>
                <w:bCs/>
                <w:sz w:val="24"/>
                <w:szCs w:val="24"/>
                <w:rPrChange w:id="4113" w:author="zhouyou" w:date="2025-04-18T16:48:00Z">
                  <w:rPr>
                    <w:b/>
                    <w:bCs/>
                    <w:sz w:val="24"/>
                    <w:szCs w:val="24"/>
                  </w:rPr>
                </w:rPrChange>
              </w:rPr>
            </w:pPr>
            <w:r w:rsidRPr="00193049">
              <w:rPr>
                <w:rFonts w:ascii="Times New Roman" w:hAnsi="Times New Roman" w:hint="eastAsia"/>
                <w:b/>
                <w:bCs/>
                <w:sz w:val="24"/>
                <w:szCs w:val="24"/>
                <w:rPrChange w:id="4114" w:author="zhouyou" w:date="2025-04-18T16:48:00Z">
                  <w:rPr>
                    <w:rFonts w:hint="eastAsia"/>
                    <w:b/>
                    <w:bCs/>
                    <w:sz w:val="24"/>
                    <w:szCs w:val="24"/>
                  </w:rPr>
                </w:rPrChange>
              </w:rPr>
              <w:t>中期指标值</w:t>
            </w:r>
            <w:r w:rsidRPr="00193049">
              <w:rPr>
                <w:rFonts w:ascii="Times New Roman" w:hAnsi="Times New Roman"/>
                <w:b/>
                <w:bCs/>
                <w:sz w:val="24"/>
                <w:szCs w:val="24"/>
                <w:rPrChange w:id="4115" w:author="zhouyou" w:date="2025-04-18T16:48:00Z">
                  <w:rPr>
                    <w:b/>
                    <w:bCs/>
                    <w:sz w:val="24"/>
                    <w:szCs w:val="24"/>
                  </w:rPr>
                </w:rPrChange>
              </w:rPr>
              <w:t>/</w:t>
            </w:r>
            <w:r w:rsidRPr="00193049">
              <w:rPr>
                <w:rFonts w:ascii="Times New Roman" w:hAnsi="Times New Roman" w:hint="eastAsia"/>
                <w:b/>
                <w:bCs/>
                <w:sz w:val="24"/>
                <w:szCs w:val="24"/>
                <w:rPrChange w:id="4116" w:author="zhouyou" w:date="2025-04-18T16:48:00Z">
                  <w:rPr>
                    <w:rFonts w:hint="eastAsia"/>
                    <w:b/>
                    <w:bCs/>
                    <w:sz w:val="24"/>
                    <w:szCs w:val="24"/>
                  </w:rPr>
                </w:rPrChange>
              </w:rPr>
              <w:t>状态</w:t>
            </w:r>
            <w:r w:rsidRPr="00193049">
              <w:rPr>
                <w:rFonts w:ascii="Times New Roman" w:hAnsi="Times New Roman"/>
                <w:b/>
                <w:bCs/>
                <w:sz w:val="24"/>
                <w:szCs w:val="24"/>
                <w:vertAlign w:val="superscript"/>
                <w:rPrChange w:id="4117" w:author="zhouyou" w:date="2025-04-18T16:48:00Z">
                  <w:rPr>
                    <w:b/>
                    <w:bCs/>
                    <w:sz w:val="24"/>
                    <w:szCs w:val="24"/>
                    <w:vertAlign w:val="superscript"/>
                  </w:rPr>
                </w:rPrChange>
              </w:rPr>
              <w:t>3</w:t>
            </w:r>
          </w:p>
        </w:tc>
        <w:tc>
          <w:tcPr>
            <w:tcW w:w="1559" w:type="dxa"/>
            <w:tcBorders>
              <w:top w:val="single" w:sz="4" w:space="0" w:color="auto"/>
              <w:left w:val="single" w:sz="4" w:space="0" w:color="auto"/>
              <w:bottom w:val="single" w:sz="4" w:space="0" w:color="auto"/>
              <w:right w:val="single" w:sz="4" w:space="0" w:color="auto"/>
            </w:tcBorders>
            <w:vAlign w:val="center"/>
            <w:hideMark/>
            <w:tcPrChange w:id="4118" w:author="zhouyou" w:date="2025-04-18T16:59:00Z">
              <w:tcPr>
                <w:tcW w:w="1559" w:type="dxa"/>
                <w:tcBorders>
                  <w:top w:val="single" w:sz="4" w:space="0" w:color="auto"/>
                  <w:left w:val="single" w:sz="4" w:space="0" w:color="auto"/>
                  <w:bottom w:val="single" w:sz="4" w:space="0" w:color="auto"/>
                  <w:right w:val="single" w:sz="4" w:space="0" w:color="auto"/>
                </w:tcBorders>
                <w:vAlign w:val="center"/>
                <w:hideMark/>
              </w:tcPr>
            </w:tcPrChange>
          </w:tcPr>
          <w:p w14:paraId="5D73D7C6" w14:textId="77777777" w:rsidR="00500E4B" w:rsidRPr="00193049" w:rsidRDefault="00500E4B">
            <w:pPr>
              <w:pStyle w:val="21"/>
              <w:ind w:firstLineChars="0" w:firstLine="0"/>
              <w:rPr>
                <w:rFonts w:ascii="Times New Roman" w:hAnsi="Times New Roman"/>
                <w:b/>
                <w:bCs/>
                <w:sz w:val="24"/>
                <w:szCs w:val="24"/>
                <w:rPrChange w:id="4119" w:author="zhouyou" w:date="2025-04-18T16:48:00Z">
                  <w:rPr>
                    <w:b/>
                    <w:bCs/>
                    <w:sz w:val="24"/>
                    <w:szCs w:val="24"/>
                  </w:rPr>
                </w:rPrChange>
              </w:rPr>
            </w:pPr>
            <w:r w:rsidRPr="00193049">
              <w:rPr>
                <w:rFonts w:ascii="Times New Roman" w:hAnsi="Times New Roman" w:hint="eastAsia"/>
                <w:b/>
                <w:bCs/>
                <w:sz w:val="24"/>
                <w:szCs w:val="24"/>
                <w:rPrChange w:id="4120" w:author="zhouyou" w:date="2025-04-18T16:48:00Z">
                  <w:rPr>
                    <w:rFonts w:hint="eastAsia"/>
                    <w:b/>
                    <w:bCs/>
                    <w:sz w:val="24"/>
                    <w:szCs w:val="24"/>
                  </w:rPr>
                </w:rPrChange>
              </w:rPr>
              <w:t>完成时指标值</w:t>
            </w:r>
            <w:r w:rsidRPr="00193049">
              <w:rPr>
                <w:rFonts w:ascii="Times New Roman" w:hAnsi="Times New Roman"/>
                <w:b/>
                <w:bCs/>
                <w:sz w:val="24"/>
                <w:szCs w:val="24"/>
                <w:rPrChange w:id="4121" w:author="zhouyou" w:date="2025-04-18T16:48:00Z">
                  <w:rPr>
                    <w:b/>
                    <w:bCs/>
                    <w:sz w:val="24"/>
                    <w:szCs w:val="24"/>
                  </w:rPr>
                </w:rPrChange>
              </w:rPr>
              <w:t>/</w:t>
            </w:r>
            <w:r w:rsidRPr="00193049">
              <w:rPr>
                <w:rFonts w:ascii="Times New Roman" w:hAnsi="Times New Roman" w:hint="eastAsia"/>
                <w:b/>
                <w:bCs/>
                <w:sz w:val="24"/>
                <w:szCs w:val="24"/>
                <w:rPrChange w:id="4122" w:author="zhouyou" w:date="2025-04-18T16:48:00Z">
                  <w:rPr>
                    <w:rFonts w:hint="eastAsia"/>
                    <w:b/>
                    <w:bCs/>
                    <w:sz w:val="24"/>
                    <w:szCs w:val="24"/>
                  </w:rPr>
                </w:rPrChange>
              </w:rPr>
              <w:t>状态</w:t>
            </w:r>
          </w:p>
        </w:tc>
        <w:tc>
          <w:tcPr>
            <w:tcW w:w="3290" w:type="dxa"/>
            <w:vMerge/>
            <w:tcBorders>
              <w:top w:val="single" w:sz="4" w:space="0" w:color="auto"/>
              <w:left w:val="single" w:sz="4" w:space="0" w:color="auto"/>
              <w:bottom w:val="single" w:sz="4" w:space="0" w:color="auto"/>
              <w:right w:val="single" w:sz="4" w:space="0" w:color="auto"/>
            </w:tcBorders>
            <w:vAlign w:val="center"/>
            <w:hideMark/>
            <w:tcPrChange w:id="4123" w:author="zhouyou" w:date="2025-04-18T16:59:00Z">
              <w:tcPr>
                <w:tcW w:w="3290" w:type="dxa"/>
                <w:vMerge/>
                <w:tcBorders>
                  <w:top w:val="single" w:sz="4" w:space="0" w:color="auto"/>
                  <w:left w:val="single" w:sz="4" w:space="0" w:color="auto"/>
                  <w:bottom w:val="single" w:sz="4" w:space="0" w:color="auto"/>
                  <w:right w:val="single" w:sz="4" w:space="0" w:color="auto"/>
                </w:tcBorders>
                <w:vAlign w:val="center"/>
                <w:hideMark/>
              </w:tcPr>
            </w:tcPrChange>
          </w:tcPr>
          <w:p w14:paraId="4029C1D0" w14:textId="77777777" w:rsidR="00500E4B" w:rsidRPr="00193049" w:rsidRDefault="00500E4B">
            <w:pPr>
              <w:ind w:firstLine="404"/>
              <w:jc w:val="both"/>
              <w:rPr>
                <w:rFonts w:cs="Times New Roman"/>
                <w:spacing w:val="-4"/>
                <w:sz w:val="21"/>
                <w:szCs w:val="21"/>
                <w:rPrChange w:id="4124" w:author="zhouyou" w:date="2025-04-18T16:48:00Z">
                  <w:rPr>
                    <w:rFonts w:ascii="仿宋" w:hAnsi="仿宋" w:cs="Times New Roman"/>
                    <w:spacing w:val="-4"/>
                    <w:sz w:val="21"/>
                    <w:szCs w:val="21"/>
                  </w:rPr>
                </w:rPrChange>
              </w:rPr>
              <w:pPrChange w:id="4125" w:author="zhouyou" w:date="2025-04-18T16:45:00Z">
                <w:pPr>
                  <w:ind w:firstLine="404"/>
                </w:pPr>
              </w:pPrChange>
            </w:pPr>
          </w:p>
        </w:tc>
      </w:tr>
      <w:tr w:rsidR="00E17250" w:rsidRPr="00193049" w14:paraId="2CA9036E"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126"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756"/>
          <w:jc w:val="center"/>
          <w:trPrChange w:id="4127" w:author="zhouyou" w:date="2025-04-18T16:59:00Z">
            <w:trPr>
              <w:trHeight w:val="756"/>
              <w:jc w:val="center"/>
            </w:trPr>
          </w:trPrChange>
        </w:trPr>
        <w:tc>
          <w:tcPr>
            <w:tcW w:w="1424" w:type="dxa"/>
            <w:vMerge w:val="restart"/>
            <w:tcBorders>
              <w:top w:val="single" w:sz="4" w:space="0" w:color="auto"/>
              <w:left w:val="single" w:sz="4" w:space="0" w:color="auto"/>
              <w:bottom w:val="single" w:sz="4" w:space="0" w:color="auto"/>
              <w:right w:val="single" w:sz="4" w:space="0" w:color="auto"/>
            </w:tcBorders>
            <w:vAlign w:val="center"/>
            <w:hideMark/>
            <w:tcPrChange w:id="4128" w:author="zhouyou" w:date="2025-04-18T16:59:00Z">
              <w:tcPr>
                <w:tcW w:w="1424" w:type="dxa"/>
                <w:vMerge w:val="restart"/>
                <w:tcBorders>
                  <w:top w:val="single" w:sz="4" w:space="0" w:color="auto"/>
                  <w:left w:val="single" w:sz="4" w:space="0" w:color="auto"/>
                  <w:bottom w:val="single" w:sz="4" w:space="0" w:color="auto"/>
                  <w:right w:val="single" w:sz="4" w:space="0" w:color="auto"/>
                </w:tcBorders>
                <w:vAlign w:val="center"/>
                <w:hideMark/>
              </w:tcPr>
            </w:tcPrChange>
          </w:tcPr>
          <w:p w14:paraId="357CA255" w14:textId="1716D1A3" w:rsidR="00E17250" w:rsidRPr="00193049" w:rsidRDefault="00E17250">
            <w:pPr>
              <w:adjustRightInd w:val="0"/>
              <w:snapToGrid w:val="0"/>
              <w:ind w:firstLine="404"/>
              <w:jc w:val="both"/>
              <w:rPr>
                <w:rFonts w:cs="Times New Roman"/>
                <w:spacing w:val="-4"/>
                <w:sz w:val="21"/>
                <w:szCs w:val="21"/>
                <w:rPrChange w:id="4129" w:author="zhouyou" w:date="2025-04-18T16:48:00Z">
                  <w:rPr>
                    <w:rFonts w:ascii="仿宋" w:hAnsi="仿宋" w:cs="Times New Roman"/>
                    <w:spacing w:val="-4"/>
                    <w:sz w:val="21"/>
                    <w:szCs w:val="21"/>
                  </w:rPr>
                </w:rPrChange>
              </w:rPr>
              <w:pPrChange w:id="4130" w:author="zhouyou" w:date="2025-04-18T16:45:00Z">
                <w:pPr>
                  <w:adjustRightInd w:val="0"/>
                  <w:snapToGrid w:val="0"/>
                  <w:ind w:firstLine="404"/>
                </w:pPr>
              </w:pPrChange>
            </w:pPr>
            <w:r w:rsidRPr="00193049">
              <w:rPr>
                <w:rFonts w:cs="Times New Roman" w:hint="eastAsia"/>
                <w:spacing w:val="-4"/>
                <w:sz w:val="21"/>
                <w:szCs w:val="21"/>
                <w:rPrChange w:id="4131" w:author="zhouyou" w:date="2025-04-18T16:48:00Z">
                  <w:rPr>
                    <w:rFonts w:ascii="仿宋" w:hAnsi="仿宋" w:cs="Times New Roman" w:hint="eastAsia"/>
                    <w:spacing w:val="-4"/>
                    <w:sz w:val="21"/>
                    <w:szCs w:val="21"/>
                  </w:rPr>
                </w:rPrChange>
              </w:rPr>
              <w:t>针对人类社会对于海量数据低成本超长期可信高效存储与管理的需求，</w:t>
            </w:r>
            <w:proofErr w:type="gramStart"/>
            <w:r w:rsidRPr="00193049">
              <w:rPr>
                <w:rFonts w:cs="Times New Roman" w:hint="eastAsia"/>
                <w:spacing w:val="-4"/>
                <w:sz w:val="21"/>
                <w:szCs w:val="21"/>
                <w:rPrChange w:id="4132" w:author="zhouyou" w:date="2025-04-18T16:48:00Z">
                  <w:rPr>
                    <w:rFonts w:ascii="仿宋" w:hAnsi="仿宋" w:cs="Times New Roman" w:hint="eastAsia"/>
                    <w:spacing w:val="-4"/>
                    <w:sz w:val="21"/>
                    <w:szCs w:val="21"/>
                  </w:rPr>
                </w:rPrChange>
              </w:rPr>
              <w:t>探索探索</w:t>
            </w:r>
            <w:proofErr w:type="gramEnd"/>
            <w:r w:rsidRPr="00193049">
              <w:rPr>
                <w:rFonts w:cs="Times New Roman"/>
                <w:spacing w:val="-4"/>
                <w:sz w:val="21"/>
                <w:szCs w:val="21"/>
                <w:rPrChange w:id="4133" w:author="zhouyou" w:date="2025-04-18T16:48:00Z">
                  <w:rPr>
                    <w:rFonts w:ascii="仿宋" w:hAnsi="仿宋" w:cs="Times New Roman"/>
                    <w:spacing w:val="-4"/>
                    <w:sz w:val="21"/>
                    <w:szCs w:val="21"/>
                  </w:rPr>
                </w:rPrChange>
              </w:rPr>
              <w:t>ZB</w:t>
            </w:r>
            <w:r w:rsidRPr="00193049">
              <w:rPr>
                <w:rFonts w:cs="Times New Roman" w:hint="eastAsia"/>
                <w:spacing w:val="-4"/>
                <w:sz w:val="21"/>
                <w:szCs w:val="21"/>
                <w:rPrChange w:id="4134" w:author="zhouyou" w:date="2025-04-18T16:48:00Z">
                  <w:rPr>
                    <w:rFonts w:ascii="仿宋" w:hAnsi="仿宋" w:cs="Times New Roman" w:hint="eastAsia"/>
                    <w:spacing w:val="-4"/>
                    <w:sz w:val="21"/>
                    <w:szCs w:val="21"/>
                  </w:rPr>
                </w:rPrChange>
              </w:rPr>
              <w:t>级海量</w:t>
            </w:r>
            <w:proofErr w:type="gramStart"/>
            <w:r w:rsidRPr="00193049">
              <w:rPr>
                <w:rFonts w:cs="Times New Roman" w:hint="eastAsia"/>
                <w:spacing w:val="-4"/>
                <w:sz w:val="21"/>
                <w:szCs w:val="21"/>
                <w:rPrChange w:id="4135" w:author="zhouyou" w:date="2025-04-18T16:48:00Z">
                  <w:rPr>
                    <w:rFonts w:ascii="仿宋" w:hAnsi="仿宋" w:cs="Times New Roman" w:hint="eastAsia"/>
                    <w:spacing w:val="-4"/>
                    <w:sz w:val="21"/>
                    <w:szCs w:val="21"/>
                  </w:rPr>
                </w:rPrChange>
              </w:rPr>
              <w:t>冷数据</w:t>
            </w:r>
            <w:proofErr w:type="gramEnd"/>
            <w:r w:rsidRPr="00193049">
              <w:rPr>
                <w:rFonts w:cs="Times New Roman" w:hint="eastAsia"/>
                <w:spacing w:val="-4"/>
                <w:sz w:val="21"/>
                <w:szCs w:val="21"/>
                <w:rPrChange w:id="4136" w:author="zhouyou" w:date="2025-04-18T16:48:00Z">
                  <w:rPr>
                    <w:rFonts w:ascii="仿宋" w:hAnsi="仿宋" w:cs="Times New Roman" w:hint="eastAsia"/>
                    <w:spacing w:val="-4"/>
                    <w:sz w:val="21"/>
                    <w:szCs w:val="21"/>
                  </w:rPr>
                </w:rPrChange>
              </w:rPr>
              <w:t>存储架构及高效存储管理系</w:t>
            </w:r>
            <w:r w:rsidRPr="00193049">
              <w:rPr>
                <w:rFonts w:cs="Times New Roman" w:hint="eastAsia"/>
                <w:spacing w:val="-4"/>
                <w:sz w:val="21"/>
                <w:szCs w:val="21"/>
                <w:rPrChange w:id="4137" w:author="zhouyou" w:date="2025-04-18T16:48:00Z">
                  <w:rPr>
                    <w:rFonts w:ascii="仿宋" w:hAnsi="仿宋" w:cs="Times New Roman" w:hint="eastAsia"/>
                    <w:spacing w:val="-4"/>
                    <w:sz w:val="21"/>
                    <w:szCs w:val="21"/>
                  </w:rPr>
                </w:rPrChange>
              </w:rPr>
              <w:lastRenderedPageBreak/>
              <w:t>统，在项目前置课题的基础上，实现从多维光存储新原理、拓展光存储容量上限，实现从存储介质、存储设备到系统的全链条自主创新。</w:t>
            </w:r>
          </w:p>
        </w:tc>
        <w:tc>
          <w:tcPr>
            <w:tcW w:w="383" w:type="dxa"/>
            <w:vMerge w:val="restart"/>
            <w:tcBorders>
              <w:top w:val="single" w:sz="4" w:space="0" w:color="auto"/>
              <w:left w:val="single" w:sz="4" w:space="0" w:color="auto"/>
              <w:bottom w:val="single" w:sz="4" w:space="0" w:color="auto"/>
              <w:right w:val="single" w:sz="4" w:space="0" w:color="auto"/>
            </w:tcBorders>
            <w:vAlign w:val="center"/>
            <w:hideMark/>
            <w:tcPrChange w:id="4138" w:author="zhouyou" w:date="2025-04-18T16:59:00Z">
              <w:tcPr>
                <w:tcW w:w="383" w:type="dxa"/>
                <w:vMerge w:val="restart"/>
                <w:tcBorders>
                  <w:top w:val="single" w:sz="4" w:space="0" w:color="auto"/>
                  <w:left w:val="single" w:sz="4" w:space="0" w:color="auto"/>
                  <w:bottom w:val="single" w:sz="4" w:space="0" w:color="auto"/>
                  <w:right w:val="single" w:sz="4" w:space="0" w:color="auto"/>
                </w:tcBorders>
                <w:vAlign w:val="center"/>
                <w:hideMark/>
              </w:tcPr>
            </w:tcPrChange>
          </w:tcPr>
          <w:p w14:paraId="096C70DF" w14:textId="0578C833" w:rsidR="00E17250" w:rsidRPr="00193049" w:rsidRDefault="00E17250">
            <w:pPr>
              <w:pStyle w:val="21"/>
              <w:ind w:firstLine="400"/>
              <w:rPr>
                <w:rFonts w:ascii="Times New Roman" w:hAnsi="Times New Roman"/>
                <w:rPrChange w:id="4139" w:author="zhouyou" w:date="2025-04-18T16:48:00Z">
                  <w:rPr/>
                </w:rPrChange>
              </w:rPr>
              <w:pPrChange w:id="4140" w:author="zhouyou" w:date="2025-04-18T16:45:00Z">
                <w:pPr>
                  <w:pStyle w:val="21"/>
                  <w:ind w:firstLine="400"/>
                  <w:jc w:val="center"/>
                </w:pPr>
              </w:pPrChange>
            </w:pPr>
            <w:r w:rsidRPr="00193049">
              <w:rPr>
                <w:rFonts w:ascii="Times New Roman" w:hAnsi="Times New Roman" w:hint="eastAsia"/>
                <w:rPrChange w:id="4141" w:author="zhouyou" w:date="2025-04-18T16:48:00Z">
                  <w:rPr>
                    <w:rFonts w:hint="eastAsia"/>
                  </w:rPr>
                </w:rPrChange>
              </w:rPr>
              <w:lastRenderedPageBreak/>
              <w:t>主</w:t>
            </w:r>
            <w:r w:rsidR="00300C6D" w:rsidRPr="00193049">
              <w:rPr>
                <w:rFonts w:ascii="Times New Roman" w:hAnsi="Times New Roman" w:hint="eastAsia"/>
                <w:rPrChange w:id="4142" w:author="zhouyou" w:date="2025-04-18T16:48:00Z">
                  <w:rPr>
                    <w:rFonts w:hint="eastAsia"/>
                  </w:rPr>
                </w:rPrChange>
              </w:rPr>
              <w:t>主</w:t>
            </w:r>
            <w:r w:rsidRPr="00193049">
              <w:rPr>
                <w:rFonts w:ascii="Times New Roman" w:hAnsi="Times New Roman" w:hint="eastAsia"/>
                <w:rPrChange w:id="4143" w:author="zhouyou" w:date="2025-04-18T16:48:00Z">
                  <w:rPr>
                    <w:rFonts w:hint="eastAsia"/>
                  </w:rPr>
                </w:rPrChange>
              </w:rPr>
              <w:t>要成果</w:t>
            </w:r>
          </w:p>
          <w:p w14:paraId="2032D442" w14:textId="45A90709" w:rsidR="00E17250" w:rsidRPr="00193049" w:rsidRDefault="00E17250">
            <w:pPr>
              <w:pStyle w:val="21"/>
              <w:ind w:firstLine="400"/>
              <w:rPr>
                <w:rFonts w:ascii="Times New Roman" w:hAnsi="Times New Roman"/>
                <w:rPrChange w:id="4144" w:author="zhouyou" w:date="2025-04-18T16:48:00Z">
                  <w:rPr/>
                </w:rPrChange>
              </w:rPr>
              <w:pPrChange w:id="4145" w:author="zhouyou" w:date="2025-04-18T16:45:00Z">
                <w:pPr>
                  <w:pStyle w:val="21"/>
                  <w:ind w:firstLine="400"/>
                  <w:jc w:val="center"/>
                </w:pPr>
              </w:pPrChange>
            </w:pPr>
            <w:r w:rsidRPr="00193049">
              <w:rPr>
                <w:rFonts w:ascii="Times New Roman" w:hAnsi="Times New Roman" w:hint="eastAsia"/>
                <w:rPrChange w:id="4146" w:author="zhouyou" w:date="2025-04-18T16:48:00Z">
                  <w:rPr>
                    <w:rFonts w:hint="eastAsia"/>
                  </w:rPr>
                </w:rPrChange>
              </w:rPr>
              <w:t>其</w:t>
            </w:r>
            <w:r w:rsidR="00300C6D" w:rsidRPr="00193049">
              <w:rPr>
                <w:rFonts w:ascii="Times New Roman" w:hAnsi="Times New Roman" w:hint="eastAsia"/>
                <w:rPrChange w:id="4147" w:author="zhouyou" w:date="2025-04-18T16:48:00Z">
                  <w:rPr>
                    <w:rFonts w:hint="eastAsia"/>
                  </w:rPr>
                </w:rPrChange>
              </w:rPr>
              <w:t>其</w:t>
            </w:r>
            <w:r w:rsidRPr="00193049">
              <w:rPr>
                <w:rFonts w:ascii="Times New Roman" w:hAnsi="Times New Roman" w:hint="eastAsia"/>
                <w:rPrChange w:id="4148" w:author="zhouyou" w:date="2025-04-18T16:48:00Z">
                  <w:rPr>
                    <w:rFonts w:hint="eastAsia"/>
                  </w:rPr>
                </w:rPrChange>
              </w:rPr>
              <w:lastRenderedPageBreak/>
              <w:t>他成果</w:t>
            </w:r>
          </w:p>
        </w:tc>
        <w:tc>
          <w:tcPr>
            <w:tcW w:w="567" w:type="dxa"/>
            <w:vMerge w:val="restart"/>
            <w:tcBorders>
              <w:top w:val="single" w:sz="4" w:space="0" w:color="auto"/>
              <w:left w:val="single" w:sz="4" w:space="0" w:color="auto"/>
              <w:bottom w:val="single" w:sz="4" w:space="0" w:color="auto"/>
              <w:right w:val="single" w:sz="4" w:space="0" w:color="auto"/>
            </w:tcBorders>
            <w:vAlign w:val="center"/>
            <w:tcPrChange w:id="4149" w:author="zhouyou" w:date="2025-04-18T16:59:00Z">
              <w:tcPr>
                <w:tcW w:w="567" w:type="dxa"/>
                <w:vMerge w:val="restart"/>
                <w:tcBorders>
                  <w:top w:val="single" w:sz="4" w:space="0" w:color="auto"/>
                  <w:left w:val="single" w:sz="4" w:space="0" w:color="auto"/>
                  <w:bottom w:val="single" w:sz="4" w:space="0" w:color="auto"/>
                  <w:right w:val="single" w:sz="4" w:space="0" w:color="auto"/>
                </w:tcBorders>
                <w:vAlign w:val="center"/>
              </w:tcPr>
            </w:tcPrChange>
          </w:tcPr>
          <w:p w14:paraId="5905B91F" w14:textId="77777777" w:rsidR="00E17250" w:rsidRPr="00193049" w:rsidRDefault="00E17250">
            <w:pPr>
              <w:adjustRightInd w:val="0"/>
              <w:snapToGrid w:val="0"/>
              <w:ind w:firstLineChars="0" w:firstLine="0"/>
              <w:jc w:val="both"/>
              <w:rPr>
                <w:rFonts w:cs="Times New Roman"/>
                <w:spacing w:val="-4"/>
                <w:sz w:val="21"/>
                <w:szCs w:val="21"/>
                <w:rPrChange w:id="4150" w:author="zhouyou" w:date="2025-04-18T16:48:00Z">
                  <w:rPr>
                    <w:rFonts w:ascii="仿宋" w:hAnsi="仿宋" w:cs="Times New Roman"/>
                    <w:spacing w:val="-4"/>
                    <w:sz w:val="21"/>
                    <w:szCs w:val="21"/>
                  </w:rPr>
                </w:rPrChange>
              </w:rPr>
              <w:pPrChange w:id="4151" w:author="zhouyou" w:date="2025-04-18T16:45:00Z">
                <w:pPr>
                  <w:adjustRightInd w:val="0"/>
                  <w:snapToGrid w:val="0"/>
                  <w:ind w:firstLineChars="0" w:firstLine="0"/>
                  <w:jc w:val="center"/>
                </w:pPr>
              </w:pPrChange>
            </w:pPr>
            <w:r w:rsidRPr="00193049">
              <w:rPr>
                <w:rFonts w:cs="Times New Roman"/>
                <w:spacing w:val="-4"/>
                <w:sz w:val="21"/>
                <w:szCs w:val="21"/>
                <w:rPrChange w:id="4152" w:author="zhouyou" w:date="2025-04-18T16:48:00Z">
                  <w:rPr>
                    <w:rFonts w:ascii="仿宋" w:hAnsi="仿宋" w:cs="Times New Roman"/>
                    <w:spacing w:val="-4"/>
                    <w:sz w:val="21"/>
                    <w:szCs w:val="21"/>
                  </w:rPr>
                </w:rPrChange>
              </w:rPr>
              <w:lastRenderedPageBreak/>
              <w:t>1</w:t>
            </w:r>
          </w:p>
        </w:tc>
        <w:tc>
          <w:tcPr>
            <w:tcW w:w="740" w:type="dxa"/>
            <w:vMerge w:val="restart"/>
            <w:tcBorders>
              <w:top w:val="single" w:sz="4" w:space="0" w:color="auto"/>
              <w:left w:val="single" w:sz="4" w:space="0" w:color="auto"/>
              <w:bottom w:val="single" w:sz="4" w:space="0" w:color="auto"/>
              <w:right w:val="single" w:sz="4" w:space="0" w:color="auto"/>
            </w:tcBorders>
            <w:vAlign w:val="center"/>
            <w:hideMark/>
            <w:tcPrChange w:id="4153" w:author="zhouyou" w:date="2025-04-18T16:59:00Z">
              <w:tcPr>
                <w:tcW w:w="850" w:type="dxa"/>
                <w:vMerge w:val="restart"/>
                <w:tcBorders>
                  <w:top w:val="single" w:sz="4" w:space="0" w:color="auto"/>
                  <w:left w:val="single" w:sz="4" w:space="0" w:color="auto"/>
                  <w:bottom w:val="single" w:sz="4" w:space="0" w:color="auto"/>
                  <w:right w:val="single" w:sz="4" w:space="0" w:color="auto"/>
                </w:tcBorders>
                <w:vAlign w:val="center"/>
                <w:hideMark/>
              </w:tcPr>
            </w:tcPrChange>
          </w:tcPr>
          <w:p w14:paraId="4B9BCF99" w14:textId="77777777" w:rsidR="00E17250" w:rsidRPr="00193049" w:rsidRDefault="00E17250">
            <w:pPr>
              <w:autoSpaceDE w:val="0"/>
              <w:autoSpaceDN w:val="0"/>
              <w:adjustRightInd w:val="0"/>
              <w:ind w:firstLine="420"/>
              <w:jc w:val="both"/>
              <w:rPr>
                <w:rFonts w:cs="Times New Roman"/>
                <w:spacing w:val="-4"/>
                <w:sz w:val="21"/>
                <w:szCs w:val="21"/>
                <w:rPrChange w:id="4154" w:author="zhouyou" w:date="2025-04-18T16:48:00Z">
                  <w:rPr>
                    <w:rFonts w:ascii="仿宋" w:hAnsi="仿宋" w:cs="Times New Roman"/>
                    <w:spacing w:val="-4"/>
                    <w:sz w:val="21"/>
                    <w:szCs w:val="21"/>
                  </w:rPr>
                </w:rPrChange>
              </w:rPr>
              <w:pPrChange w:id="4155" w:author="zhouyou" w:date="2025-04-18T16:45:00Z">
                <w:pPr>
                  <w:autoSpaceDE w:val="0"/>
                  <w:autoSpaceDN w:val="0"/>
                  <w:adjustRightInd w:val="0"/>
                  <w:ind w:firstLine="420"/>
                  <w:jc w:val="center"/>
                </w:pPr>
              </w:pPrChange>
            </w:pPr>
            <w:r w:rsidRPr="00193049">
              <w:rPr>
                <w:rFonts w:cs="Times New Roman" w:hint="eastAsia"/>
                <w:kern w:val="0"/>
                <w:sz w:val="21"/>
                <w:szCs w:val="21"/>
                <w:rPrChange w:id="4156" w:author="zhouyou" w:date="2025-04-18T16:48:00Z">
                  <w:rPr>
                    <w:rFonts w:ascii="仿宋" w:hAnsi="仿宋" w:cs="浠垮畫" w:hint="eastAsia"/>
                    <w:kern w:val="0"/>
                    <w:sz w:val="21"/>
                    <w:szCs w:val="21"/>
                  </w:rPr>
                </w:rPrChange>
              </w:rPr>
              <w:t>大容量可靠高速光存储设备</w:t>
            </w:r>
          </w:p>
        </w:tc>
        <w:tc>
          <w:tcPr>
            <w:tcW w:w="2237" w:type="dxa"/>
            <w:vMerge w:val="restart"/>
            <w:tcBorders>
              <w:top w:val="single" w:sz="4" w:space="0" w:color="auto"/>
              <w:left w:val="single" w:sz="4" w:space="0" w:color="auto"/>
              <w:bottom w:val="single" w:sz="4" w:space="0" w:color="auto"/>
              <w:right w:val="single" w:sz="4" w:space="0" w:color="auto"/>
            </w:tcBorders>
            <w:vAlign w:val="center"/>
            <w:tcPrChange w:id="4157" w:author="zhouyou" w:date="2025-04-18T16:59:00Z">
              <w:tcPr>
                <w:tcW w:w="2127" w:type="dxa"/>
                <w:vMerge w:val="restart"/>
                <w:tcBorders>
                  <w:top w:val="single" w:sz="4" w:space="0" w:color="auto"/>
                  <w:left w:val="single" w:sz="4" w:space="0" w:color="auto"/>
                  <w:bottom w:val="single" w:sz="4" w:space="0" w:color="auto"/>
                  <w:right w:val="single" w:sz="4" w:space="0" w:color="auto"/>
                </w:tcBorders>
                <w:vAlign w:val="center"/>
              </w:tcPr>
            </w:tcPrChange>
          </w:tcPr>
          <w:p w14:paraId="1F63F52A" w14:textId="490BB7BE" w:rsidR="00E17250" w:rsidRPr="00193049" w:rsidRDefault="00E17250">
            <w:pPr>
              <w:adjustRightInd w:val="0"/>
              <w:snapToGrid w:val="0"/>
              <w:ind w:firstLineChars="0" w:firstLine="0"/>
              <w:jc w:val="both"/>
              <w:rPr>
                <w:rFonts w:cs="Times New Roman"/>
                <w:spacing w:val="-4"/>
                <w:sz w:val="21"/>
                <w:szCs w:val="21"/>
                <w:rPrChange w:id="4158" w:author="zhouyou" w:date="2025-04-18T16:48:00Z">
                  <w:rPr>
                    <w:rFonts w:ascii="仿宋" w:hAnsi="仿宋" w:cs="Times New Roman"/>
                    <w:spacing w:val="-4"/>
                    <w:sz w:val="21"/>
                    <w:szCs w:val="21"/>
                  </w:rPr>
                </w:rPrChange>
              </w:rPr>
              <w:pPrChange w:id="4159" w:author="zhouyou" w:date="2025-04-18T16:45:00Z">
                <w:pPr>
                  <w:adjustRightInd w:val="0"/>
                  <w:snapToGrid w:val="0"/>
                  <w:ind w:firstLineChars="0" w:firstLine="0"/>
                </w:pPr>
              </w:pPrChange>
            </w:pPr>
            <w:r w:rsidRPr="00193049">
              <w:rPr>
                <w:rFonts w:cs="Times New Roman" w:hint="eastAsia"/>
                <w:color w:val="000000"/>
                <w:sz w:val="21"/>
                <w:szCs w:val="21"/>
                <w:rPrChange w:id="4160" w:author="zhouyou" w:date="2025-04-18T16:48:00Z">
                  <w:rPr>
                    <w:rFonts w:ascii="仿宋" w:hAnsi="仿宋" w:cs="宋体" w:hint="eastAsia"/>
                    <w:color w:val="000000"/>
                    <w:sz w:val="21"/>
                    <w:szCs w:val="21"/>
                  </w:rPr>
                </w:rPrChange>
              </w:rPr>
              <w:t>□新理论</w:t>
            </w:r>
            <w:r w:rsidRPr="00193049">
              <w:rPr>
                <w:rFonts w:cs="Times New Roman"/>
                <w:color w:val="000000"/>
                <w:sz w:val="21"/>
                <w:szCs w:val="21"/>
                <w:rPrChange w:id="4161"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62" w:author="zhouyou" w:date="2025-04-18T16:48:00Z">
                  <w:rPr>
                    <w:rFonts w:ascii="仿宋" w:hAnsi="仿宋" w:cs="宋体" w:hint="eastAsia"/>
                    <w:color w:val="000000"/>
                    <w:sz w:val="21"/>
                    <w:szCs w:val="21"/>
                  </w:rPr>
                </w:rPrChange>
              </w:rPr>
              <w:t>新原理</w:t>
            </w:r>
            <w:r w:rsidRPr="00193049">
              <w:rPr>
                <w:rFonts w:cs="Times New Roman"/>
                <w:color w:val="000000"/>
                <w:sz w:val="21"/>
                <w:szCs w:val="21"/>
                <w:rPrChange w:id="4163"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64" w:author="zhouyou" w:date="2025-04-18T16:48:00Z">
                  <w:rPr>
                    <w:rFonts w:ascii="仿宋" w:hAnsi="仿宋" w:cs="宋体" w:hint="eastAsia"/>
                    <w:color w:val="000000"/>
                    <w:sz w:val="21"/>
                    <w:szCs w:val="21"/>
                  </w:rPr>
                </w:rPrChange>
              </w:rPr>
              <w:t>新产品</w:t>
            </w:r>
            <w:r w:rsidRPr="00193049">
              <w:rPr>
                <w:rFonts w:cs="Times New Roman"/>
                <w:color w:val="000000"/>
                <w:sz w:val="21"/>
                <w:szCs w:val="21"/>
                <w:rPrChange w:id="4165"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66"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67" w:author="zhouyou" w:date="2025-04-18T16:48:00Z">
                  <w:rPr>
                    <w:rFonts w:ascii="仿宋" w:hAnsi="仿宋" w:cs="宋体" w:hint="eastAsia"/>
                    <w:color w:val="000000"/>
                    <w:sz w:val="21"/>
                    <w:szCs w:val="21"/>
                  </w:rPr>
                </w:rPrChange>
              </w:rPr>
              <w:t>新技术</w:t>
            </w:r>
            <w:r w:rsidRPr="00193049">
              <w:rPr>
                <w:rFonts w:cs="Times New Roman"/>
                <w:color w:val="000000"/>
                <w:sz w:val="21"/>
                <w:szCs w:val="21"/>
                <w:rPrChange w:id="4168"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69"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70" w:author="zhouyou" w:date="2025-04-18T16:48:00Z">
                  <w:rPr>
                    <w:rFonts w:ascii="仿宋" w:hAnsi="仿宋" w:cs="宋体" w:hint="eastAsia"/>
                    <w:color w:val="000000"/>
                    <w:sz w:val="21"/>
                    <w:szCs w:val="21"/>
                  </w:rPr>
                </w:rPrChange>
              </w:rPr>
              <w:t>新方法</w:t>
            </w:r>
            <w:r w:rsidRPr="00193049">
              <w:rPr>
                <w:rFonts w:cs="Times New Roman"/>
                <w:color w:val="000000"/>
                <w:sz w:val="21"/>
                <w:szCs w:val="21"/>
                <w:rPrChange w:id="4171"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72"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73" w:author="zhouyou" w:date="2025-04-18T16:48:00Z">
                  <w:rPr>
                    <w:rFonts w:ascii="仿宋" w:hAnsi="仿宋" w:cs="宋体" w:hint="eastAsia"/>
                    <w:color w:val="000000"/>
                    <w:sz w:val="21"/>
                    <w:szCs w:val="21"/>
                  </w:rPr>
                </w:rPrChange>
              </w:rPr>
              <w:t>关键部件</w:t>
            </w:r>
            <w:r w:rsidRPr="00193049">
              <w:rPr>
                <w:rFonts w:cs="Times New Roman"/>
                <w:color w:val="000000"/>
                <w:sz w:val="21"/>
                <w:szCs w:val="21"/>
                <w:rPrChange w:id="4174"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75" w:author="zhouyou" w:date="2025-04-18T16:48:00Z">
                  <w:rPr>
                    <w:rFonts w:ascii="仿宋" w:hAnsi="仿宋" w:cs="宋体" w:hint="eastAsia"/>
                    <w:color w:val="000000"/>
                    <w:sz w:val="21"/>
                    <w:szCs w:val="21"/>
                  </w:rPr>
                </w:rPrChange>
              </w:rPr>
              <w:t>数据库</w:t>
            </w:r>
            <w:r w:rsidRPr="00193049">
              <w:rPr>
                <w:rFonts w:cs="Times New Roman"/>
                <w:color w:val="000000"/>
                <w:sz w:val="21"/>
                <w:szCs w:val="21"/>
                <w:rPrChange w:id="4176"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77"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78" w:author="zhouyou" w:date="2025-04-18T16:48:00Z">
                  <w:rPr>
                    <w:rFonts w:ascii="仿宋" w:hAnsi="仿宋" w:cs="宋体" w:hint="eastAsia"/>
                    <w:color w:val="000000"/>
                    <w:sz w:val="21"/>
                    <w:szCs w:val="21"/>
                  </w:rPr>
                </w:rPrChange>
              </w:rPr>
              <w:t>软件</w:t>
            </w:r>
            <w:r w:rsidRPr="00193049">
              <w:rPr>
                <w:rFonts w:cs="Times New Roman"/>
                <w:color w:val="000000"/>
                <w:sz w:val="21"/>
                <w:szCs w:val="21"/>
                <w:rPrChange w:id="4179"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80" w:author="zhouyou" w:date="2025-04-18T16:48:00Z">
                  <w:rPr>
                    <w:rFonts w:ascii="仿宋" w:hAnsi="仿宋" w:cs="宋体" w:hint="eastAsia"/>
                    <w:color w:val="000000"/>
                    <w:sz w:val="21"/>
                    <w:szCs w:val="21"/>
                  </w:rPr>
                </w:rPrChange>
              </w:rPr>
              <w:t>应用解决方案</w:t>
            </w:r>
            <w:r w:rsidRPr="00193049">
              <w:rPr>
                <w:rFonts w:cs="Times New Roman"/>
                <w:color w:val="000000"/>
                <w:sz w:val="21"/>
                <w:szCs w:val="21"/>
                <w:rPrChange w:id="4181"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82"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83" w:author="zhouyou" w:date="2025-04-18T16:48:00Z">
                  <w:rPr>
                    <w:rFonts w:ascii="仿宋" w:hAnsi="仿宋" w:cs="宋体" w:hint="eastAsia"/>
                    <w:color w:val="000000"/>
                    <w:sz w:val="21"/>
                    <w:szCs w:val="21"/>
                  </w:rPr>
                </w:rPrChange>
              </w:rPr>
              <w:t>实验装置</w:t>
            </w:r>
            <w:r w:rsidRPr="00193049">
              <w:rPr>
                <w:rFonts w:cs="Times New Roman"/>
                <w:color w:val="000000"/>
                <w:sz w:val="21"/>
                <w:szCs w:val="21"/>
                <w:rPrChange w:id="4184" w:author="zhouyou" w:date="2025-04-18T16:48:00Z">
                  <w:rPr>
                    <w:rFonts w:ascii="仿宋" w:hAnsi="仿宋" w:cs="宋体"/>
                    <w:color w:val="000000"/>
                    <w:sz w:val="21"/>
                    <w:szCs w:val="21"/>
                  </w:rPr>
                </w:rPrChange>
              </w:rPr>
              <w:t>/</w:t>
            </w:r>
            <w:r w:rsidRPr="00193049">
              <w:rPr>
                <w:rFonts w:cs="Times New Roman" w:hint="eastAsia"/>
                <w:color w:val="000000"/>
                <w:sz w:val="21"/>
                <w:szCs w:val="21"/>
                <w:rPrChange w:id="4185" w:author="zhouyou" w:date="2025-04-18T16:48:00Z">
                  <w:rPr>
                    <w:rFonts w:ascii="仿宋" w:hAnsi="仿宋" w:cs="宋体" w:hint="eastAsia"/>
                    <w:color w:val="000000"/>
                    <w:sz w:val="21"/>
                    <w:szCs w:val="21"/>
                  </w:rPr>
                </w:rPrChange>
              </w:rPr>
              <w:t>系统</w:t>
            </w:r>
            <w:r w:rsidRPr="00193049">
              <w:rPr>
                <w:rFonts w:cs="Times New Roman"/>
                <w:color w:val="000000"/>
                <w:sz w:val="21"/>
                <w:szCs w:val="21"/>
                <w:rPrChange w:id="4186"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87" w:author="zhouyou" w:date="2025-04-18T16:48:00Z">
                  <w:rPr>
                    <w:rFonts w:ascii="仿宋" w:hAnsi="仿宋" w:cs="宋体" w:hint="eastAsia"/>
                    <w:color w:val="000000"/>
                    <w:sz w:val="21"/>
                    <w:szCs w:val="21"/>
                  </w:rPr>
                </w:rPrChange>
              </w:rPr>
              <w:t>临床指南</w:t>
            </w:r>
            <w:r w:rsidRPr="00193049">
              <w:rPr>
                <w:rFonts w:cs="Times New Roman"/>
                <w:color w:val="000000"/>
                <w:sz w:val="21"/>
                <w:szCs w:val="21"/>
                <w:rPrChange w:id="4188" w:author="zhouyou" w:date="2025-04-18T16:48:00Z">
                  <w:rPr>
                    <w:rFonts w:ascii="仿宋" w:hAnsi="仿宋" w:cs="宋体"/>
                    <w:color w:val="000000"/>
                    <w:sz w:val="21"/>
                    <w:szCs w:val="21"/>
                  </w:rPr>
                </w:rPrChange>
              </w:rPr>
              <w:t>/</w:t>
            </w:r>
            <w:r w:rsidRPr="00193049">
              <w:rPr>
                <w:rFonts w:cs="Times New Roman" w:hint="eastAsia"/>
                <w:color w:val="000000"/>
                <w:sz w:val="21"/>
                <w:szCs w:val="21"/>
                <w:rPrChange w:id="4189" w:author="zhouyou" w:date="2025-04-18T16:48:00Z">
                  <w:rPr>
                    <w:rFonts w:ascii="仿宋" w:hAnsi="仿宋" w:cs="宋体" w:hint="eastAsia"/>
                    <w:color w:val="000000"/>
                    <w:sz w:val="21"/>
                    <w:szCs w:val="21"/>
                  </w:rPr>
                </w:rPrChange>
              </w:rPr>
              <w:t>规范</w:t>
            </w:r>
            <w:r w:rsidRPr="00193049">
              <w:rPr>
                <w:rFonts w:cs="Times New Roman"/>
                <w:color w:val="000000"/>
                <w:sz w:val="21"/>
                <w:szCs w:val="21"/>
                <w:rPrChange w:id="4190"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91" w:author="zhouyou" w:date="2025-04-18T16:48:00Z">
                  <w:rPr>
                    <w:rFonts w:ascii="仿宋" w:hAnsi="仿宋" w:cs="宋体" w:hint="eastAsia"/>
                    <w:color w:val="000000"/>
                    <w:sz w:val="21"/>
                    <w:szCs w:val="21"/>
                  </w:rPr>
                </w:rPrChange>
              </w:rPr>
              <w:t>工程工艺</w:t>
            </w:r>
            <w:r w:rsidRPr="00193049">
              <w:rPr>
                <w:rFonts w:cs="Times New Roman"/>
                <w:color w:val="000000"/>
                <w:sz w:val="21"/>
                <w:szCs w:val="21"/>
                <w:rPrChange w:id="4192"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193" w:author="zhouyou" w:date="2025-04-18T16:48:00Z">
                  <w:rPr>
                    <w:rFonts w:ascii="仿宋" w:hAnsi="仿宋" w:cs="宋体" w:hint="eastAsia"/>
                    <w:color w:val="000000"/>
                    <w:sz w:val="21"/>
                    <w:szCs w:val="21"/>
                  </w:rPr>
                </w:rPrChange>
              </w:rPr>
              <w:t>标准</w:t>
            </w:r>
            <w:r w:rsidRPr="00193049">
              <w:rPr>
                <w:rFonts w:cs="Times New Roman"/>
                <w:color w:val="000000"/>
                <w:sz w:val="21"/>
                <w:szCs w:val="21"/>
                <w:rPrChange w:id="4194"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95"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96" w:author="zhouyou" w:date="2025-04-18T16:48:00Z">
                  <w:rPr>
                    <w:rFonts w:ascii="仿宋" w:hAnsi="仿宋" w:cs="宋体" w:hint="eastAsia"/>
                    <w:color w:val="000000"/>
                    <w:sz w:val="21"/>
                    <w:szCs w:val="21"/>
                  </w:rPr>
                </w:rPrChange>
              </w:rPr>
              <w:t>论文</w:t>
            </w:r>
            <w:r w:rsidRPr="00193049">
              <w:rPr>
                <w:rFonts w:cs="Times New Roman"/>
                <w:color w:val="000000"/>
                <w:sz w:val="21"/>
                <w:szCs w:val="21"/>
                <w:rPrChange w:id="4197" w:author="zhouyou" w:date="2025-04-18T16:48:00Z">
                  <w:rPr>
                    <w:rFonts w:ascii="仿宋" w:hAnsi="仿宋" w:cs="宋体"/>
                    <w:color w:val="000000"/>
                    <w:sz w:val="21"/>
                    <w:szCs w:val="21"/>
                  </w:rPr>
                </w:rPrChange>
              </w:rPr>
              <w:t xml:space="preserve">  </w:t>
            </w:r>
            <w:r w:rsidRPr="00193049">
              <w:rPr>
                <w:rFonts w:cs="Times New Roman"/>
                <w:color w:val="000000"/>
                <w:sz w:val="21"/>
                <w:szCs w:val="21"/>
                <w:rPrChange w:id="4198" w:author="zhouyou" w:date="2025-04-18T16:48:00Z">
                  <w:rPr>
                    <w:rFonts w:ascii="仿宋" w:hAnsi="仿宋" w:cs="宋体"/>
                    <w:color w:val="000000"/>
                    <w:sz w:val="21"/>
                    <w:szCs w:val="21"/>
                  </w:rPr>
                </w:rPrChange>
              </w:rPr>
              <w:sym w:font="Wingdings 2" w:char="F052"/>
            </w:r>
            <w:r w:rsidRPr="00193049">
              <w:rPr>
                <w:rFonts w:cs="Times New Roman" w:hint="eastAsia"/>
                <w:color w:val="000000"/>
                <w:sz w:val="21"/>
                <w:szCs w:val="21"/>
                <w:rPrChange w:id="4199" w:author="zhouyou" w:date="2025-04-18T16:48:00Z">
                  <w:rPr>
                    <w:rFonts w:ascii="仿宋" w:hAnsi="仿宋" w:cs="宋体" w:hint="eastAsia"/>
                    <w:color w:val="000000"/>
                    <w:sz w:val="21"/>
                    <w:szCs w:val="21"/>
                  </w:rPr>
                </w:rPrChange>
              </w:rPr>
              <w:t>发明专利</w:t>
            </w:r>
            <w:r w:rsidRPr="00193049">
              <w:rPr>
                <w:rFonts w:cs="Times New Roman"/>
                <w:color w:val="000000"/>
                <w:sz w:val="21"/>
                <w:szCs w:val="21"/>
                <w:rPrChange w:id="4200" w:author="zhouyou" w:date="2025-04-18T16:48:00Z">
                  <w:rPr>
                    <w:rFonts w:ascii="仿宋" w:hAnsi="仿宋" w:cs="宋体"/>
                    <w:color w:val="000000"/>
                    <w:sz w:val="21"/>
                    <w:szCs w:val="21"/>
                  </w:rPr>
                </w:rPrChange>
              </w:rPr>
              <w:t xml:space="preserve">  □</w:t>
            </w:r>
            <w:r w:rsidRPr="00193049">
              <w:rPr>
                <w:rFonts w:cs="Times New Roman" w:hint="eastAsia"/>
                <w:color w:val="000000"/>
                <w:sz w:val="21"/>
                <w:szCs w:val="21"/>
                <w:rPrChange w:id="4201" w:author="zhouyou" w:date="2025-04-18T16:48:00Z">
                  <w:rPr>
                    <w:rFonts w:ascii="仿宋" w:hAnsi="仿宋" w:cs="宋体" w:hint="eastAsia"/>
                    <w:color w:val="000000"/>
                    <w:sz w:val="21"/>
                    <w:szCs w:val="21"/>
                  </w:rPr>
                </w:rPrChange>
              </w:rPr>
              <w:t>其他</w:t>
            </w:r>
            <w:r w:rsidRPr="00193049">
              <w:rPr>
                <w:rFonts w:cs="Times New Roman"/>
                <w:color w:val="000000"/>
                <w:sz w:val="21"/>
                <w:szCs w:val="21"/>
                <w:u w:val="single"/>
                <w:rPrChange w:id="4202" w:author="zhouyou" w:date="2025-04-18T16:48:00Z">
                  <w:rPr>
                    <w:rFonts w:ascii="仿宋" w:hAnsi="仿宋" w:cs="宋体"/>
                    <w:color w:val="000000"/>
                    <w:sz w:val="21"/>
                    <w:szCs w:val="21"/>
                    <w:u w:val="single"/>
                  </w:rPr>
                </w:rPrChange>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Change w:id="4203"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58C10A86" w14:textId="13E6DD74" w:rsidR="00E17250" w:rsidRPr="00193049" w:rsidRDefault="00E17250">
            <w:pPr>
              <w:adjustRightInd w:val="0"/>
              <w:snapToGrid w:val="0"/>
              <w:ind w:firstLineChars="0" w:firstLine="0"/>
              <w:jc w:val="both"/>
              <w:rPr>
                <w:rFonts w:cs="Times New Roman"/>
                <w:spacing w:val="-4"/>
                <w:sz w:val="21"/>
                <w:szCs w:val="21"/>
                <w:rPrChange w:id="4204" w:author="zhouyou" w:date="2025-04-18T16:48:00Z">
                  <w:rPr>
                    <w:rFonts w:ascii="仿宋" w:hAnsi="仿宋" w:cs="Times New Roman"/>
                    <w:spacing w:val="-4"/>
                    <w:sz w:val="21"/>
                    <w:szCs w:val="21"/>
                  </w:rPr>
                </w:rPrChange>
              </w:rPr>
              <w:pPrChange w:id="4205" w:author="zhouyou" w:date="2025-04-18T16:45:00Z">
                <w:pPr>
                  <w:adjustRightInd w:val="0"/>
                  <w:snapToGrid w:val="0"/>
                  <w:ind w:firstLineChars="0" w:firstLine="0"/>
                </w:pPr>
              </w:pPrChange>
            </w:pPr>
            <w:r w:rsidRPr="00193049">
              <w:rPr>
                <w:rFonts w:eastAsia="宋体" w:cs="Times New Roman"/>
                <w:color w:val="000000"/>
                <w:spacing w:val="-4"/>
                <w:sz w:val="21"/>
                <w:szCs w:val="21"/>
                <w:rPrChange w:id="4206" w:author="zhouyou" w:date="2025-04-18T16:48:00Z">
                  <w:rPr>
                    <w:rFonts w:ascii="宋体" w:eastAsia="宋体" w:hAnsi="宋体" w:cs="宋体"/>
                    <w:color w:val="000000"/>
                    <w:spacing w:val="-4"/>
                    <w:sz w:val="21"/>
                    <w:szCs w:val="21"/>
                  </w:rPr>
                </w:rPrChange>
              </w:rPr>
              <w:t>*</w:t>
            </w:r>
            <w:r w:rsidRPr="00193049">
              <w:rPr>
                <w:rFonts w:eastAsia="宋体" w:cs="Times New Roman" w:hint="eastAsia"/>
                <w:color w:val="000000"/>
                <w:spacing w:val="-4"/>
                <w:sz w:val="21"/>
                <w:szCs w:val="21"/>
                <w:rPrChange w:id="4207" w:author="zhouyou" w:date="2025-04-18T16:48:00Z">
                  <w:rPr>
                    <w:rFonts w:ascii="宋体" w:eastAsia="宋体" w:hAnsi="宋体" w:cs="宋体" w:hint="eastAsia"/>
                    <w:color w:val="000000"/>
                    <w:spacing w:val="-4"/>
                    <w:sz w:val="21"/>
                    <w:szCs w:val="21"/>
                  </w:rPr>
                </w:rPrChange>
              </w:rPr>
              <w:t>指标</w:t>
            </w:r>
            <w:r w:rsidRPr="00193049">
              <w:rPr>
                <w:rFonts w:eastAsia="宋体" w:cs="Times New Roman"/>
                <w:color w:val="000000"/>
                <w:spacing w:val="-4"/>
                <w:sz w:val="21"/>
                <w:szCs w:val="21"/>
                <w:rPrChange w:id="4208" w:author="zhouyou" w:date="2025-04-18T16:48:00Z">
                  <w:rPr>
                    <w:rFonts w:ascii="宋体" w:eastAsia="宋体" w:hAnsi="宋体" w:cs="宋体"/>
                    <w:color w:val="000000"/>
                    <w:spacing w:val="-4"/>
                    <w:sz w:val="21"/>
                    <w:szCs w:val="21"/>
                  </w:rPr>
                </w:rPrChange>
              </w:rPr>
              <w:t>5.1 ZB</w:t>
            </w:r>
            <w:r w:rsidRPr="00193049">
              <w:rPr>
                <w:rFonts w:eastAsia="宋体" w:cs="Times New Roman" w:hint="eastAsia"/>
                <w:color w:val="000000"/>
                <w:spacing w:val="-4"/>
                <w:sz w:val="21"/>
                <w:szCs w:val="21"/>
                <w:rPrChange w:id="4209" w:author="zhouyou" w:date="2025-04-18T16:48:00Z">
                  <w:rPr>
                    <w:rFonts w:ascii="宋体" w:eastAsia="宋体" w:hAnsi="宋体" w:cs="宋体" w:hint="eastAsia"/>
                    <w:color w:val="000000"/>
                    <w:spacing w:val="-4"/>
                    <w:sz w:val="21"/>
                    <w:szCs w:val="21"/>
                  </w:rPr>
                </w:rPrChange>
              </w:rPr>
              <w:t>级海量</w:t>
            </w:r>
            <w:proofErr w:type="gramStart"/>
            <w:r w:rsidRPr="00193049">
              <w:rPr>
                <w:rFonts w:eastAsia="宋体" w:cs="Times New Roman" w:hint="eastAsia"/>
                <w:color w:val="000000"/>
                <w:spacing w:val="-4"/>
                <w:sz w:val="21"/>
                <w:szCs w:val="21"/>
                <w:rPrChange w:id="4210" w:author="zhouyou" w:date="2025-04-18T16:48:00Z">
                  <w:rPr>
                    <w:rFonts w:ascii="宋体" w:eastAsia="宋体" w:hAnsi="宋体" w:cs="宋体" w:hint="eastAsia"/>
                    <w:color w:val="000000"/>
                    <w:spacing w:val="-4"/>
                    <w:sz w:val="21"/>
                    <w:szCs w:val="21"/>
                  </w:rPr>
                </w:rPrChange>
              </w:rPr>
              <w:t>冷数据</w:t>
            </w:r>
            <w:proofErr w:type="gramEnd"/>
            <w:r w:rsidRPr="00193049">
              <w:rPr>
                <w:rFonts w:eastAsia="宋体" w:cs="Times New Roman" w:hint="eastAsia"/>
                <w:color w:val="000000"/>
                <w:spacing w:val="-4"/>
                <w:sz w:val="21"/>
                <w:szCs w:val="21"/>
                <w:rPrChange w:id="4211" w:author="zhouyou" w:date="2025-04-18T16:48:00Z">
                  <w:rPr>
                    <w:rFonts w:ascii="宋体" w:eastAsia="宋体" w:hAnsi="宋体" w:cs="宋体" w:hint="eastAsia"/>
                    <w:color w:val="000000"/>
                    <w:spacing w:val="-4"/>
                    <w:sz w:val="21"/>
                    <w:szCs w:val="21"/>
                  </w:rPr>
                </w:rPrChange>
              </w:rPr>
              <w:t>高效存储管理技术</w:t>
            </w:r>
          </w:p>
        </w:tc>
        <w:tc>
          <w:tcPr>
            <w:tcW w:w="1134" w:type="dxa"/>
            <w:tcBorders>
              <w:top w:val="single" w:sz="4" w:space="0" w:color="auto"/>
              <w:left w:val="single" w:sz="4" w:space="0" w:color="auto"/>
              <w:bottom w:val="single" w:sz="4" w:space="0" w:color="auto"/>
              <w:right w:val="single" w:sz="4" w:space="0" w:color="auto"/>
            </w:tcBorders>
            <w:vAlign w:val="center"/>
            <w:hideMark/>
            <w:tcPrChange w:id="4212"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030AB3BE" w14:textId="635CE562" w:rsidR="00E17250" w:rsidRPr="00193049" w:rsidRDefault="00E17250">
            <w:pPr>
              <w:adjustRightInd w:val="0"/>
              <w:snapToGrid w:val="0"/>
              <w:ind w:firstLine="404"/>
              <w:jc w:val="both"/>
              <w:rPr>
                <w:rFonts w:cs="Times New Roman"/>
                <w:spacing w:val="-4"/>
                <w:sz w:val="21"/>
                <w:szCs w:val="21"/>
                <w:rPrChange w:id="4213" w:author="zhouyou" w:date="2025-04-18T16:48:00Z">
                  <w:rPr>
                    <w:rFonts w:ascii="仿宋" w:hAnsi="仿宋" w:cs="宋体"/>
                    <w:spacing w:val="-4"/>
                    <w:sz w:val="21"/>
                    <w:szCs w:val="21"/>
                  </w:rPr>
                </w:rPrChange>
              </w:rPr>
              <w:pPrChange w:id="4214" w:author="zhouyou" w:date="2025-04-18T16:45:00Z">
                <w:pPr>
                  <w:adjustRightInd w:val="0"/>
                  <w:snapToGrid w:val="0"/>
                  <w:ind w:firstLine="404"/>
                </w:pPr>
              </w:pPrChange>
            </w:pPr>
            <w:r w:rsidRPr="00193049">
              <w:rPr>
                <w:rFonts w:eastAsia="宋体" w:cs="Times New Roman" w:hint="eastAsia"/>
                <w:color w:val="000000"/>
                <w:spacing w:val="-4"/>
                <w:sz w:val="21"/>
                <w:szCs w:val="21"/>
                <w:rPrChange w:id="4215" w:author="zhouyou" w:date="2025-04-18T16:48:00Z">
                  <w:rPr>
                    <w:rFonts w:ascii="宋体" w:eastAsia="宋体" w:hAnsi="宋体" w:cs="宋体" w:hint="eastAsia"/>
                    <w:color w:val="000000"/>
                    <w:spacing w:val="-4"/>
                    <w:sz w:val="21"/>
                    <w:szCs w:val="21"/>
                  </w:rPr>
                </w:rPrChange>
              </w:rPr>
              <w:t>具备管理</w:t>
            </w:r>
            <w:r w:rsidRPr="00193049">
              <w:rPr>
                <w:rFonts w:eastAsia="宋体" w:cs="Times New Roman"/>
                <w:color w:val="000000"/>
                <w:spacing w:val="-4"/>
                <w:sz w:val="21"/>
                <w:szCs w:val="21"/>
                <w:rPrChange w:id="4216" w:author="zhouyou" w:date="2025-04-18T16:48:00Z">
                  <w:rPr>
                    <w:rFonts w:ascii="宋体" w:eastAsia="宋体" w:hAnsi="宋体" w:cs="宋体"/>
                    <w:color w:val="000000"/>
                    <w:spacing w:val="-4"/>
                    <w:sz w:val="21"/>
                    <w:szCs w:val="21"/>
                  </w:rPr>
                </w:rPrChange>
              </w:rPr>
              <w:t>2</w:t>
            </w:r>
            <w:r w:rsidRPr="00193049">
              <w:rPr>
                <w:rFonts w:eastAsia="宋体" w:cs="Times New Roman" w:hint="eastAsia"/>
                <w:color w:val="000000"/>
                <w:spacing w:val="-4"/>
                <w:sz w:val="21"/>
                <w:szCs w:val="21"/>
                <w:rPrChange w:id="4217" w:author="zhouyou" w:date="2025-04-18T16:48:00Z">
                  <w:rPr>
                    <w:rFonts w:ascii="宋体" w:eastAsia="宋体" w:hAnsi="宋体" w:cs="宋体" w:hint="eastAsia"/>
                    <w:color w:val="000000"/>
                    <w:spacing w:val="-4"/>
                    <w:sz w:val="21"/>
                    <w:szCs w:val="21"/>
                  </w:rPr>
                </w:rPrChange>
              </w:rPr>
              <w:t>万张光盘，</w:t>
            </w:r>
            <w:r w:rsidRPr="00193049">
              <w:rPr>
                <w:rFonts w:eastAsia="宋体" w:cs="Times New Roman"/>
                <w:color w:val="000000"/>
                <w:spacing w:val="-4"/>
                <w:sz w:val="21"/>
                <w:szCs w:val="21"/>
                <w:rPrChange w:id="4218" w:author="zhouyou" w:date="2025-04-18T16:48:00Z">
                  <w:rPr>
                    <w:rFonts w:ascii="宋体" w:eastAsia="宋体" w:hAnsi="宋体" w:cs="宋体"/>
                    <w:color w:val="000000"/>
                    <w:spacing w:val="-4"/>
                    <w:sz w:val="21"/>
                    <w:szCs w:val="21"/>
                  </w:rPr>
                </w:rPrChange>
              </w:rPr>
              <w:t>10</w:t>
            </w:r>
            <w:r w:rsidRPr="00193049">
              <w:rPr>
                <w:rFonts w:eastAsia="宋体" w:cs="Times New Roman" w:hint="eastAsia"/>
                <w:color w:val="000000"/>
                <w:spacing w:val="-4"/>
                <w:sz w:val="21"/>
                <w:szCs w:val="21"/>
                <w:rPrChange w:id="4219" w:author="zhouyou" w:date="2025-04-18T16:48:00Z">
                  <w:rPr>
                    <w:rFonts w:ascii="宋体" w:eastAsia="宋体" w:hAnsi="宋体" w:cs="宋体" w:hint="eastAsia"/>
                    <w:color w:val="000000"/>
                    <w:spacing w:val="-4"/>
                    <w:sz w:val="21"/>
                    <w:szCs w:val="21"/>
                  </w:rPr>
                </w:rPrChange>
              </w:rPr>
              <w:t>亿个文件，</w:t>
            </w:r>
            <w:r w:rsidRPr="00193049">
              <w:rPr>
                <w:rFonts w:eastAsia="宋体" w:cs="Times New Roman"/>
                <w:color w:val="000000"/>
                <w:spacing w:val="-4"/>
                <w:sz w:val="21"/>
                <w:szCs w:val="21"/>
                <w:rPrChange w:id="4220" w:author="zhouyou" w:date="2025-04-18T16:48:00Z">
                  <w:rPr>
                    <w:rFonts w:ascii="宋体" w:eastAsia="宋体" w:hAnsi="宋体" w:cs="宋体"/>
                    <w:color w:val="000000"/>
                    <w:spacing w:val="-4"/>
                    <w:sz w:val="21"/>
                    <w:szCs w:val="21"/>
                  </w:rPr>
                </w:rPrChange>
              </w:rPr>
              <w:t>1 EB</w:t>
            </w:r>
            <w:r w:rsidRPr="00193049">
              <w:rPr>
                <w:rFonts w:eastAsia="宋体" w:cs="Times New Roman" w:hint="eastAsia"/>
                <w:color w:val="000000"/>
                <w:spacing w:val="-4"/>
                <w:sz w:val="21"/>
                <w:szCs w:val="21"/>
                <w:rPrChange w:id="4221" w:author="zhouyou" w:date="2025-04-18T16:48:00Z">
                  <w:rPr>
                    <w:rFonts w:ascii="宋体" w:eastAsia="宋体" w:hAnsi="宋体" w:cs="宋体" w:hint="eastAsia"/>
                    <w:color w:val="000000"/>
                    <w:spacing w:val="-4"/>
                    <w:sz w:val="21"/>
                    <w:szCs w:val="21"/>
                  </w:rPr>
                </w:rPrChange>
              </w:rPr>
              <w:t>数据能力，平均检索时间小于</w:t>
            </w:r>
            <w:r w:rsidRPr="00193049">
              <w:rPr>
                <w:rFonts w:eastAsia="宋体" w:cs="Times New Roman"/>
                <w:color w:val="000000"/>
                <w:spacing w:val="-4"/>
                <w:sz w:val="21"/>
                <w:szCs w:val="21"/>
                <w:rPrChange w:id="4222" w:author="zhouyou" w:date="2025-04-18T16:48:00Z">
                  <w:rPr>
                    <w:rFonts w:ascii="宋体" w:eastAsia="宋体" w:hAnsi="宋体" w:cs="宋体"/>
                    <w:color w:val="000000"/>
                    <w:spacing w:val="-4"/>
                    <w:sz w:val="21"/>
                    <w:szCs w:val="21"/>
                  </w:rPr>
                </w:rPrChange>
              </w:rPr>
              <w:t>1</w:t>
            </w:r>
            <w:r w:rsidRPr="00193049">
              <w:rPr>
                <w:rFonts w:eastAsia="宋体" w:cs="Times New Roman" w:hint="eastAsia"/>
                <w:color w:val="000000"/>
                <w:spacing w:val="-4"/>
                <w:sz w:val="21"/>
                <w:szCs w:val="21"/>
                <w:rPrChange w:id="4223" w:author="zhouyou" w:date="2025-04-18T16:48:00Z">
                  <w:rPr>
                    <w:rFonts w:ascii="宋体" w:eastAsia="宋体" w:hAnsi="宋体" w:cs="宋体" w:hint="eastAsia"/>
                    <w:color w:val="000000"/>
                    <w:spacing w:val="-4"/>
                    <w:sz w:val="21"/>
                    <w:szCs w:val="21"/>
                  </w:rPr>
                </w:rPrChange>
              </w:rPr>
              <w:t>秒</w:t>
            </w:r>
          </w:p>
        </w:tc>
        <w:tc>
          <w:tcPr>
            <w:tcW w:w="1134" w:type="dxa"/>
            <w:tcBorders>
              <w:top w:val="single" w:sz="4" w:space="0" w:color="auto"/>
              <w:left w:val="single" w:sz="4" w:space="0" w:color="auto"/>
              <w:bottom w:val="single" w:sz="4" w:space="0" w:color="auto"/>
              <w:right w:val="single" w:sz="4" w:space="0" w:color="auto"/>
            </w:tcBorders>
            <w:vAlign w:val="center"/>
            <w:hideMark/>
            <w:tcPrChange w:id="4224"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6CC2EBD0" w14:textId="024F465E" w:rsidR="00E17250" w:rsidRPr="00193049" w:rsidRDefault="00E17250">
            <w:pPr>
              <w:adjustRightInd w:val="0"/>
              <w:snapToGrid w:val="0"/>
              <w:ind w:firstLine="404"/>
              <w:jc w:val="both"/>
              <w:rPr>
                <w:rFonts w:cs="Times New Roman"/>
                <w:spacing w:val="-4"/>
                <w:sz w:val="21"/>
                <w:szCs w:val="21"/>
                <w:rPrChange w:id="4225" w:author="zhouyou" w:date="2025-04-18T16:48:00Z">
                  <w:rPr>
                    <w:rFonts w:ascii="仿宋" w:hAnsi="仿宋" w:cs="宋体"/>
                    <w:spacing w:val="-4"/>
                    <w:sz w:val="21"/>
                    <w:szCs w:val="21"/>
                  </w:rPr>
                </w:rPrChange>
              </w:rPr>
              <w:pPrChange w:id="4226" w:author="zhouyou" w:date="2025-04-18T16:45:00Z">
                <w:pPr>
                  <w:adjustRightInd w:val="0"/>
                  <w:snapToGrid w:val="0"/>
                  <w:ind w:firstLine="404"/>
                </w:pPr>
              </w:pPrChange>
            </w:pPr>
            <w:r w:rsidRPr="00193049">
              <w:rPr>
                <w:rFonts w:eastAsia="宋体" w:cs="Times New Roman" w:hint="eastAsia"/>
                <w:color w:val="000000"/>
                <w:spacing w:val="-4"/>
                <w:sz w:val="21"/>
                <w:szCs w:val="21"/>
                <w:rPrChange w:id="4227" w:author="zhouyou" w:date="2025-04-18T16:48:00Z">
                  <w:rPr>
                    <w:rFonts w:ascii="宋体" w:eastAsia="宋体" w:hAnsi="宋体" w:cs="宋体" w:hint="eastAsia"/>
                    <w:color w:val="000000"/>
                    <w:spacing w:val="-4"/>
                    <w:sz w:val="21"/>
                    <w:szCs w:val="21"/>
                  </w:rPr>
                </w:rPrChange>
              </w:rPr>
              <w:t>具备管理</w:t>
            </w:r>
            <w:r w:rsidRPr="00193049">
              <w:rPr>
                <w:rFonts w:eastAsia="宋体" w:cs="Times New Roman"/>
                <w:color w:val="000000"/>
                <w:spacing w:val="-4"/>
                <w:sz w:val="21"/>
                <w:szCs w:val="21"/>
                <w:rPrChange w:id="4228" w:author="zhouyou" w:date="2025-04-18T16:48:00Z">
                  <w:rPr>
                    <w:rFonts w:ascii="宋体" w:eastAsia="宋体" w:hAnsi="宋体" w:cs="宋体"/>
                    <w:color w:val="000000"/>
                    <w:spacing w:val="-4"/>
                    <w:sz w:val="21"/>
                    <w:szCs w:val="21"/>
                  </w:rPr>
                </w:rPrChange>
              </w:rPr>
              <w:t>100</w:t>
            </w:r>
            <w:r w:rsidRPr="00193049">
              <w:rPr>
                <w:rFonts w:eastAsia="宋体" w:cs="Times New Roman" w:hint="eastAsia"/>
                <w:color w:val="000000"/>
                <w:spacing w:val="-4"/>
                <w:sz w:val="21"/>
                <w:szCs w:val="21"/>
                <w:rPrChange w:id="4229" w:author="zhouyou" w:date="2025-04-18T16:48:00Z">
                  <w:rPr>
                    <w:rFonts w:ascii="宋体" w:eastAsia="宋体" w:hAnsi="宋体" w:cs="宋体" w:hint="eastAsia"/>
                    <w:color w:val="000000"/>
                    <w:spacing w:val="-4"/>
                    <w:sz w:val="21"/>
                    <w:szCs w:val="21"/>
                  </w:rPr>
                </w:rPrChange>
              </w:rPr>
              <w:t>万张光盘，</w:t>
            </w:r>
            <w:r w:rsidRPr="00193049">
              <w:rPr>
                <w:rFonts w:eastAsia="宋体" w:cs="Times New Roman"/>
                <w:color w:val="000000"/>
                <w:spacing w:val="-4"/>
                <w:sz w:val="21"/>
                <w:szCs w:val="21"/>
                <w:rPrChange w:id="4230" w:author="zhouyou" w:date="2025-04-18T16:48:00Z">
                  <w:rPr>
                    <w:rFonts w:ascii="宋体" w:eastAsia="宋体" w:hAnsi="宋体" w:cs="宋体"/>
                    <w:color w:val="000000"/>
                    <w:spacing w:val="-4"/>
                    <w:sz w:val="21"/>
                    <w:szCs w:val="21"/>
                  </w:rPr>
                </w:rPrChange>
              </w:rPr>
              <w:t>50</w:t>
            </w:r>
            <w:r w:rsidRPr="00193049">
              <w:rPr>
                <w:rFonts w:eastAsia="宋体" w:cs="Times New Roman" w:hint="eastAsia"/>
                <w:color w:val="000000"/>
                <w:spacing w:val="-4"/>
                <w:sz w:val="21"/>
                <w:szCs w:val="21"/>
                <w:rPrChange w:id="4231" w:author="zhouyou" w:date="2025-04-18T16:48:00Z">
                  <w:rPr>
                    <w:rFonts w:ascii="宋体" w:eastAsia="宋体" w:hAnsi="宋体" w:cs="宋体" w:hint="eastAsia"/>
                    <w:color w:val="000000"/>
                    <w:spacing w:val="-4"/>
                    <w:sz w:val="21"/>
                    <w:szCs w:val="21"/>
                  </w:rPr>
                </w:rPrChange>
              </w:rPr>
              <w:t>亿个文件，</w:t>
            </w:r>
            <w:r w:rsidRPr="00193049">
              <w:rPr>
                <w:rFonts w:eastAsia="宋体" w:cs="Times New Roman"/>
                <w:color w:val="000000"/>
                <w:spacing w:val="-4"/>
                <w:sz w:val="21"/>
                <w:szCs w:val="21"/>
                <w:rPrChange w:id="4232" w:author="zhouyou" w:date="2025-04-18T16:48:00Z">
                  <w:rPr>
                    <w:rFonts w:ascii="宋体" w:eastAsia="宋体" w:hAnsi="宋体" w:cs="宋体"/>
                    <w:color w:val="000000"/>
                    <w:spacing w:val="-4"/>
                    <w:sz w:val="21"/>
                    <w:szCs w:val="21"/>
                  </w:rPr>
                </w:rPrChange>
              </w:rPr>
              <w:t>100 EB</w:t>
            </w:r>
            <w:r w:rsidRPr="00193049">
              <w:rPr>
                <w:rFonts w:eastAsia="宋体" w:cs="Times New Roman" w:hint="eastAsia"/>
                <w:color w:val="000000"/>
                <w:spacing w:val="-4"/>
                <w:sz w:val="21"/>
                <w:szCs w:val="21"/>
                <w:rPrChange w:id="4233" w:author="zhouyou" w:date="2025-04-18T16:48:00Z">
                  <w:rPr>
                    <w:rFonts w:ascii="宋体" w:eastAsia="宋体" w:hAnsi="宋体" w:cs="宋体" w:hint="eastAsia"/>
                    <w:color w:val="000000"/>
                    <w:spacing w:val="-4"/>
                    <w:sz w:val="21"/>
                    <w:szCs w:val="21"/>
                  </w:rPr>
                </w:rPrChange>
              </w:rPr>
              <w:t>数据能力，平均检索时间小于</w:t>
            </w:r>
            <w:r w:rsidRPr="00193049">
              <w:rPr>
                <w:rFonts w:eastAsia="宋体" w:cs="Times New Roman"/>
                <w:color w:val="000000"/>
                <w:spacing w:val="-4"/>
                <w:sz w:val="21"/>
                <w:szCs w:val="21"/>
                <w:rPrChange w:id="4234" w:author="zhouyou" w:date="2025-04-18T16:48:00Z">
                  <w:rPr>
                    <w:rFonts w:ascii="宋体" w:eastAsia="宋体" w:hAnsi="宋体" w:cs="宋体"/>
                    <w:color w:val="000000"/>
                    <w:spacing w:val="-4"/>
                    <w:sz w:val="21"/>
                    <w:szCs w:val="21"/>
                  </w:rPr>
                </w:rPrChange>
              </w:rPr>
              <w:t>1</w:t>
            </w:r>
            <w:r w:rsidRPr="00193049">
              <w:rPr>
                <w:rFonts w:eastAsia="宋体" w:cs="Times New Roman" w:hint="eastAsia"/>
                <w:color w:val="000000"/>
                <w:spacing w:val="-4"/>
                <w:sz w:val="21"/>
                <w:szCs w:val="21"/>
                <w:rPrChange w:id="4235" w:author="zhouyou" w:date="2025-04-18T16:48:00Z">
                  <w:rPr>
                    <w:rFonts w:ascii="宋体" w:eastAsia="宋体" w:hAnsi="宋体" w:cs="宋体" w:hint="eastAsia"/>
                    <w:color w:val="000000"/>
                    <w:spacing w:val="-4"/>
                    <w:sz w:val="21"/>
                    <w:szCs w:val="21"/>
                  </w:rPr>
                </w:rPrChange>
              </w:rPr>
              <w:t>秒</w:t>
            </w:r>
          </w:p>
        </w:tc>
        <w:tc>
          <w:tcPr>
            <w:tcW w:w="1559" w:type="dxa"/>
            <w:tcBorders>
              <w:top w:val="single" w:sz="4" w:space="0" w:color="auto"/>
              <w:left w:val="single" w:sz="4" w:space="0" w:color="auto"/>
              <w:bottom w:val="single" w:sz="4" w:space="0" w:color="auto"/>
              <w:right w:val="single" w:sz="4" w:space="0" w:color="auto"/>
            </w:tcBorders>
            <w:vAlign w:val="center"/>
            <w:hideMark/>
            <w:tcPrChange w:id="4236" w:author="zhouyou" w:date="2025-04-18T16:59:00Z">
              <w:tcPr>
                <w:tcW w:w="1559" w:type="dxa"/>
                <w:tcBorders>
                  <w:top w:val="single" w:sz="4" w:space="0" w:color="auto"/>
                  <w:left w:val="single" w:sz="4" w:space="0" w:color="auto"/>
                  <w:bottom w:val="single" w:sz="4" w:space="0" w:color="auto"/>
                  <w:right w:val="single" w:sz="4" w:space="0" w:color="auto"/>
                </w:tcBorders>
                <w:vAlign w:val="center"/>
                <w:hideMark/>
              </w:tcPr>
            </w:tcPrChange>
          </w:tcPr>
          <w:p w14:paraId="2A944DC7" w14:textId="7F767D3A" w:rsidR="00E17250" w:rsidRPr="00193049" w:rsidRDefault="00E17250">
            <w:pPr>
              <w:adjustRightInd w:val="0"/>
              <w:snapToGrid w:val="0"/>
              <w:ind w:firstLine="404"/>
              <w:jc w:val="both"/>
              <w:rPr>
                <w:rFonts w:cs="Times New Roman"/>
                <w:spacing w:val="-4"/>
                <w:sz w:val="21"/>
                <w:szCs w:val="21"/>
                <w:rPrChange w:id="4237" w:author="zhouyou" w:date="2025-04-18T16:48:00Z">
                  <w:rPr>
                    <w:rFonts w:ascii="仿宋" w:hAnsi="仿宋" w:cs="宋体"/>
                    <w:spacing w:val="-4"/>
                    <w:sz w:val="21"/>
                    <w:szCs w:val="21"/>
                  </w:rPr>
                </w:rPrChange>
              </w:rPr>
              <w:pPrChange w:id="4238" w:author="zhouyou" w:date="2025-04-18T16:45:00Z">
                <w:pPr>
                  <w:adjustRightInd w:val="0"/>
                  <w:snapToGrid w:val="0"/>
                  <w:ind w:firstLine="404"/>
                </w:pPr>
              </w:pPrChange>
            </w:pPr>
            <w:r w:rsidRPr="00193049">
              <w:rPr>
                <w:rFonts w:eastAsia="宋体" w:cs="Times New Roman" w:hint="eastAsia"/>
                <w:color w:val="000000"/>
                <w:spacing w:val="-4"/>
                <w:sz w:val="21"/>
                <w:szCs w:val="21"/>
                <w:rPrChange w:id="4239" w:author="zhouyou" w:date="2025-04-18T16:48:00Z">
                  <w:rPr>
                    <w:rFonts w:ascii="宋体" w:eastAsia="宋体" w:hAnsi="宋体" w:cs="宋体" w:hint="eastAsia"/>
                    <w:color w:val="000000"/>
                    <w:spacing w:val="-4"/>
                    <w:sz w:val="21"/>
                    <w:szCs w:val="21"/>
                  </w:rPr>
                </w:rPrChange>
              </w:rPr>
              <w:t>具备管理超过</w:t>
            </w:r>
            <w:r w:rsidRPr="00193049">
              <w:rPr>
                <w:rFonts w:eastAsia="宋体" w:cs="Times New Roman"/>
                <w:color w:val="000000"/>
                <w:spacing w:val="-4"/>
                <w:sz w:val="21"/>
                <w:szCs w:val="21"/>
                <w:rPrChange w:id="4240" w:author="zhouyou" w:date="2025-04-18T16:48:00Z">
                  <w:rPr>
                    <w:rFonts w:ascii="宋体" w:eastAsia="宋体" w:hAnsi="宋体" w:cs="宋体"/>
                    <w:color w:val="000000"/>
                    <w:spacing w:val="-4"/>
                    <w:sz w:val="21"/>
                    <w:szCs w:val="21"/>
                  </w:rPr>
                </w:rPrChange>
              </w:rPr>
              <w:t>1</w:t>
            </w:r>
            <w:r w:rsidRPr="00193049">
              <w:rPr>
                <w:rFonts w:eastAsia="宋体" w:cs="Times New Roman" w:hint="eastAsia"/>
                <w:color w:val="000000"/>
                <w:spacing w:val="-4"/>
                <w:sz w:val="21"/>
                <w:szCs w:val="21"/>
                <w:rPrChange w:id="4241" w:author="zhouyou" w:date="2025-04-18T16:48:00Z">
                  <w:rPr>
                    <w:rFonts w:ascii="宋体" w:eastAsia="宋体" w:hAnsi="宋体" w:cs="宋体" w:hint="eastAsia"/>
                    <w:color w:val="000000"/>
                    <w:spacing w:val="-4"/>
                    <w:sz w:val="21"/>
                    <w:szCs w:val="21"/>
                  </w:rPr>
                </w:rPrChange>
              </w:rPr>
              <w:t>亿张光盘、</w:t>
            </w:r>
            <w:r w:rsidRPr="00193049">
              <w:rPr>
                <w:rFonts w:eastAsia="宋体" w:cs="Times New Roman"/>
                <w:color w:val="000000"/>
                <w:spacing w:val="-4"/>
                <w:sz w:val="21"/>
                <w:szCs w:val="21"/>
                <w:rPrChange w:id="4242" w:author="zhouyou" w:date="2025-04-18T16:48:00Z">
                  <w:rPr>
                    <w:rFonts w:ascii="宋体" w:eastAsia="宋体" w:hAnsi="宋体" w:cs="宋体"/>
                    <w:color w:val="000000"/>
                    <w:spacing w:val="-4"/>
                    <w:sz w:val="21"/>
                    <w:szCs w:val="21"/>
                  </w:rPr>
                </w:rPrChange>
              </w:rPr>
              <w:t>100</w:t>
            </w:r>
            <w:r w:rsidRPr="00193049">
              <w:rPr>
                <w:rFonts w:eastAsia="宋体" w:cs="Times New Roman" w:hint="eastAsia"/>
                <w:color w:val="000000"/>
                <w:spacing w:val="-4"/>
                <w:sz w:val="21"/>
                <w:szCs w:val="21"/>
                <w:rPrChange w:id="4243" w:author="zhouyou" w:date="2025-04-18T16:48:00Z">
                  <w:rPr>
                    <w:rFonts w:ascii="宋体" w:eastAsia="宋体" w:hAnsi="宋体" w:cs="宋体" w:hint="eastAsia"/>
                    <w:color w:val="000000"/>
                    <w:spacing w:val="-4"/>
                    <w:sz w:val="21"/>
                    <w:szCs w:val="21"/>
                  </w:rPr>
                </w:rPrChange>
              </w:rPr>
              <w:t>亿个文件、</w:t>
            </w:r>
            <w:r w:rsidRPr="00193049">
              <w:rPr>
                <w:rFonts w:eastAsia="宋体" w:cs="Times New Roman"/>
                <w:color w:val="000000"/>
                <w:spacing w:val="-4"/>
                <w:sz w:val="21"/>
                <w:szCs w:val="21"/>
                <w:rPrChange w:id="4244" w:author="zhouyou" w:date="2025-04-18T16:48:00Z">
                  <w:rPr>
                    <w:rFonts w:ascii="宋体" w:eastAsia="宋体" w:hAnsi="宋体" w:cs="宋体"/>
                    <w:color w:val="000000"/>
                    <w:spacing w:val="-4"/>
                    <w:sz w:val="21"/>
                    <w:szCs w:val="21"/>
                  </w:rPr>
                </w:rPrChange>
              </w:rPr>
              <w:t>1 ZB</w:t>
            </w:r>
            <w:r w:rsidRPr="00193049">
              <w:rPr>
                <w:rFonts w:eastAsia="宋体" w:cs="Times New Roman" w:hint="eastAsia"/>
                <w:color w:val="000000"/>
                <w:spacing w:val="-4"/>
                <w:sz w:val="21"/>
                <w:szCs w:val="21"/>
                <w:rPrChange w:id="4245" w:author="zhouyou" w:date="2025-04-18T16:48:00Z">
                  <w:rPr>
                    <w:rFonts w:ascii="宋体" w:eastAsia="宋体" w:hAnsi="宋体" w:cs="宋体" w:hint="eastAsia"/>
                    <w:color w:val="000000"/>
                    <w:spacing w:val="-4"/>
                    <w:sz w:val="21"/>
                    <w:szCs w:val="21"/>
                  </w:rPr>
                </w:rPrChange>
              </w:rPr>
              <w:t>数据的能力，平均检索时间小于</w:t>
            </w:r>
            <w:r w:rsidRPr="00193049">
              <w:rPr>
                <w:rFonts w:eastAsia="宋体" w:cs="Times New Roman"/>
                <w:color w:val="000000"/>
                <w:spacing w:val="-4"/>
                <w:sz w:val="21"/>
                <w:szCs w:val="21"/>
                <w:rPrChange w:id="4246" w:author="zhouyou" w:date="2025-04-18T16:48:00Z">
                  <w:rPr>
                    <w:rFonts w:ascii="宋体" w:eastAsia="宋体" w:hAnsi="宋体" w:cs="宋体"/>
                    <w:color w:val="000000"/>
                    <w:spacing w:val="-4"/>
                    <w:sz w:val="21"/>
                    <w:szCs w:val="21"/>
                  </w:rPr>
                </w:rPrChange>
              </w:rPr>
              <w:t>1</w:t>
            </w:r>
            <w:r w:rsidRPr="00193049">
              <w:rPr>
                <w:rFonts w:eastAsia="宋体" w:cs="Times New Roman" w:hint="eastAsia"/>
                <w:color w:val="000000"/>
                <w:spacing w:val="-4"/>
                <w:sz w:val="21"/>
                <w:szCs w:val="21"/>
                <w:rPrChange w:id="4247" w:author="zhouyou" w:date="2025-04-18T16:48:00Z">
                  <w:rPr>
                    <w:rFonts w:ascii="宋体" w:eastAsia="宋体" w:hAnsi="宋体" w:cs="宋体" w:hint="eastAsia"/>
                    <w:color w:val="000000"/>
                    <w:spacing w:val="-4"/>
                    <w:sz w:val="21"/>
                    <w:szCs w:val="21"/>
                  </w:rPr>
                </w:rPrChange>
              </w:rPr>
              <w:t>秒，能效比提升</w:t>
            </w:r>
            <w:r w:rsidRPr="00193049">
              <w:rPr>
                <w:rFonts w:eastAsia="宋体" w:cs="Times New Roman"/>
                <w:color w:val="000000"/>
                <w:spacing w:val="-4"/>
                <w:sz w:val="21"/>
                <w:szCs w:val="21"/>
                <w:rPrChange w:id="4248" w:author="zhouyou" w:date="2025-04-18T16:48:00Z">
                  <w:rPr>
                    <w:rFonts w:ascii="宋体" w:eastAsia="宋体" w:hAnsi="宋体" w:cs="宋体"/>
                    <w:color w:val="000000"/>
                    <w:spacing w:val="-4"/>
                    <w:sz w:val="21"/>
                    <w:szCs w:val="21"/>
                  </w:rPr>
                </w:rPrChange>
              </w:rPr>
              <w:t>1</w:t>
            </w:r>
            <w:r w:rsidRPr="00193049">
              <w:rPr>
                <w:rFonts w:eastAsia="宋体" w:cs="Times New Roman" w:hint="eastAsia"/>
                <w:color w:val="000000"/>
                <w:spacing w:val="-4"/>
                <w:sz w:val="21"/>
                <w:szCs w:val="21"/>
                <w:rPrChange w:id="4249" w:author="zhouyou" w:date="2025-04-18T16:48:00Z">
                  <w:rPr>
                    <w:rFonts w:ascii="宋体" w:eastAsia="宋体" w:hAnsi="宋体" w:cs="宋体" w:hint="eastAsia"/>
                    <w:color w:val="000000"/>
                    <w:spacing w:val="-4"/>
                    <w:sz w:val="21"/>
                    <w:szCs w:val="21"/>
                  </w:rPr>
                </w:rPrChange>
              </w:rPr>
              <w:t>个数量级</w:t>
            </w:r>
          </w:p>
        </w:tc>
        <w:tc>
          <w:tcPr>
            <w:tcW w:w="3290" w:type="dxa"/>
            <w:tcBorders>
              <w:top w:val="single" w:sz="4" w:space="0" w:color="auto"/>
              <w:left w:val="single" w:sz="4" w:space="0" w:color="auto"/>
              <w:bottom w:val="single" w:sz="4" w:space="0" w:color="auto"/>
              <w:right w:val="single" w:sz="4" w:space="0" w:color="auto"/>
            </w:tcBorders>
            <w:vAlign w:val="center"/>
            <w:hideMark/>
            <w:tcPrChange w:id="4250"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1678A044" w14:textId="702A9804" w:rsidR="00E17250" w:rsidRPr="00193049" w:rsidRDefault="00E17250">
            <w:pPr>
              <w:adjustRightInd w:val="0"/>
              <w:snapToGrid w:val="0"/>
              <w:ind w:firstLine="404"/>
              <w:jc w:val="both"/>
              <w:rPr>
                <w:rFonts w:cs="Times New Roman"/>
                <w:color w:val="000000"/>
                <w:spacing w:val="-4"/>
                <w:sz w:val="21"/>
                <w:szCs w:val="21"/>
                <w:rPrChange w:id="4251" w:author="zhouyou" w:date="2025-04-18T16:48:00Z">
                  <w:rPr>
                    <w:rFonts w:ascii="仿宋" w:hAnsi="仿宋" w:cs="宋体"/>
                    <w:color w:val="000000"/>
                    <w:spacing w:val="-4"/>
                    <w:sz w:val="21"/>
                    <w:szCs w:val="21"/>
                  </w:rPr>
                </w:rPrChange>
              </w:rPr>
              <w:pPrChange w:id="4252" w:author="zhouyou" w:date="2025-04-18T16:45:00Z">
                <w:pPr>
                  <w:adjustRightInd w:val="0"/>
                  <w:snapToGrid w:val="0"/>
                  <w:ind w:firstLine="404"/>
                </w:pPr>
              </w:pPrChange>
            </w:pPr>
            <w:r w:rsidRPr="00193049">
              <w:rPr>
                <w:rFonts w:cs="Times New Roman" w:hint="eastAsia"/>
                <w:color w:val="000000"/>
                <w:spacing w:val="-4"/>
                <w:sz w:val="21"/>
                <w:szCs w:val="21"/>
                <w:rPrChange w:id="4253" w:author="zhouyou" w:date="2025-04-18T16:48:00Z">
                  <w:rPr>
                    <w:rFonts w:ascii="仿宋" w:hAnsi="仿宋" w:cs="宋体" w:hint="eastAsia"/>
                    <w:color w:val="000000"/>
                    <w:spacing w:val="-4"/>
                    <w:sz w:val="21"/>
                    <w:szCs w:val="21"/>
                  </w:rPr>
                </w:rPrChange>
              </w:rPr>
              <w:t>研制</w:t>
            </w:r>
            <w:r w:rsidRPr="00193049">
              <w:rPr>
                <w:rFonts w:cs="Times New Roman"/>
                <w:color w:val="000000"/>
                <w:spacing w:val="-4"/>
                <w:sz w:val="21"/>
                <w:szCs w:val="21"/>
                <w:rPrChange w:id="4254" w:author="zhouyou" w:date="2025-04-18T16:48:00Z">
                  <w:rPr>
                    <w:rFonts w:ascii="仿宋" w:hAnsi="仿宋" w:cs="宋体"/>
                    <w:color w:val="000000"/>
                    <w:spacing w:val="-4"/>
                    <w:sz w:val="21"/>
                    <w:szCs w:val="21"/>
                  </w:rPr>
                </w:rPrChange>
              </w:rPr>
              <w:t>ZB</w:t>
            </w:r>
            <w:r w:rsidRPr="00193049">
              <w:rPr>
                <w:rFonts w:cs="Times New Roman" w:hint="eastAsia"/>
                <w:color w:val="000000"/>
                <w:spacing w:val="-4"/>
                <w:sz w:val="21"/>
                <w:szCs w:val="21"/>
                <w:rPrChange w:id="4255" w:author="zhouyou" w:date="2025-04-18T16:48:00Z">
                  <w:rPr>
                    <w:rFonts w:ascii="仿宋" w:hAnsi="仿宋" w:cs="宋体" w:hint="eastAsia"/>
                    <w:color w:val="000000"/>
                    <w:spacing w:val="-4"/>
                    <w:sz w:val="21"/>
                    <w:szCs w:val="21"/>
                  </w:rPr>
                </w:rPrChange>
              </w:rPr>
              <w:t>级海量</w:t>
            </w:r>
            <w:proofErr w:type="gramStart"/>
            <w:r w:rsidRPr="00193049">
              <w:rPr>
                <w:rFonts w:cs="Times New Roman" w:hint="eastAsia"/>
                <w:color w:val="000000"/>
                <w:spacing w:val="-4"/>
                <w:sz w:val="21"/>
                <w:szCs w:val="21"/>
                <w:rPrChange w:id="4256" w:author="zhouyou" w:date="2025-04-18T16:48:00Z">
                  <w:rPr>
                    <w:rFonts w:ascii="仿宋" w:hAnsi="仿宋" w:cs="宋体" w:hint="eastAsia"/>
                    <w:color w:val="000000"/>
                    <w:spacing w:val="-4"/>
                    <w:sz w:val="21"/>
                    <w:szCs w:val="21"/>
                  </w:rPr>
                </w:rPrChange>
              </w:rPr>
              <w:t>冷数据</w:t>
            </w:r>
            <w:proofErr w:type="gramEnd"/>
            <w:r w:rsidRPr="00193049">
              <w:rPr>
                <w:rFonts w:cs="Times New Roman" w:hint="eastAsia"/>
                <w:color w:val="000000"/>
                <w:spacing w:val="-4"/>
                <w:sz w:val="21"/>
                <w:szCs w:val="21"/>
                <w:rPrChange w:id="4257" w:author="zhouyou" w:date="2025-04-18T16:48:00Z">
                  <w:rPr>
                    <w:rFonts w:ascii="仿宋" w:hAnsi="仿宋" w:cs="宋体" w:hint="eastAsia"/>
                    <w:color w:val="000000"/>
                    <w:spacing w:val="-4"/>
                    <w:sz w:val="21"/>
                    <w:szCs w:val="21"/>
                  </w:rPr>
                </w:rPrChange>
              </w:rPr>
              <w:t>存储管理系统原型，搭建测试平台和环境。</w:t>
            </w:r>
            <w:r w:rsidR="00CE085A" w:rsidRPr="00193049">
              <w:rPr>
                <w:rFonts w:cs="Times New Roman" w:hint="eastAsia"/>
                <w:color w:val="000000"/>
                <w:spacing w:val="-4"/>
                <w:sz w:val="21"/>
                <w:szCs w:val="21"/>
                <w:rPrChange w:id="4258" w:author="zhouyou" w:date="2025-04-18T16:48:00Z">
                  <w:rPr>
                    <w:rFonts w:ascii="仿宋" w:hAnsi="仿宋" w:cs="宋体" w:hint="eastAsia"/>
                    <w:color w:val="000000"/>
                    <w:spacing w:val="-4"/>
                    <w:sz w:val="21"/>
                    <w:szCs w:val="21"/>
                  </w:rPr>
                </w:rPrChange>
              </w:rPr>
              <w:t>首先创建</w:t>
            </w:r>
            <w:r w:rsidR="00CE085A" w:rsidRPr="00193049">
              <w:rPr>
                <w:rFonts w:cs="Times New Roman"/>
                <w:color w:val="000000"/>
                <w:spacing w:val="-4"/>
                <w:sz w:val="21"/>
                <w:szCs w:val="21"/>
                <w:rPrChange w:id="4259" w:author="zhouyou" w:date="2025-04-18T16:48:00Z">
                  <w:rPr>
                    <w:rFonts w:ascii="仿宋" w:hAnsi="仿宋" w:cs="宋体"/>
                    <w:color w:val="000000"/>
                    <w:spacing w:val="-4"/>
                    <w:sz w:val="21"/>
                    <w:szCs w:val="21"/>
                  </w:rPr>
                </w:rPrChange>
              </w:rPr>
              <w:t>ZB</w:t>
            </w:r>
            <w:proofErr w:type="gramStart"/>
            <w:r w:rsidR="00CE085A" w:rsidRPr="00193049">
              <w:rPr>
                <w:rFonts w:cs="Times New Roman" w:hint="eastAsia"/>
                <w:color w:val="000000"/>
                <w:spacing w:val="-4"/>
                <w:sz w:val="21"/>
                <w:szCs w:val="21"/>
                <w:rPrChange w:id="4260" w:author="zhouyou" w:date="2025-04-18T16:48:00Z">
                  <w:rPr>
                    <w:rFonts w:ascii="仿宋" w:hAnsi="仿宋" w:cs="宋体" w:hint="eastAsia"/>
                    <w:color w:val="000000"/>
                    <w:spacing w:val="-4"/>
                    <w:sz w:val="21"/>
                    <w:szCs w:val="21"/>
                  </w:rPr>
                </w:rPrChange>
              </w:rPr>
              <w:t>级冷数据</w:t>
            </w:r>
            <w:proofErr w:type="gramEnd"/>
            <w:r w:rsidR="00CE085A" w:rsidRPr="00193049">
              <w:rPr>
                <w:rFonts w:cs="Times New Roman" w:hint="eastAsia"/>
                <w:color w:val="000000"/>
                <w:spacing w:val="-4"/>
                <w:sz w:val="21"/>
                <w:szCs w:val="21"/>
                <w:rPrChange w:id="4261" w:author="zhouyou" w:date="2025-04-18T16:48:00Z">
                  <w:rPr>
                    <w:rFonts w:ascii="仿宋" w:hAnsi="仿宋" w:cs="宋体" w:hint="eastAsia"/>
                    <w:color w:val="000000"/>
                    <w:spacing w:val="-4"/>
                    <w:sz w:val="21"/>
                    <w:szCs w:val="21"/>
                  </w:rPr>
                </w:rPrChange>
              </w:rPr>
              <w:t>存储仿真系统，仿真</w:t>
            </w:r>
            <w:r w:rsidRPr="00193049">
              <w:rPr>
                <w:rFonts w:cs="Times New Roman" w:hint="eastAsia"/>
                <w:color w:val="000000"/>
                <w:spacing w:val="-4"/>
                <w:sz w:val="21"/>
                <w:szCs w:val="21"/>
                <w:rPrChange w:id="4262" w:author="zhouyou" w:date="2025-04-18T16:48:00Z">
                  <w:rPr>
                    <w:rFonts w:ascii="仿宋" w:hAnsi="仿宋" w:cs="宋体" w:hint="eastAsia"/>
                    <w:color w:val="000000"/>
                    <w:spacing w:val="-4"/>
                    <w:sz w:val="21"/>
                    <w:szCs w:val="21"/>
                  </w:rPr>
                </w:rPrChange>
              </w:rPr>
              <w:t>创建</w:t>
            </w:r>
            <w:r w:rsidRPr="00193049">
              <w:rPr>
                <w:rFonts w:cs="Times New Roman"/>
                <w:color w:val="000000"/>
                <w:spacing w:val="-4"/>
                <w:sz w:val="21"/>
                <w:szCs w:val="21"/>
                <w:rPrChange w:id="4263" w:author="zhouyou" w:date="2025-04-18T16:48:00Z">
                  <w:rPr>
                    <w:rFonts w:ascii="仿宋" w:hAnsi="仿宋" w:cs="宋体"/>
                    <w:color w:val="000000"/>
                    <w:spacing w:val="-4"/>
                    <w:sz w:val="21"/>
                    <w:szCs w:val="21"/>
                  </w:rPr>
                </w:rPrChange>
              </w:rPr>
              <w:t>1</w:t>
            </w:r>
            <w:r w:rsidRPr="00193049">
              <w:rPr>
                <w:rFonts w:cs="Times New Roman" w:hint="eastAsia"/>
                <w:color w:val="000000"/>
                <w:spacing w:val="-4"/>
                <w:sz w:val="21"/>
                <w:szCs w:val="21"/>
                <w:rPrChange w:id="4264" w:author="zhouyou" w:date="2025-04-18T16:48:00Z">
                  <w:rPr>
                    <w:rFonts w:ascii="仿宋" w:hAnsi="仿宋" w:cs="宋体" w:hint="eastAsia"/>
                    <w:color w:val="000000"/>
                    <w:spacing w:val="-4"/>
                    <w:sz w:val="21"/>
                    <w:szCs w:val="21"/>
                  </w:rPr>
                </w:rPrChange>
              </w:rPr>
              <w:t>亿光盘对象</w:t>
            </w:r>
            <w:r w:rsidR="00CE085A" w:rsidRPr="00193049">
              <w:rPr>
                <w:rFonts w:cs="Times New Roman" w:hint="eastAsia"/>
                <w:color w:val="000000"/>
                <w:spacing w:val="-4"/>
                <w:sz w:val="21"/>
                <w:szCs w:val="21"/>
                <w:rPrChange w:id="4265" w:author="zhouyou" w:date="2025-04-18T16:48:00Z">
                  <w:rPr>
                    <w:rFonts w:ascii="仿宋" w:hAnsi="仿宋" w:cs="宋体" w:hint="eastAsia"/>
                    <w:color w:val="000000"/>
                    <w:spacing w:val="-4"/>
                    <w:sz w:val="21"/>
                    <w:szCs w:val="21"/>
                  </w:rPr>
                </w:rPrChange>
              </w:rPr>
              <w:t>、</w:t>
            </w:r>
            <w:r w:rsidR="00CE085A" w:rsidRPr="00193049">
              <w:rPr>
                <w:rFonts w:cs="Times New Roman"/>
                <w:color w:val="000000"/>
                <w:spacing w:val="-4"/>
                <w:sz w:val="21"/>
                <w:szCs w:val="21"/>
                <w:rPrChange w:id="4266" w:author="zhouyou" w:date="2025-04-18T16:48:00Z">
                  <w:rPr>
                    <w:rFonts w:ascii="仿宋" w:hAnsi="仿宋" w:cs="宋体"/>
                    <w:color w:val="000000"/>
                    <w:spacing w:val="-4"/>
                    <w:sz w:val="21"/>
                    <w:szCs w:val="21"/>
                  </w:rPr>
                </w:rPrChange>
              </w:rPr>
              <w:t>100</w:t>
            </w:r>
            <w:r w:rsidR="00CE085A" w:rsidRPr="00193049">
              <w:rPr>
                <w:rFonts w:cs="Times New Roman" w:hint="eastAsia"/>
                <w:color w:val="000000"/>
                <w:spacing w:val="-4"/>
                <w:sz w:val="21"/>
                <w:szCs w:val="21"/>
                <w:rPrChange w:id="4267" w:author="zhouyou" w:date="2025-04-18T16:48:00Z">
                  <w:rPr>
                    <w:rFonts w:ascii="仿宋" w:hAnsi="仿宋" w:cs="宋体" w:hint="eastAsia"/>
                    <w:color w:val="000000"/>
                    <w:spacing w:val="-4"/>
                    <w:sz w:val="21"/>
                    <w:szCs w:val="21"/>
                  </w:rPr>
                </w:rPrChange>
              </w:rPr>
              <w:t>亿文件和</w:t>
            </w:r>
            <w:r w:rsidRPr="00193049">
              <w:rPr>
                <w:rFonts w:cs="Times New Roman"/>
                <w:color w:val="000000"/>
                <w:spacing w:val="-4"/>
                <w:sz w:val="21"/>
                <w:szCs w:val="21"/>
                <w:rPrChange w:id="4268" w:author="zhouyou" w:date="2025-04-18T16:48:00Z">
                  <w:rPr>
                    <w:rFonts w:ascii="仿宋" w:hAnsi="仿宋" w:cs="宋体"/>
                    <w:color w:val="000000"/>
                    <w:spacing w:val="-4"/>
                    <w:sz w:val="21"/>
                    <w:szCs w:val="21"/>
                  </w:rPr>
                </w:rPrChange>
              </w:rPr>
              <w:t>ZB</w:t>
            </w:r>
            <w:r w:rsidRPr="00193049">
              <w:rPr>
                <w:rFonts w:cs="Times New Roman" w:hint="eastAsia"/>
                <w:color w:val="000000"/>
                <w:spacing w:val="-4"/>
                <w:sz w:val="21"/>
                <w:szCs w:val="21"/>
                <w:rPrChange w:id="4269" w:author="zhouyou" w:date="2025-04-18T16:48:00Z">
                  <w:rPr>
                    <w:rFonts w:ascii="仿宋" w:hAnsi="仿宋" w:cs="宋体" w:hint="eastAsia"/>
                    <w:color w:val="000000"/>
                    <w:spacing w:val="-4"/>
                    <w:sz w:val="21"/>
                    <w:szCs w:val="21"/>
                  </w:rPr>
                </w:rPrChange>
              </w:rPr>
              <w:t>级数据</w:t>
            </w:r>
            <w:r w:rsidR="00CE085A" w:rsidRPr="00193049">
              <w:rPr>
                <w:rFonts w:cs="Times New Roman" w:hint="eastAsia"/>
                <w:color w:val="000000"/>
                <w:spacing w:val="-4"/>
                <w:sz w:val="21"/>
                <w:szCs w:val="21"/>
                <w:rPrChange w:id="4270" w:author="zhouyou" w:date="2025-04-18T16:48:00Z">
                  <w:rPr>
                    <w:rFonts w:ascii="仿宋" w:hAnsi="仿宋" w:cs="宋体" w:hint="eastAsia"/>
                    <w:color w:val="000000"/>
                    <w:spacing w:val="-4"/>
                    <w:sz w:val="21"/>
                    <w:szCs w:val="21"/>
                  </w:rPr>
                </w:rPrChange>
              </w:rPr>
              <w:t>。实现</w:t>
            </w:r>
            <w:r w:rsidR="00CE085A" w:rsidRPr="00193049">
              <w:rPr>
                <w:rFonts w:cs="Times New Roman"/>
                <w:color w:val="000000"/>
                <w:spacing w:val="-4"/>
                <w:sz w:val="21"/>
                <w:szCs w:val="21"/>
                <w:rPrChange w:id="4271" w:author="zhouyou" w:date="2025-04-18T16:48:00Z">
                  <w:rPr>
                    <w:rFonts w:ascii="仿宋" w:hAnsi="仿宋" w:cs="宋体"/>
                    <w:color w:val="000000"/>
                    <w:spacing w:val="-4"/>
                    <w:sz w:val="21"/>
                    <w:szCs w:val="21"/>
                  </w:rPr>
                </w:rPrChange>
              </w:rPr>
              <w:t>ZB</w:t>
            </w:r>
            <w:proofErr w:type="gramStart"/>
            <w:r w:rsidR="00CE085A" w:rsidRPr="00193049">
              <w:rPr>
                <w:rFonts w:cs="Times New Roman" w:hint="eastAsia"/>
                <w:color w:val="000000"/>
                <w:spacing w:val="-4"/>
                <w:sz w:val="21"/>
                <w:szCs w:val="21"/>
                <w:rPrChange w:id="4272" w:author="zhouyou" w:date="2025-04-18T16:48:00Z">
                  <w:rPr>
                    <w:rFonts w:ascii="仿宋" w:hAnsi="仿宋" w:cs="宋体" w:hint="eastAsia"/>
                    <w:color w:val="000000"/>
                    <w:spacing w:val="-4"/>
                    <w:sz w:val="21"/>
                    <w:szCs w:val="21"/>
                  </w:rPr>
                </w:rPrChange>
              </w:rPr>
              <w:t>级冷数据管理</w:t>
            </w:r>
            <w:proofErr w:type="gramEnd"/>
            <w:r w:rsidR="00CE085A" w:rsidRPr="00193049">
              <w:rPr>
                <w:rFonts w:cs="Times New Roman" w:hint="eastAsia"/>
                <w:color w:val="000000"/>
                <w:spacing w:val="-4"/>
                <w:sz w:val="21"/>
                <w:szCs w:val="21"/>
                <w:rPrChange w:id="4273" w:author="zhouyou" w:date="2025-04-18T16:48:00Z">
                  <w:rPr>
                    <w:rFonts w:ascii="仿宋" w:hAnsi="仿宋" w:cs="宋体" w:hint="eastAsia"/>
                    <w:color w:val="000000"/>
                    <w:spacing w:val="-4"/>
                    <w:sz w:val="21"/>
                    <w:szCs w:val="21"/>
                  </w:rPr>
                </w:rPrChange>
              </w:rPr>
              <w:t>系统，能够管理</w:t>
            </w:r>
            <w:r w:rsidR="00CE085A" w:rsidRPr="00193049">
              <w:rPr>
                <w:rFonts w:cs="Times New Roman"/>
                <w:color w:val="000000"/>
                <w:spacing w:val="-4"/>
                <w:sz w:val="21"/>
                <w:szCs w:val="21"/>
                <w:rPrChange w:id="4274" w:author="zhouyou" w:date="2025-04-18T16:48:00Z">
                  <w:rPr>
                    <w:rFonts w:ascii="仿宋" w:hAnsi="仿宋" w:cs="宋体"/>
                    <w:color w:val="000000"/>
                    <w:spacing w:val="-4"/>
                    <w:sz w:val="21"/>
                    <w:szCs w:val="21"/>
                  </w:rPr>
                </w:rPrChange>
              </w:rPr>
              <w:t>ZB</w:t>
            </w:r>
            <w:proofErr w:type="gramStart"/>
            <w:r w:rsidR="00CE085A" w:rsidRPr="00193049">
              <w:rPr>
                <w:rFonts w:cs="Times New Roman" w:hint="eastAsia"/>
                <w:color w:val="000000"/>
                <w:spacing w:val="-4"/>
                <w:sz w:val="21"/>
                <w:szCs w:val="21"/>
                <w:rPrChange w:id="4275" w:author="zhouyou" w:date="2025-04-18T16:48:00Z">
                  <w:rPr>
                    <w:rFonts w:ascii="仿宋" w:hAnsi="仿宋" w:cs="宋体" w:hint="eastAsia"/>
                    <w:color w:val="000000"/>
                    <w:spacing w:val="-4"/>
                    <w:sz w:val="21"/>
                    <w:szCs w:val="21"/>
                  </w:rPr>
                </w:rPrChange>
              </w:rPr>
              <w:t>级冷数据</w:t>
            </w:r>
            <w:proofErr w:type="gramEnd"/>
            <w:r w:rsidR="00CE085A" w:rsidRPr="00193049">
              <w:rPr>
                <w:rFonts w:cs="Times New Roman" w:hint="eastAsia"/>
                <w:color w:val="000000"/>
                <w:spacing w:val="-4"/>
                <w:sz w:val="21"/>
                <w:szCs w:val="21"/>
                <w:rPrChange w:id="4276" w:author="zhouyou" w:date="2025-04-18T16:48:00Z">
                  <w:rPr>
                    <w:rFonts w:ascii="仿宋" w:hAnsi="仿宋" w:cs="宋体" w:hint="eastAsia"/>
                    <w:color w:val="000000"/>
                    <w:spacing w:val="-4"/>
                    <w:sz w:val="21"/>
                    <w:szCs w:val="21"/>
                  </w:rPr>
                </w:rPrChange>
              </w:rPr>
              <w:t>存储仿真系统中的数据对象和存储对象；也能够管理实际存储节点中的数据对象和存储对象。在元数据服务集群中</w:t>
            </w:r>
            <w:r w:rsidRPr="00193049">
              <w:rPr>
                <w:rFonts w:cs="Times New Roman" w:hint="eastAsia"/>
                <w:color w:val="000000"/>
                <w:spacing w:val="-4"/>
                <w:sz w:val="21"/>
                <w:szCs w:val="21"/>
                <w:rPrChange w:id="4277" w:author="zhouyou" w:date="2025-04-18T16:48:00Z">
                  <w:rPr>
                    <w:rFonts w:ascii="仿宋" w:hAnsi="仿宋" w:cs="宋体" w:hint="eastAsia"/>
                    <w:color w:val="000000"/>
                    <w:spacing w:val="-4"/>
                    <w:sz w:val="21"/>
                    <w:szCs w:val="21"/>
                  </w:rPr>
                </w:rPrChange>
              </w:rPr>
              <w:t>实际创建</w:t>
            </w:r>
            <w:r w:rsidRPr="00193049">
              <w:rPr>
                <w:rFonts w:cs="Times New Roman"/>
                <w:color w:val="000000"/>
                <w:spacing w:val="-4"/>
                <w:sz w:val="21"/>
                <w:szCs w:val="21"/>
                <w:rPrChange w:id="4278" w:author="zhouyou" w:date="2025-04-18T16:48:00Z">
                  <w:rPr>
                    <w:rFonts w:ascii="仿宋" w:hAnsi="仿宋" w:cs="宋体"/>
                    <w:color w:val="000000"/>
                    <w:spacing w:val="-4"/>
                    <w:sz w:val="21"/>
                    <w:szCs w:val="21"/>
                  </w:rPr>
                </w:rPrChange>
              </w:rPr>
              <w:t>100</w:t>
            </w:r>
            <w:r w:rsidRPr="00193049">
              <w:rPr>
                <w:rFonts w:cs="Times New Roman" w:hint="eastAsia"/>
                <w:color w:val="000000"/>
                <w:spacing w:val="-4"/>
                <w:sz w:val="21"/>
                <w:szCs w:val="21"/>
                <w:rPrChange w:id="4279" w:author="zhouyou" w:date="2025-04-18T16:48:00Z">
                  <w:rPr>
                    <w:rFonts w:ascii="仿宋" w:hAnsi="仿宋" w:cs="宋体" w:hint="eastAsia"/>
                    <w:color w:val="000000"/>
                    <w:spacing w:val="-4"/>
                    <w:sz w:val="21"/>
                    <w:szCs w:val="21"/>
                  </w:rPr>
                </w:rPrChange>
              </w:rPr>
              <w:t>亿</w:t>
            </w:r>
            <w:r w:rsidR="00CE085A" w:rsidRPr="00193049">
              <w:rPr>
                <w:rFonts w:cs="Times New Roman" w:hint="eastAsia"/>
                <w:color w:val="000000"/>
                <w:spacing w:val="-4"/>
                <w:sz w:val="21"/>
                <w:szCs w:val="21"/>
                <w:rPrChange w:id="4280" w:author="zhouyou" w:date="2025-04-18T16:48:00Z">
                  <w:rPr>
                    <w:rFonts w:ascii="仿宋" w:hAnsi="仿宋" w:cs="宋体" w:hint="eastAsia"/>
                    <w:color w:val="000000"/>
                    <w:spacing w:val="-4"/>
                    <w:sz w:val="21"/>
                    <w:szCs w:val="21"/>
                  </w:rPr>
                </w:rPrChange>
              </w:rPr>
              <w:t>个</w:t>
            </w:r>
            <w:r w:rsidRPr="00193049">
              <w:rPr>
                <w:rFonts w:cs="Times New Roman" w:hint="eastAsia"/>
                <w:color w:val="000000"/>
                <w:spacing w:val="-4"/>
                <w:sz w:val="21"/>
                <w:szCs w:val="21"/>
                <w:rPrChange w:id="4281" w:author="zhouyou" w:date="2025-04-18T16:48:00Z">
                  <w:rPr>
                    <w:rFonts w:ascii="仿宋" w:hAnsi="仿宋" w:cs="宋体" w:hint="eastAsia"/>
                    <w:color w:val="000000"/>
                    <w:spacing w:val="-4"/>
                    <w:sz w:val="21"/>
                    <w:szCs w:val="21"/>
                  </w:rPr>
                </w:rPrChange>
              </w:rPr>
              <w:t>文件元数据，执行文件元数据</w:t>
            </w:r>
            <w:r w:rsidR="00CE085A" w:rsidRPr="00193049">
              <w:rPr>
                <w:rFonts w:cs="Times New Roman" w:hint="eastAsia"/>
                <w:color w:val="000000"/>
                <w:spacing w:val="-4"/>
                <w:sz w:val="21"/>
                <w:szCs w:val="21"/>
                <w:rPrChange w:id="4282" w:author="zhouyou" w:date="2025-04-18T16:48:00Z">
                  <w:rPr>
                    <w:rFonts w:ascii="仿宋" w:hAnsi="仿宋" w:cs="宋体" w:hint="eastAsia"/>
                    <w:color w:val="000000"/>
                    <w:spacing w:val="-4"/>
                    <w:sz w:val="21"/>
                    <w:szCs w:val="21"/>
                  </w:rPr>
                </w:rPrChange>
              </w:rPr>
              <w:t>检索和</w:t>
            </w:r>
            <w:r w:rsidRPr="00193049">
              <w:rPr>
                <w:rFonts w:cs="Times New Roman" w:hint="eastAsia"/>
                <w:color w:val="000000"/>
                <w:spacing w:val="-4"/>
                <w:sz w:val="21"/>
                <w:szCs w:val="21"/>
                <w:rPrChange w:id="4283" w:author="zhouyou" w:date="2025-04-18T16:48:00Z">
                  <w:rPr>
                    <w:rFonts w:ascii="仿宋" w:hAnsi="仿宋" w:cs="宋体" w:hint="eastAsia"/>
                    <w:color w:val="000000"/>
                    <w:spacing w:val="-4"/>
                    <w:sz w:val="21"/>
                    <w:szCs w:val="21"/>
                  </w:rPr>
                </w:rPrChange>
              </w:rPr>
              <w:lastRenderedPageBreak/>
              <w:t>查询</w:t>
            </w:r>
            <w:r w:rsidR="00CE085A" w:rsidRPr="00193049">
              <w:rPr>
                <w:rFonts w:cs="Times New Roman" w:hint="eastAsia"/>
                <w:color w:val="000000"/>
                <w:spacing w:val="-4"/>
                <w:sz w:val="21"/>
                <w:szCs w:val="21"/>
                <w:rPrChange w:id="4284" w:author="zhouyou" w:date="2025-04-18T16:48:00Z">
                  <w:rPr>
                    <w:rFonts w:ascii="仿宋" w:hAnsi="仿宋" w:cs="宋体" w:hint="eastAsia"/>
                    <w:color w:val="000000"/>
                    <w:spacing w:val="-4"/>
                    <w:sz w:val="21"/>
                    <w:szCs w:val="21"/>
                  </w:rPr>
                </w:rPrChange>
              </w:rPr>
              <w:t>操作</w:t>
            </w:r>
            <w:r w:rsidRPr="00193049">
              <w:rPr>
                <w:rFonts w:cs="Times New Roman" w:hint="eastAsia"/>
                <w:color w:val="000000"/>
                <w:spacing w:val="-4"/>
                <w:sz w:val="21"/>
                <w:szCs w:val="21"/>
                <w:rPrChange w:id="4285" w:author="zhouyou" w:date="2025-04-18T16:48:00Z">
                  <w:rPr>
                    <w:rFonts w:ascii="仿宋" w:hAnsi="仿宋" w:cs="宋体" w:hint="eastAsia"/>
                    <w:color w:val="000000"/>
                    <w:spacing w:val="-4"/>
                    <w:sz w:val="21"/>
                    <w:szCs w:val="21"/>
                  </w:rPr>
                </w:rPrChange>
              </w:rPr>
              <w:t>，</w:t>
            </w:r>
            <w:r w:rsidR="00CE085A" w:rsidRPr="00193049">
              <w:rPr>
                <w:rFonts w:cs="Times New Roman" w:hint="eastAsia"/>
                <w:color w:val="000000"/>
                <w:spacing w:val="-4"/>
                <w:sz w:val="21"/>
                <w:szCs w:val="21"/>
                <w:rPrChange w:id="4286" w:author="zhouyou" w:date="2025-04-18T16:48:00Z">
                  <w:rPr>
                    <w:rFonts w:ascii="仿宋" w:hAnsi="仿宋" w:cs="宋体" w:hint="eastAsia"/>
                    <w:color w:val="000000"/>
                    <w:spacing w:val="-4"/>
                    <w:sz w:val="21"/>
                    <w:szCs w:val="21"/>
                  </w:rPr>
                </w:rPrChange>
              </w:rPr>
              <w:t>测量</w:t>
            </w:r>
            <w:r w:rsidRPr="00193049">
              <w:rPr>
                <w:rFonts w:cs="Times New Roman" w:hint="eastAsia"/>
                <w:color w:val="000000"/>
                <w:spacing w:val="-4"/>
                <w:sz w:val="21"/>
                <w:szCs w:val="21"/>
                <w:rPrChange w:id="4287" w:author="zhouyou" w:date="2025-04-18T16:48:00Z">
                  <w:rPr>
                    <w:rFonts w:ascii="仿宋" w:hAnsi="仿宋" w:cs="宋体" w:hint="eastAsia"/>
                    <w:color w:val="000000"/>
                    <w:spacing w:val="-4"/>
                    <w:sz w:val="21"/>
                    <w:szCs w:val="21"/>
                  </w:rPr>
                </w:rPrChange>
              </w:rPr>
              <w:t>平均检索时间。构建</w:t>
            </w:r>
            <w:proofErr w:type="gramStart"/>
            <w:r w:rsidRPr="00193049">
              <w:rPr>
                <w:rFonts w:cs="Times New Roman" w:hint="eastAsia"/>
                <w:color w:val="000000"/>
                <w:spacing w:val="-4"/>
                <w:sz w:val="21"/>
                <w:szCs w:val="21"/>
                <w:rPrChange w:id="4288" w:author="zhouyou" w:date="2025-04-18T16:48:00Z">
                  <w:rPr>
                    <w:rFonts w:ascii="仿宋" w:hAnsi="仿宋" w:cs="宋体" w:hint="eastAsia"/>
                    <w:color w:val="000000"/>
                    <w:spacing w:val="-4"/>
                    <w:sz w:val="21"/>
                    <w:szCs w:val="21"/>
                  </w:rPr>
                </w:rPrChange>
              </w:rPr>
              <w:t>冷数据</w:t>
            </w:r>
            <w:proofErr w:type="gramEnd"/>
            <w:r w:rsidRPr="00193049">
              <w:rPr>
                <w:rFonts w:cs="Times New Roman" w:hint="eastAsia"/>
                <w:color w:val="000000"/>
                <w:spacing w:val="-4"/>
                <w:sz w:val="21"/>
                <w:szCs w:val="21"/>
                <w:rPrChange w:id="4289" w:author="zhouyou" w:date="2025-04-18T16:48:00Z">
                  <w:rPr>
                    <w:rFonts w:ascii="仿宋" w:hAnsi="仿宋" w:cs="宋体" w:hint="eastAsia"/>
                    <w:color w:val="000000"/>
                    <w:spacing w:val="-4"/>
                    <w:sz w:val="21"/>
                    <w:szCs w:val="21"/>
                  </w:rPr>
                </w:rPrChange>
              </w:rPr>
              <w:t>存储系统基本单元</w:t>
            </w:r>
            <w:r w:rsidR="00CE085A" w:rsidRPr="00193049">
              <w:rPr>
                <w:rFonts w:cs="Times New Roman" w:hint="eastAsia"/>
                <w:color w:val="000000"/>
                <w:spacing w:val="-4"/>
                <w:sz w:val="21"/>
                <w:szCs w:val="21"/>
                <w:rPrChange w:id="4290" w:author="zhouyou" w:date="2025-04-18T16:48:00Z">
                  <w:rPr>
                    <w:rFonts w:ascii="仿宋" w:hAnsi="仿宋" w:cs="宋体" w:hint="eastAsia"/>
                    <w:color w:val="000000"/>
                    <w:spacing w:val="-4"/>
                    <w:sz w:val="21"/>
                    <w:szCs w:val="21"/>
                  </w:rPr>
                </w:rPrChange>
              </w:rPr>
              <w:t>（</w:t>
            </w:r>
            <w:r w:rsidR="00D20874" w:rsidRPr="00193049">
              <w:rPr>
                <w:rFonts w:cs="Times New Roman" w:hint="eastAsia"/>
                <w:color w:val="000000"/>
                <w:spacing w:val="-4"/>
                <w:sz w:val="21"/>
                <w:szCs w:val="21"/>
                <w:rPrChange w:id="4291" w:author="zhouyou" w:date="2025-04-18T16:48:00Z">
                  <w:rPr>
                    <w:rFonts w:ascii="仿宋" w:hAnsi="仿宋" w:cs="宋体" w:hint="eastAsia"/>
                    <w:color w:val="000000"/>
                    <w:spacing w:val="-4"/>
                    <w:sz w:val="21"/>
                    <w:szCs w:val="21"/>
                  </w:rPr>
                </w:rPrChange>
              </w:rPr>
              <w:t>包括课题四</w:t>
            </w:r>
            <w:r w:rsidR="00CE085A" w:rsidRPr="00193049">
              <w:rPr>
                <w:rFonts w:cs="Times New Roman" w:hint="eastAsia"/>
                <w:color w:val="000000"/>
                <w:spacing w:val="-4"/>
                <w:sz w:val="21"/>
                <w:szCs w:val="21"/>
                <w:rPrChange w:id="4292" w:author="zhouyou" w:date="2025-04-18T16:48:00Z">
                  <w:rPr>
                    <w:rFonts w:ascii="仿宋" w:hAnsi="仿宋" w:cs="宋体" w:hint="eastAsia"/>
                    <w:color w:val="000000"/>
                    <w:spacing w:val="-4"/>
                    <w:sz w:val="21"/>
                    <w:szCs w:val="21"/>
                  </w:rPr>
                </w:rPrChange>
              </w:rPr>
              <w:t>光盘库），</w:t>
            </w:r>
            <w:r w:rsidRPr="00193049">
              <w:rPr>
                <w:rFonts w:cs="Times New Roman" w:hint="eastAsia"/>
                <w:color w:val="000000"/>
                <w:spacing w:val="-4"/>
                <w:sz w:val="21"/>
                <w:szCs w:val="21"/>
                <w:rPrChange w:id="4293" w:author="zhouyou" w:date="2025-04-18T16:48:00Z">
                  <w:rPr>
                    <w:rFonts w:ascii="仿宋" w:hAnsi="仿宋" w:cs="宋体" w:hint="eastAsia"/>
                    <w:color w:val="000000"/>
                    <w:spacing w:val="-4"/>
                    <w:sz w:val="21"/>
                    <w:szCs w:val="21"/>
                  </w:rPr>
                </w:rPrChange>
              </w:rPr>
              <w:t>计算其总存储容量，使用功率仪测量其</w:t>
            </w:r>
            <w:r w:rsidR="00D20874" w:rsidRPr="00193049">
              <w:rPr>
                <w:rFonts w:cs="Times New Roman" w:hint="eastAsia"/>
                <w:color w:val="000000"/>
                <w:spacing w:val="-4"/>
                <w:sz w:val="21"/>
                <w:szCs w:val="21"/>
                <w:rPrChange w:id="4294" w:author="zhouyou" w:date="2025-04-18T16:48:00Z">
                  <w:rPr>
                    <w:rFonts w:ascii="仿宋" w:hAnsi="仿宋" w:cs="宋体" w:hint="eastAsia"/>
                    <w:color w:val="000000"/>
                    <w:spacing w:val="-4"/>
                    <w:sz w:val="21"/>
                    <w:szCs w:val="21"/>
                  </w:rPr>
                </w:rPrChange>
              </w:rPr>
              <w:t>运行</w:t>
            </w:r>
            <w:r w:rsidRPr="00193049">
              <w:rPr>
                <w:rFonts w:cs="Times New Roman" w:hint="eastAsia"/>
                <w:color w:val="000000"/>
                <w:spacing w:val="-4"/>
                <w:sz w:val="21"/>
                <w:szCs w:val="21"/>
                <w:rPrChange w:id="4295" w:author="zhouyou" w:date="2025-04-18T16:48:00Z">
                  <w:rPr>
                    <w:rFonts w:ascii="仿宋" w:hAnsi="仿宋" w:cs="宋体" w:hint="eastAsia"/>
                    <w:color w:val="000000"/>
                    <w:spacing w:val="-4"/>
                    <w:sz w:val="21"/>
                    <w:szCs w:val="21"/>
                  </w:rPr>
                </w:rPrChange>
              </w:rPr>
              <w:t>功耗，</w:t>
            </w:r>
            <w:r w:rsidR="00D20874" w:rsidRPr="00193049">
              <w:rPr>
                <w:rFonts w:cs="Times New Roman" w:hint="eastAsia"/>
                <w:color w:val="000000"/>
                <w:spacing w:val="-4"/>
                <w:sz w:val="21"/>
                <w:szCs w:val="21"/>
                <w:rPrChange w:id="4296" w:author="zhouyou" w:date="2025-04-18T16:48:00Z">
                  <w:rPr>
                    <w:rFonts w:ascii="仿宋" w:hAnsi="仿宋" w:cs="宋体" w:hint="eastAsia"/>
                    <w:color w:val="000000"/>
                    <w:spacing w:val="-4"/>
                    <w:sz w:val="21"/>
                    <w:szCs w:val="21"/>
                  </w:rPr>
                </w:rPrChange>
              </w:rPr>
              <w:t>从而得到实际</w:t>
            </w:r>
            <w:r w:rsidRPr="00193049">
              <w:rPr>
                <w:rFonts w:cs="Times New Roman" w:hint="eastAsia"/>
                <w:color w:val="000000"/>
                <w:spacing w:val="-4"/>
                <w:sz w:val="21"/>
                <w:szCs w:val="21"/>
                <w:rPrChange w:id="4297" w:author="zhouyou" w:date="2025-04-18T16:48:00Z">
                  <w:rPr>
                    <w:rFonts w:ascii="仿宋" w:hAnsi="仿宋" w:cs="宋体" w:hint="eastAsia"/>
                    <w:color w:val="000000"/>
                    <w:spacing w:val="-4"/>
                    <w:sz w:val="21"/>
                    <w:szCs w:val="21"/>
                  </w:rPr>
                </w:rPrChange>
              </w:rPr>
              <w:t>存储能效比。</w:t>
            </w:r>
            <w:r w:rsidR="00D20874" w:rsidRPr="00193049">
              <w:rPr>
                <w:rFonts w:cs="Times New Roman" w:hint="eastAsia"/>
                <w:color w:val="000000"/>
                <w:spacing w:val="-4"/>
                <w:sz w:val="21"/>
                <w:szCs w:val="21"/>
                <w:rPrChange w:id="4298" w:author="zhouyou" w:date="2025-04-18T16:48:00Z">
                  <w:rPr>
                    <w:rFonts w:ascii="仿宋" w:hAnsi="仿宋" w:cs="宋体" w:hint="eastAsia"/>
                    <w:color w:val="000000"/>
                    <w:spacing w:val="-4"/>
                    <w:sz w:val="21"/>
                    <w:szCs w:val="21"/>
                  </w:rPr>
                </w:rPrChange>
              </w:rPr>
              <w:t>按照经专家组认可的测试大纲进行第三方测试并出具报告。</w:t>
            </w:r>
          </w:p>
        </w:tc>
      </w:tr>
      <w:tr w:rsidR="00E17250" w:rsidRPr="00193049" w14:paraId="22A91092"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299"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10"/>
          <w:jc w:val="center"/>
          <w:trPrChange w:id="4300" w:author="zhouyou" w:date="2025-04-18T16:59:00Z">
            <w:trPr>
              <w:trHeight w:val="310"/>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301"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6AF56BAC" w14:textId="77777777" w:rsidR="00E17250" w:rsidRPr="00193049" w:rsidRDefault="00E17250">
            <w:pPr>
              <w:ind w:firstLine="404"/>
              <w:jc w:val="both"/>
              <w:rPr>
                <w:rFonts w:cs="Times New Roman"/>
                <w:spacing w:val="-4"/>
                <w:sz w:val="21"/>
                <w:szCs w:val="21"/>
                <w:rPrChange w:id="4302" w:author="zhouyou" w:date="2025-04-18T16:48:00Z">
                  <w:rPr>
                    <w:rFonts w:ascii="仿宋" w:hAnsi="仿宋" w:cs="Times New Roman"/>
                    <w:spacing w:val="-4"/>
                    <w:sz w:val="21"/>
                    <w:szCs w:val="21"/>
                  </w:rPr>
                </w:rPrChange>
              </w:rPr>
              <w:pPrChange w:id="4303" w:author="zhouyou" w:date="2025-04-18T16:45:00Z">
                <w:pPr>
                  <w:ind w:firstLine="404"/>
                </w:pPr>
              </w:pPrChange>
            </w:pPr>
            <w:bookmarkStart w:id="4304" w:name="_Hlk194500830"/>
          </w:p>
        </w:tc>
        <w:tc>
          <w:tcPr>
            <w:tcW w:w="383" w:type="dxa"/>
            <w:vMerge/>
            <w:tcBorders>
              <w:top w:val="single" w:sz="4" w:space="0" w:color="auto"/>
              <w:left w:val="single" w:sz="4" w:space="0" w:color="auto"/>
              <w:bottom w:val="single" w:sz="4" w:space="0" w:color="auto"/>
              <w:right w:val="single" w:sz="4" w:space="0" w:color="auto"/>
            </w:tcBorders>
            <w:vAlign w:val="center"/>
            <w:hideMark/>
            <w:tcPrChange w:id="4305" w:author="zhouyou" w:date="2025-04-18T16:59:00Z">
              <w:tcPr>
                <w:tcW w:w="383" w:type="dxa"/>
                <w:vMerge/>
                <w:tcBorders>
                  <w:top w:val="single" w:sz="4" w:space="0" w:color="auto"/>
                  <w:left w:val="single" w:sz="4" w:space="0" w:color="auto"/>
                  <w:bottom w:val="single" w:sz="4" w:space="0" w:color="auto"/>
                  <w:right w:val="single" w:sz="4" w:space="0" w:color="auto"/>
                </w:tcBorders>
                <w:vAlign w:val="center"/>
                <w:hideMark/>
              </w:tcPr>
            </w:tcPrChange>
          </w:tcPr>
          <w:p w14:paraId="6430A815" w14:textId="77777777" w:rsidR="00E17250" w:rsidRPr="00193049" w:rsidRDefault="00E17250">
            <w:pPr>
              <w:ind w:firstLine="406"/>
              <w:jc w:val="both"/>
              <w:rPr>
                <w:rFonts w:cs="Times New Roman"/>
                <w:b/>
                <w:bCs/>
                <w:spacing w:val="-4"/>
                <w:sz w:val="21"/>
                <w:szCs w:val="21"/>
                <w:rPrChange w:id="4306" w:author="zhouyou" w:date="2025-04-18T16:48:00Z">
                  <w:rPr>
                    <w:rFonts w:ascii="仿宋" w:hAnsi="仿宋" w:cs="Times New Roman"/>
                    <w:b/>
                    <w:bCs/>
                    <w:spacing w:val="-4"/>
                    <w:sz w:val="21"/>
                    <w:szCs w:val="21"/>
                  </w:rPr>
                </w:rPrChange>
              </w:rPr>
              <w:pPrChange w:id="4307" w:author="zhouyou" w:date="2025-04-18T16:45:00Z">
                <w:pPr>
                  <w:ind w:firstLine="406"/>
                  <w:jc w:val="center"/>
                </w:pPr>
              </w:pPrChange>
            </w:pPr>
          </w:p>
        </w:tc>
        <w:tc>
          <w:tcPr>
            <w:tcW w:w="567" w:type="dxa"/>
            <w:vMerge/>
            <w:tcBorders>
              <w:top w:val="single" w:sz="4" w:space="0" w:color="auto"/>
              <w:left w:val="single" w:sz="4" w:space="0" w:color="auto"/>
              <w:bottom w:val="single" w:sz="4" w:space="0" w:color="auto"/>
              <w:right w:val="single" w:sz="4" w:space="0" w:color="auto"/>
            </w:tcBorders>
            <w:vAlign w:val="center"/>
            <w:hideMark/>
            <w:tcPrChange w:id="4308" w:author="zhouyou" w:date="2025-04-18T16:59:00Z">
              <w:tcPr>
                <w:tcW w:w="567" w:type="dxa"/>
                <w:vMerge/>
                <w:tcBorders>
                  <w:top w:val="single" w:sz="4" w:space="0" w:color="auto"/>
                  <w:left w:val="single" w:sz="4" w:space="0" w:color="auto"/>
                  <w:bottom w:val="single" w:sz="4" w:space="0" w:color="auto"/>
                  <w:right w:val="single" w:sz="4" w:space="0" w:color="auto"/>
                </w:tcBorders>
                <w:vAlign w:val="center"/>
                <w:hideMark/>
              </w:tcPr>
            </w:tcPrChange>
          </w:tcPr>
          <w:p w14:paraId="39AD1E8C" w14:textId="77777777" w:rsidR="00E17250" w:rsidRPr="00193049" w:rsidRDefault="00E17250">
            <w:pPr>
              <w:ind w:firstLine="404"/>
              <w:jc w:val="both"/>
              <w:rPr>
                <w:rFonts w:cs="Times New Roman"/>
                <w:spacing w:val="-4"/>
                <w:sz w:val="21"/>
                <w:szCs w:val="21"/>
                <w:rPrChange w:id="4309" w:author="zhouyou" w:date="2025-04-18T16:48:00Z">
                  <w:rPr>
                    <w:rFonts w:ascii="仿宋" w:hAnsi="仿宋" w:cs="Times New Roman"/>
                    <w:spacing w:val="-4"/>
                    <w:sz w:val="21"/>
                    <w:szCs w:val="21"/>
                  </w:rPr>
                </w:rPrChange>
              </w:rPr>
              <w:pPrChange w:id="4310" w:author="zhouyou" w:date="2025-04-18T16:45:00Z">
                <w:pPr>
                  <w:ind w:firstLine="404"/>
                  <w:jc w:val="center"/>
                </w:pPr>
              </w:pPrChange>
            </w:pPr>
          </w:p>
        </w:tc>
        <w:tc>
          <w:tcPr>
            <w:tcW w:w="740" w:type="dxa"/>
            <w:vMerge/>
            <w:tcBorders>
              <w:top w:val="single" w:sz="4" w:space="0" w:color="auto"/>
              <w:left w:val="single" w:sz="4" w:space="0" w:color="auto"/>
              <w:bottom w:val="single" w:sz="4" w:space="0" w:color="auto"/>
              <w:right w:val="single" w:sz="4" w:space="0" w:color="auto"/>
            </w:tcBorders>
            <w:vAlign w:val="center"/>
            <w:hideMark/>
            <w:tcPrChange w:id="4311" w:author="zhouyou" w:date="2025-04-18T16:59:00Z">
              <w:tcPr>
                <w:tcW w:w="850" w:type="dxa"/>
                <w:vMerge/>
                <w:tcBorders>
                  <w:top w:val="single" w:sz="4" w:space="0" w:color="auto"/>
                  <w:left w:val="single" w:sz="4" w:space="0" w:color="auto"/>
                  <w:bottom w:val="single" w:sz="4" w:space="0" w:color="auto"/>
                  <w:right w:val="single" w:sz="4" w:space="0" w:color="auto"/>
                </w:tcBorders>
                <w:vAlign w:val="center"/>
                <w:hideMark/>
              </w:tcPr>
            </w:tcPrChange>
          </w:tcPr>
          <w:p w14:paraId="4179B06F" w14:textId="77777777" w:rsidR="00E17250" w:rsidRPr="00193049" w:rsidRDefault="00E17250">
            <w:pPr>
              <w:ind w:firstLine="404"/>
              <w:jc w:val="both"/>
              <w:rPr>
                <w:rFonts w:cs="Times New Roman"/>
                <w:spacing w:val="-4"/>
                <w:sz w:val="21"/>
                <w:szCs w:val="21"/>
                <w:rPrChange w:id="4312" w:author="zhouyou" w:date="2025-04-18T16:48:00Z">
                  <w:rPr>
                    <w:rFonts w:ascii="仿宋" w:hAnsi="仿宋" w:cs="Times New Roman"/>
                    <w:spacing w:val="-4"/>
                    <w:sz w:val="21"/>
                    <w:szCs w:val="21"/>
                  </w:rPr>
                </w:rPrChange>
              </w:rPr>
              <w:pPrChange w:id="4313" w:author="zhouyou" w:date="2025-04-18T16:45:00Z">
                <w:pPr>
                  <w:ind w:firstLine="404"/>
                  <w:jc w:val="center"/>
                </w:pPr>
              </w:pPrChange>
            </w:pPr>
          </w:p>
        </w:tc>
        <w:tc>
          <w:tcPr>
            <w:tcW w:w="2237" w:type="dxa"/>
            <w:vMerge/>
            <w:tcBorders>
              <w:top w:val="single" w:sz="4" w:space="0" w:color="auto"/>
              <w:left w:val="single" w:sz="4" w:space="0" w:color="auto"/>
              <w:bottom w:val="single" w:sz="4" w:space="0" w:color="auto"/>
              <w:right w:val="single" w:sz="4" w:space="0" w:color="auto"/>
            </w:tcBorders>
            <w:vAlign w:val="center"/>
            <w:hideMark/>
            <w:tcPrChange w:id="4314" w:author="zhouyou" w:date="2025-04-18T16:59:00Z">
              <w:tcPr>
                <w:tcW w:w="2127" w:type="dxa"/>
                <w:vMerge/>
                <w:tcBorders>
                  <w:top w:val="single" w:sz="4" w:space="0" w:color="auto"/>
                  <w:left w:val="single" w:sz="4" w:space="0" w:color="auto"/>
                  <w:bottom w:val="single" w:sz="4" w:space="0" w:color="auto"/>
                  <w:right w:val="single" w:sz="4" w:space="0" w:color="auto"/>
                </w:tcBorders>
                <w:vAlign w:val="center"/>
                <w:hideMark/>
              </w:tcPr>
            </w:tcPrChange>
          </w:tcPr>
          <w:p w14:paraId="7472686A" w14:textId="77777777" w:rsidR="00E17250" w:rsidRPr="00193049" w:rsidRDefault="00E17250">
            <w:pPr>
              <w:ind w:firstLine="404"/>
              <w:jc w:val="both"/>
              <w:rPr>
                <w:rFonts w:cs="Times New Roman"/>
                <w:spacing w:val="-4"/>
                <w:sz w:val="21"/>
                <w:szCs w:val="21"/>
                <w:rPrChange w:id="4315" w:author="zhouyou" w:date="2025-04-18T16:48:00Z">
                  <w:rPr>
                    <w:rFonts w:ascii="仿宋" w:hAnsi="仿宋" w:cs="Times New Roman"/>
                    <w:spacing w:val="-4"/>
                    <w:sz w:val="21"/>
                    <w:szCs w:val="21"/>
                  </w:rPr>
                </w:rPrChange>
              </w:rPr>
              <w:pPrChange w:id="4316" w:author="zhouyou" w:date="2025-04-18T16:45:00Z">
                <w:pPr>
                  <w:ind w:firstLine="404"/>
                  <w:jc w:val="center"/>
                </w:pPr>
              </w:pPrChange>
            </w:pPr>
          </w:p>
        </w:tc>
        <w:tc>
          <w:tcPr>
            <w:tcW w:w="1134" w:type="dxa"/>
            <w:tcBorders>
              <w:top w:val="single" w:sz="4" w:space="0" w:color="auto"/>
              <w:left w:val="single" w:sz="4" w:space="0" w:color="auto"/>
              <w:bottom w:val="single" w:sz="4" w:space="0" w:color="auto"/>
              <w:right w:val="single" w:sz="4" w:space="0" w:color="auto"/>
            </w:tcBorders>
            <w:vAlign w:val="center"/>
            <w:hideMark/>
            <w:tcPrChange w:id="4317"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641C9F65" w14:textId="797BF92C" w:rsidR="00E17250" w:rsidRPr="00193049" w:rsidRDefault="00E17250">
            <w:pPr>
              <w:adjustRightInd w:val="0"/>
              <w:snapToGrid w:val="0"/>
              <w:ind w:firstLineChars="0" w:firstLine="0"/>
              <w:jc w:val="both"/>
              <w:rPr>
                <w:rFonts w:cs="Times New Roman"/>
                <w:spacing w:val="-4"/>
                <w:sz w:val="21"/>
                <w:szCs w:val="21"/>
                <w:rPrChange w:id="4318" w:author="zhouyou" w:date="2025-04-18T16:48:00Z">
                  <w:rPr>
                    <w:rFonts w:ascii="仿宋" w:hAnsi="仿宋" w:cs="Times New Roman"/>
                    <w:spacing w:val="-4"/>
                    <w:sz w:val="21"/>
                    <w:szCs w:val="21"/>
                  </w:rPr>
                </w:rPrChange>
              </w:rPr>
              <w:pPrChange w:id="4319" w:author="zhouyou" w:date="2025-04-18T16:45:00Z">
                <w:pPr>
                  <w:adjustRightInd w:val="0"/>
                  <w:snapToGrid w:val="0"/>
                  <w:ind w:firstLineChars="0" w:firstLine="0"/>
                  <w:jc w:val="center"/>
                </w:pPr>
              </w:pPrChange>
            </w:pPr>
            <w:r w:rsidRPr="00193049">
              <w:rPr>
                <w:rFonts w:eastAsia="宋体" w:cs="Times New Roman" w:hint="eastAsia"/>
                <w:color w:val="000000"/>
                <w:spacing w:val="-4"/>
                <w:sz w:val="21"/>
                <w:szCs w:val="21"/>
                <w:rPrChange w:id="4320" w:author="zhouyou" w:date="2025-04-18T16:48:00Z">
                  <w:rPr>
                    <w:rFonts w:ascii="宋体" w:eastAsia="宋体" w:hAnsi="宋体" w:cs="宋体" w:hint="eastAsia"/>
                    <w:color w:val="000000"/>
                    <w:spacing w:val="-4"/>
                    <w:sz w:val="21"/>
                    <w:szCs w:val="21"/>
                  </w:rPr>
                </w:rPrChange>
              </w:rPr>
              <w:t>指标</w:t>
            </w:r>
            <w:r w:rsidRPr="00193049">
              <w:rPr>
                <w:rFonts w:eastAsia="宋体" w:cs="Times New Roman"/>
                <w:color w:val="000000"/>
                <w:spacing w:val="-4"/>
                <w:sz w:val="21"/>
                <w:szCs w:val="21"/>
                <w:rPrChange w:id="4321" w:author="zhouyou" w:date="2025-04-18T16:48:00Z">
                  <w:rPr>
                    <w:rFonts w:ascii="宋体" w:eastAsia="宋体" w:hAnsi="宋体" w:cs="宋体"/>
                    <w:color w:val="000000"/>
                    <w:spacing w:val="-4"/>
                    <w:sz w:val="21"/>
                    <w:szCs w:val="21"/>
                  </w:rPr>
                </w:rPrChange>
              </w:rPr>
              <w:t>5.2</w:t>
            </w:r>
            <w:r w:rsidRPr="00193049">
              <w:rPr>
                <w:rFonts w:eastAsia="宋体" w:cs="Times New Roman" w:hint="eastAsia"/>
                <w:color w:val="000000"/>
                <w:spacing w:val="-4"/>
                <w:sz w:val="21"/>
                <w:szCs w:val="21"/>
                <w:rPrChange w:id="4322" w:author="zhouyou" w:date="2025-04-18T16:48:00Z">
                  <w:rPr>
                    <w:rFonts w:ascii="宋体" w:eastAsia="宋体" w:hAnsi="宋体" w:cs="宋体" w:hint="eastAsia"/>
                    <w:color w:val="000000"/>
                    <w:spacing w:val="-4"/>
                    <w:sz w:val="21"/>
                    <w:szCs w:val="21"/>
                  </w:rPr>
                </w:rPrChange>
              </w:rPr>
              <w:t>论文</w:t>
            </w:r>
          </w:p>
        </w:tc>
        <w:tc>
          <w:tcPr>
            <w:tcW w:w="1134" w:type="dxa"/>
            <w:tcBorders>
              <w:top w:val="single" w:sz="4" w:space="0" w:color="auto"/>
              <w:left w:val="single" w:sz="4" w:space="0" w:color="auto"/>
              <w:bottom w:val="single" w:sz="4" w:space="0" w:color="auto"/>
              <w:right w:val="single" w:sz="4" w:space="0" w:color="auto"/>
            </w:tcBorders>
            <w:vAlign w:val="center"/>
            <w:hideMark/>
            <w:tcPrChange w:id="4323"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391BCD51" w14:textId="0B3B2D30" w:rsidR="00E17250" w:rsidRPr="00193049" w:rsidRDefault="00E17250">
            <w:pPr>
              <w:adjustRightInd w:val="0"/>
              <w:snapToGrid w:val="0"/>
              <w:ind w:firstLineChars="0" w:firstLine="0"/>
              <w:jc w:val="both"/>
              <w:rPr>
                <w:rFonts w:cs="Times New Roman"/>
                <w:spacing w:val="-4"/>
                <w:sz w:val="21"/>
                <w:szCs w:val="21"/>
                <w:rPrChange w:id="4324" w:author="zhouyou" w:date="2025-04-18T16:48:00Z">
                  <w:rPr>
                    <w:rFonts w:ascii="仿宋" w:hAnsi="仿宋" w:cs="宋体"/>
                    <w:spacing w:val="-4"/>
                    <w:sz w:val="21"/>
                    <w:szCs w:val="21"/>
                  </w:rPr>
                </w:rPrChange>
              </w:rPr>
              <w:pPrChange w:id="4325" w:author="zhouyou" w:date="2025-04-18T16:45:00Z">
                <w:pPr>
                  <w:adjustRightInd w:val="0"/>
                  <w:snapToGrid w:val="0"/>
                  <w:ind w:firstLineChars="0" w:firstLine="0"/>
                  <w:jc w:val="center"/>
                </w:pPr>
              </w:pPrChange>
            </w:pPr>
            <w:r w:rsidRPr="00193049">
              <w:rPr>
                <w:rFonts w:eastAsia="宋体" w:cs="Times New Roman"/>
                <w:color w:val="000000"/>
                <w:sz w:val="21"/>
                <w:szCs w:val="24"/>
                <w:rPrChange w:id="4326" w:author="zhouyou" w:date="2025-04-18T16:48:00Z">
                  <w:rPr>
                    <w:rFonts w:ascii="宋体" w:eastAsia="宋体" w:hAnsi="宋体" w:cs="Times New Roman"/>
                    <w:color w:val="000000"/>
                    <w:sz w:val="21"/>
                    <w:szCs w:val="24"/>
                  </w:rPr>
                </w:rPrChange>
              </w:rPr>
              <w:t>/</w:t>
            </w:r>
          </w:p>
        </w:tc>
        <w:tc>
          <w:tcPr>
            <w:tcW w:w="1134" w:type="dxa"/>
            <w:tcBorders>
              <w:top w:val="single" w:sz="4" w:space="0" w:color="auto"/>
              <w:left w:val="single" w:sz="4" w:space="0" w:color="auto"/>
              <w:bottom w:val="single" w:sz="4" w:space="0" w:color="auto"/>
              <w:right w:val="single" w:sz="4" w:space="0" w:color="auto"/>
            </w:tcBorders>
            <w:vAlign w:val="center"/>
            <w:hideMark/>
            <w:tcPrChange w:id="4327"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7AA07E47" w14:textId="7844BEF2" w:rsidR="00E17250" w:rsidRPr="00193049" w:rsidRDefault="00E17250">
            <w:pPr>
              <w:adjustRightInd w:val="0"/>
              <w:snapToGrid w:val="0"/>
              <w:ind w:firstLineChars="0" w:firstLine="0"/>
              <w:jc w:val="both"/>
              <w:rPr>
                <w:rFonts w:cs="Times New Roman"/>
                <w:spacing w:val="-4"/>
                <w:sz w:val="21"/>
                <w:szCs w:val="21"/>
                <w:rPrChange w:id="4328" w:author="zhouyou" w:date="2025-04-18T16:48:00Z">
                  <w:rPr>
                    <w:rFonts w:ascii="仿宋" w:hAnsi="仿宋" w:cs="宋体"/>
                    <w:spacing w:val="-4"/>
                    <w:sz w:val="21"/>
                    <w:szCs w:val="21"/>
                  </w:rPr>
                </w:rPrChange>
              </w:rPr>
              <w:pPrChange w:id="4329" w:author="zhouyou" w:date="2025-04-18T16:45:00Z">
                <w:pPr>
                  <w:adjustRightInd w:val="0"/>
                  <w:snapToGrid w:val="0"/>
                  <w:ind w:firstLineChars="0" w:firstLine="0"/>
                  <w:jc w:val="center"/>
                </w:pPr>
              </w:pPrChange>
            </w:pPr>
            <w:r w:rsidRPr="00193049">
              <w:rPr>
                <w:rFonts w:eastAsia="宋体" w:cs="Times New Roman"/>
                <w:color w:val="000000"/>
                <w:sz w:val="21"/>
                <w:szCs w:val="24"/>
                <w:rPrChange w:id="4330" w:author="zhouyou" w:date="2025-04-18T16:48:00Z">
                  <w:rPr>
                    <w:rFonts w:ascii="宋体" w:eastAsia="宋体" w:hAnsi="宋体" w:cs="Times New Roman"/>
                    <w:color w:val="000000"/>
                    <w:sz w:val="21"/>
                    <w:szCs w:val="24"/>
                  </w:rPr>
                </w:rPrChange>
              </w:rPr>
              <w:t>2</w:t>
            </w:r>
          </w:p>
        </w:tc>
        <w:tc>
          <w:tcPr>
            <w:tcW w:w="1559" w:type="dxa"/>
            <w:tcBorders>
              <w:top w:val="single" w:sz="4" w:space="0" w:color="auto"/>
              <w:left w:val="single" w:sz="4" w:space="0" w:color="auto"/>
              <w:bottom w:val="single" w:sz="4" w:space="0" w:color="auto"/>
              <w:right w:val="single" w:sz="4" w:space="0" w:color="auto"/>
            </w:tcBorders>
            <w:vAlign w:val="center"/>
            <w:hideMark/>
            <w:tcPrChange w:id="4331" w:author="zhouyou" w:date="2025-04-18T16:59:00Z">
              <w:tcPr>
                <w:tcW w:w="1559" w:type="dxa"/>
                <w:tcBorders>
                  <w:top w:val="single" w:sz="4" w:space="0" w:color="auto"/>
                  <w:left w:val="single" w:sz="4" w:space="0" w:color="auto"/>
                  <w:bottom w:val="single" w:sz="4" w:space="0" w:color="auto"/>
                  <w:right w:val="single" w:sz="4" w:space="0" w:color="auto"/>
                </w:tcBorders>
                <w:vAlign w:val="center"/>
                <w:hideMark/>
              </w:tcPr>
            </w:tcPrChange>
          </w:tcPr>
          <w:p w14:paraId="7A197289" w14:textId="3C4872E8" w:rsidR="00E17250" w:rsidRPr="00193049" w:rsidRDefault="00E17250">
            <w:pPr>
              <w:adjustRightInd w:val="0"/>
              <w:snapToGrid w:val="0"/>
              <w:ind w:firstLineChars="0" w:firstLine="0"/>
              <w:jc w:val="both"/>
              <w:rPr>
                <w:rFonts w:cs="Times New Roman"/>
                <w:spacing w:val="-4"/>
                <w:sz w:val="21"/>
                <w:szCs w:val="21"/>
                <w:rPrChange w:id="4332" w:author="zhouyou" w:date="2025-04-18T16:48:00Z">
                  <w:rPr>
                    <w:rFonts w:ascii="仿宋" w:hAnsi="仿宋" w:cs="宋体"/>
                    <w:spacing w:val="-4"/>
                    <w:sz w:val="21"/>
                    <w:szCs w:val="21"/>
                  </w:rPr>
                </w:rPrChange>
              </w:rPr>
              <w:pPrChange w:id="4333" w:author="zhouyou" w:date="2025-04-18T16:45:00Z">
                <w:pPr>
                  <w:adjustRightInd w:val="0"/>
                  <w:snapToGrid w:val="0"/>
                  <w:ind w:firstLineChars="0" w:firstLine="0"/>
                  <w:jc w:val="center"/>
                </w:pPr>
              </w:pPrChange>
            </w:pPr>
            <w:r w:rsidRPr="00193049">
              <w:rPr>
                <w:rFonts w:eastAsia="宋体" w:cs="Times New Roman"/>
                <w:color w:val="000000"/>
                <w:sz w:val="21"/>
                <w:szCs w:val="24"/>
                <w:rPrChange w:id="4334" w:author="zhouyou" w:date="2025-04-18T16:48:00Z">
                  <w:rPr>
                    <w:rFonts w:ascii="宋体" w:eastAsia="宋体" w:hAnsi="宋体" w:cs="Times New Roman"/>
                    <w:color w:val="000000"/>
                    <w:sz w:val="21"/>
                    <w:szCs w:val="24"/>
                  </w:rPr>
                </w:rPrChange>
              </w:rPr>
              <w:t>5</w:t>
            </w:r>
          </w:p>
        </w:tc>
        <w:tc>
          <w:tcPr>
            <w:tcW w:w="3290" w:type="dxa"/>
            <w:tcBorders>
              <w:top w:val="single" w:sz="4" w:space="0" w:color="auto"/>
              <w:left w:val="single" w:sz="4" w:space="0" w:color="auto"/>
              <w:bottom w:val="single" w:sz="4" w:space="0" w:color="auto"/>
              <w:right w:val="single" w:sz="4" w:space="0" w:color="auto"/>
            </w:tcBorders>
            <w:vAlign w:val="center"/>
            <w:hideMark/>
            <w:tcPrChange w:id="4335"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3D4BDEA4" w14:textId="6542E32E" w:rsidR="00E17250" w:rsidRPr="00193049" w:rsidRDefault="00E17250">
            <w:pPr>
              <w:adjustRightInd w:val="0"/>
              <w:snapToGrid w:val="0"/>
              <w:ind w:firstLineChars="0" w:firstLine="0"/>
              <w:jc w:val="both"/>
              <w:rPr>
                <w:rFonts w:cs="Times New Roman"/>
                <w:spacing w:val="-4"/>
                <w:sz w:val="21"/>
                <w:szCs w:val="21"/>
                <w:rPrChange w:id="4336" w:author="zhouyou" w:date="2025-04-18T16:48:00Z">
                  <w:rPr>
                    <w:rFonts w:ascii="仿宋" w:hAnsi="仿宋" w:cs="Times New Roman"/>
                    <w:spacing w:val="-4"/>
                    <w:sz w:val="21"/>
                    <w:szCs w:val="21"/>
                  </w:rPr>
                </w:rPrChange>
              </w:rPr>
              <w:pPrChange w:id="4337" w:author="zhouyou" w:date="2025-04-18T16:45:00Z">
                <w:pPr>
                  <w:adjustRightInd w:val="0"/>
                  <w:snapToGrid w:val="0"/>
                  <w:ind w:firstLineChars="0" w:firstLine="0"/>
                  <w:jc w:val="center"/>
                </w:pPr>
              </w:pPrChange>
            </w:pPr>
            <w:r w:rsidRPr="00193049">
              <w:rPr>
                <w:rFonts w:cs="Times New Roman" w:hint="eastAsia"/>
                <w:color w:val="000000"/>
                <w:sz w:val="21"/>
                <w:szCs w:val="24"/>
                <w:rPrChange w:id="4338" w:author="zhouyou" w:date="2025-04-18T16:48:00Z">
                  <w:rPr>
                    <w:rFonts w:ascii="仿宋" w:hAnsi="仿宋" w:cs="Times New Roman" w:hint="eastAsia"/>
                    <w:color w:val="000000"/>
                    <w:sz w:val="21"/>
                    <w:szCs w:val="24"/>
                  </w:rPr>
                </w:rPrChange>
              </w:rPr>
              <w:t>录用通知</w:t>
            </w:r>
            <w:r w:rsidRPr="00193049">
              <w:rPr>
                <w:rFonts w:cs="Times New Roman"/>
                <w:color w:val="000000"/>
                <w:sz w:val="21"/>
                <w:szCs w:val="24"/>
                <w:rPrChange w:id="4339" w:author="zhouyou" w:date="2025-04-18T16:48:00Z">
                  <w:rPr>
                    <w:rFonts w:ascii="仿宋" w:hAnsi="仿宋" w:cs="Times New Roman"/>
                    <w:color w:val="000000"/>
                    <w:sz w:val="21"/>
                    <w:szCs w:val="24"/>
                  </w:rPr>
                </w:rPrChange>
              </w:rPr>
              <w:t>/</w:t>
            </w:r>
            <w:r w:rsidRPr="00193049">
              <w:rPr>
                <w:rFonts w:cs="Times New Roman" w:hint="eastAsia"/>
                <w:color w:val="000000"/>
                <w:sz w:val="21"/>
                <w:szCs w:val="24"/>
                <w:rPrChange w:id="4340" w:author="zhouyou" w:date="2025-04-18T16:48:00Z">
                  <w:rPr>
                    <w:rFonts w:ascii="仿宋" w:hAnsi="仿宋" w:cs="Times New Roman" w:hint="eastAsia"/>
                    <w:color w:val="000000"/>
                    <w:sz w:val="21"/>
                    <w:szCs w:val="24"/>
                  </w:rPr>
                </w:rPrChange>
              </w:rPr>
              <w:t>见刊</w:t>
            </w:r>
            <w:r w:rsidRPr="00193049">
              <w:rPr>
                <w:rFonts w:cs="Times New Roman"/>
                <w:color w:val="000000"/>
                <w:sz w:val="21"/>
                <w:szCs w:val="24"/>
                <w:rPrChange w:id="4341" w:author="zhouyou" w:date="2025-04-18T16:48:00Z">
                  <w:rPr>
                    <w:rFonts w:ascii="仿宋" w:hAnsi="仿宋" w:cs="Times New Roman"/>
                    <w:color w:val="000000"/>
                    <w:sz w:val="21"/>
                    <w:szCs w:val="24"/>
                  </w:rPr>
                </w:rPrChange>
              </w:rPr>
              <w:t>/</w:t>
            </w:r>
            <w:r w:rsidRPr="00193049">
              <w:rPr>
                <w:rFonts w:cs="Times New Roman" w:hint="eastAsia"/>
                <w:color w:val="000000"/>
                <w:sz w:val="21"/>
                <w:szCs w:val="24"/>
                <w:rPrChange w:id="4342" w:author="zhouyou" w:date="2025-04-18T16:48:00Z">
                  <w:rPr>
                    <w:rFonts w:ascii="仿宋" w:hAnsi="仿宋" w:cs="Times New Roman" w:hint="eastAsia"/>
                    <w:color w:val="000000"/>
                    <w:sz w:val="21"/>
                    <w:szCs w:val="24"/>
                  </w:rPr>
                </w:rPrChange>
              </w:rPr>
              <w:t>论文首页及标注页</w:t>
            </w:r>
          </w:p>
        </w:tc>
      </w:tr>
      <w:bookmarkEnd w:id="4304"/>
      <w:tr w:rsidR="00E17250" w:rsidRPr="00193049" w14:paraId="56A750C2"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343"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61"/>
          <w:jc w:val="center"/>
          <w:trPrChange w:id="4344" w:author="zhouyou" w:date="2025-04-18T16:59:00Z">
            <w:trPr>
              <w:trHeight w:val="361"/>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345"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4AED8675" w14:textId="77777777" w:rsidR="00E17250" w:rsidRPr="00193049" w:rsidRDefault="00E17250">
            <w:pPr>
              <w:ind w:firstLine="404"/>
              <w:jc w:val="both"/>
              <w:rPr>
                <w:rFonts w:cs="Times New Roman"/>
                <w:spacing w:val="-4"/>
                <w:sz w:val="21"/>
                <w:szCs w:val="21"/>
                <w:rPrChange w:id="4346" w:author="zhouyou" w:date="2025-04-18T16:48:00Z">
                  <w:rPr>
                    <w:rFonts w:ascii="仿宋" w:hAnsi="仿宋" w:cs="Times New Roman"/>
                    <w:spacing w:val="-4"/>
                    <w:sz w:val="21"/>
                    <w:szCs w:val="21"/>
                  </w:rPr>
                </w:rPrChange>
              </w:rPr>
              <w:pPrChange w:id="4347" w:author="zhouyou" w:date="2025-04-18T16:45:00Z">
                <w:pPr>
                  <w:ind w:firstLine="404"/>
                </w:pPr>
              </w:pPrChange>
            </w:pPr>
          </w:p>
        </w:tc>
        <w:tc>
          <w:tcPr>
            <w:tcW w:w="383" w:type="dxa"/>
            <w:vMerge/>
            <w:tcBorders>
              <w:top w:val="single" w:sz="4" w:space="0" w:color="auto"/>
              <w:left w:val="single" w:sz="4" w:space="0" w:color="auto"/>
              <w:bottom w:val="single" w:sz="4" w:space="0" w:color="auto"/>
              <w:right w:val="single" w:sz="4" w:space="0" w:color="auto"/>
            </w:tcBorders>
            <w:vAlign w:val="center"/>
            <w:hideMark/>
            <w:tcPrChange w:id="4348" w:author="zhouyou" w:date="2025-04-18T16:59:00Z">
              <w:tcPr>
                <w:tcW w:w="383" w:type="dxa"/>
                <w:vMerge/>
                <w:tcBorders>
                  <w:top w:val="single" w:sz="4" w:space="0" w:color="auto"/>
                  <w:left w:val="single" w:sz="4" w:space="0" w:color="auto"/>
                  <w:bottom w:val="single" w:sz="4" w:space="0" w:color="auto"/>
                  <w:right w:val="single" w:sz="4" w:space="0" w:color="auto"/>
                </w:tcBorders>
                <w:vAlign w:val="center"/>
                <w:hideMark/>
              </w:tcPr>
            </w:tcPrChange>
          </w:tcPr>
          <w:p w14:paraId="154C130B" w14:textId="77777777" w:rsidR="00E17250" w:rsidRPr="00193049" w:rsidRDefault="00E17250">
            <w:pPr>
              <w:ind w:firstLine="406"/>
              <w:jc w:val="both"/>
              <w:rPr>
                <w:rFonts w:cs="Times New Roman"/>
                <w:b/>
                <w:bCs/>
                <w:spacing w:val="-4"/>
                <w:sz w:val="21"/>
                <w:szCs w:val="21"/>
                <w:rPrChange w:id="4349" w:author="zhouyou" w:date="2025-04-18T16:48:00Z">
                  <w:rPr>
                    <w:rFonts w:ascii="仿宋" w:hAnsi="仿宋" w:cs="Times New Roman"/>
                    <w:b/>
                    <w:bCs/>
                    <w:spacing w:val="-4"/>
                    <w:sz w:val="21"/>
                    <w:szCs w:val="21"/>
                  </w:rPr>
                </w:rPrChange>
              </w:rPr>
              <w:pPrChange w:id="4350" w:author="zhouyou" w:date="2025-04-18T16:45:00Z">
                <w:pPr>
                  <w:ind w:firstLine="406"/>
                  <w:jc w:val="center"/>
                </w:pPr>
              </w:pPrChange>
            </w:pPr>
          </w:p>
        </w:tc>
        <w:tc>
          <w:tcPr>
            <w:tcW w:w="567" w:type="dxa"/>
            <w:vMerge/>
            <w:tcBorders>
              <w:top w:val="single" w:sz="4" w:space="0" w:color="auto"/>
              <w:left w:val="single" w:sz="4" w:space="0" w:color="auto"/>
              <w:bottom w:val="single" w:sz="4" w:space="0" w:color="auto"/>
              <w:right w:val="single" w:sz="4" w:space="0" w:color="auto"/>
            </w:tcBorders>
            <w:vAlign w:val="center"/>
            <w:hideMark/>
            <w:tcPrChange w:id="4351" w:author="zhouyou" w:date="2025-04-18T16:59:00Z">
              <w:tcPr>
                <w:tcW w:w="567" w:type="dxa"/>
                <w:vMerge/>
                <w:tcBorders>
                  <w:top w:val="single" w:sz="4" w:space="0" w:color="auto"/>
                  <w:left w:val="single" w:sz="4" w:space="0" w:color="auto"/>
                  <w:bottom w:val="single" w:sz="4" w:space="0" w:color="auto"/>
                  <w:right w:val="single" w:sz="4" w:space="0" w:color="auto"/>
                </w:tcBorders>
                <w:vAlign w:val="center"/>
                <w:hideMark/>
              </w:tcPr>
            </w:tcPrChange>
          </w:tcPr>
          <w:p w14:paraId="22834CFD" w14:textId="77777777" w:rsidR="00E17250" w:rsidRPr="00193049" w:rsidRDefault="00E17250">
            <w:pPr>
              <w:ind w:firstLine="404"/>
              <w:jc w:val="both"/>
              <w:rPr>
                <w:rFonts w:cs="Times New Roman"/>
                <w:spacing w:val="-4"/>
                <w:sz w:val="21"/>
                <w:szCs w:val="21"/>
                <w:rPrChange w:id="4352" w:author="zhouyou" w:date="2025-04-18T16:48:00Z">
                  <w:rPr>
                    <w:rFonts w:ascii="仿宋" w:hAnsi="仿宋" w:cs="Times New Roman"/>
                    <w:spacing w:val="-4"/>
                    <w:sz w:val="21"/>
                    <w:szCs w:val="21"/>
                  </w:rPr>
                </w:rPrChange>
              </w:rPr>
              <w:pPrChange w:id="4353" w:author="zhouyou" w:date="2025-04-18T16:45:00Z">
                <w:pPr>
                  <w:ind w:firstLine="404"/>
                  <w:jc w:val="center"/>
                </w:pPr>
              </w:pPrChange>
            </w:pPr>
          </w:p>
        </w:tc>
        <w:tc>
          <w:tcPr>
            <w:tcW w:w="740" w:type="dxa"/>
            <w:vMerge/>
            <w:tcBorders>
              <w:top w:val="single" w:sz="4" w:space="0" w:color="auto"/>
              <w:left w:val="single" w:sz="4" w:space="0" w:color="auto"/>
              <w:bottom w:val="single" w:sz="4" w:space="0" w:color="auto"/>
              <w:right w:val="single" w:sz="4" w:space="0" w:color="auto"/>
            </w:tcBorders>
            <w:vAlign w:val="center"/>
            <w:hideMark/>
            <w:tcPrChange w:id="4354" w:author="zhouyou" w:date="2025-04-18T16:59:00Z">
              <w:tcPr>
                <w:tcW w:w="850" w:type="dxa"/>
                <w:vMerge/>
                <w:tcBorders>
                  <w:top w:val="single" w:sz="4" w:space="0" w:color="auto"/>
                  <w:left w:val="single" w:sz="4" w:space="0" w:color="auto"/>
                  <w:bottom w:val="single" w:sz="4" w:space="0" w:color="auto"/>
                  <w:right w:val="single" w:sz="4" w:space="0" w:color="auto"/>
                </w:tcBorders>
                <w:vAlign w:val="center"/>
                <w:hideMark/>
              </w:tcPr>
            </w:tcPrChange>
          </w:tcPr>
          <w:p w14:paraId="222D3E09" w14:textId="77777777" w:rsidR="00E17250" w:rsidRPr="00193049" w:rsidRDefault="00E17250">
            <w:pPr>
              <w:ind w:firstLine="404"/>
              <w:jc w:val="both"/>
              <w:rPr>
                <w:rFonts w:cs="Times New Roman"/>
                <w:spacing w:val="-4"/>
                <w:sz w:val="21"/>
                <w:szCs w:val="21"/>
                <w:rPrChange w:id="4355" w:author="zhouyou" w:date="2025-04-18T16:48:00Z">
                  <w:rPr>
                    <w:rFonts w:ascii="仿宋" w:hAnsi="仿宋" w:cs="Times New Roman"/>
                    <w:spacing w:val="-4"/>
                    <w:sz w:val="21"/>
                    <w:szCs w:val="21"/>
                  </w:rPr>
                </w:rPrChange>
              </w:rPr>
              <w:pPrChange w:id="4356" w:author="zhouyou" w:date="2025-04-18T16:45:00Z">
                <w:pPr>
                  <w:ind w:firstLine="404"/>
                  <w:jc w:val="center"/>
                </w:pPr>
              </w:pPrChange>
            </w:pPr>
          </w:p>
        </w:tc>
        <w:tc>
          <w:tcPr>
            <w:tcW w:w="2237" w:type="dxa"/>
            <w:vMerge/>
            <w:tcBorders>
              <w:top w:val="single" w:sz="4" w:space="0" w:color="auto"/>
              <w:left w:val="single" w:sz="4" w:space="0" w:color="auto"/>
              <w:bottom w:val="single" w:sz="4" w:space="0" w:color="auto"/>
              <w:right w:val="single" w:sz="4" w:space="0" w:color="auto"/>
            </w:tcBorders>
            <w:vAlign w:val="center"/>
            <w:hideMark/>
            <w:tcPrChange w:id="4357" w:author="zhouyou" w:date="2025-04-18T16:59:00Z">
              <w:tcPr>
                <w:tcW w:w="2127" w:type="dxa"/>
                <w:vMerge/>
                <w:tcBorders>
                  <w:top w:val="single" w:sz="4" w:space="0" w:color="auto"/>
                  <w:left w:val="single" w:sz="4" w:space="0" w:color="auto"/>
                  <w:bottom w:val="single" w:sz="4" w:space="0" w:color="auto"/>
                  <w:right w:val="single" w:sz="4" w:space="0" w:color="auto"/>
                </w:tcBorders>
                <w:vAlign w:val="center"/>
                <w:hideMark/>
              </w:tcPr>
            </w:tcPrChange>
          </w:tcPr>
          <w:p w14:paraId="3CB1949E" w14:textId="77777777" w:rsidR="00E17250" w:rsidRPr="00193049" w:rsidRDefault="00E17250">
            <w:pPr>
              <w:ind w:firstLine="404"/>
              <w:jc w:val="both"/>
              <w:rPr>
                <w:rFonts w:cs="Times New Roman"/>
                <w:spacing w:val="-4"/>
                <w:sz w:val="21"/>
                <w:szCs w:val="21"/>
                <w:rPrChange w:id="4358" w:author="zhouyou" w:date="2025-04-18T16:48:00Z">
                  <w:rPr>
                    <w:rFonts w:ascii="仿宋" w:hAnsi="仿宋" w:cs="Times New Roman"/>
                    <w:spacing w:val="-4"/>
                    <w:sz w:val="21"/>
                    <w:szCs w:val="21"/>
                  </w:rPr>
                </w:rPrChange>
              </w:rPr>
              <w:pPrChange w:id="4359" w:author="zhouyou" w:date="2025-04-18T16:45:00Z">
                <w:pPr>
                  <w:ind w:firstLine="404"/>
                  <w:jc w:val="center"/>
                </w:pPr>
              </w:pPrChange>
            </w:pPr>
          </w:p>
        </w:tc>
        <w:tc>
          <w:tcPr>
            <w:tcW w:w="1134" w:type="dxa"/>
            <w:tcBorders>
              <w:top w:val="single" w:sz="4" w:space="0" w:color="auto"/>
              <w:left w:val="single" w:sz="4" w:space="0" w:color="auto"/>
              <w:bottom w:val="single" w:sz="4" w:space="0" w:color="auto"/>
              <w:right w:val="single" w:sz="4" w:space="0" w:color="auto"/>
            </w:tcBorders>
            <w:vAlign w:val="center"/>
            <w:hideMark/>
            <w:tcPrChange w:id="4360"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039F57D4" w14:textId="6853F60E" w:rsidR="00E17250" w:rsidRPr="00193049" w:rsidRDefault="00E17250">
            <w:pPr>
              <w:adjustRightInd w:val="0"/>
              <w:snapToGrid w:val="0"/>
              <w:ind w:firstLineChars="0" w:firstLine="0"/>
              <w:jc w:val="both"/>
              <w:rPr>
                <w:rFonts w:cs="Times New Roman"/>
                <w:spacing w:val="-4"/>
                <w:sz w:val="21"/>
                <w:szCs w:val="21"/>
                <w:rPrChange w:id="4361" w:author="zhouyou" w:date="2025-04-18T16:48:00Z">
                  <w:rPr>
                    <w:rFonts w:ascii="仿宋" w:hAnsi="仿宋" w:cs="Times New Roman"/>
                    <w:spacing w:val="-4"/>
                    <w:sz w:val="21"/>
                    <w:szCs w:val="21"/>
                  </w:rPr>
                </w:rPrChange>
              </w:rPr>
              <w:pPrChange w:id="4362" w:author="zhouyou" w:date="2025-04-18T16:45:00Z">
                <w:pPr>
                  <w:adjustRightInd w:val="0"/>
                  <w:snapToGrid w:val="0"/>
                  <w:ind w:firstLineChars="0" w:firstLine="0"/>
                  <w:jc w:val="center"/>
                </w:pPr>
              </w:pPrChange>
            </w:pPr>
            <w:r w:rsidRPr="00193049">
              <w:rPr>
                <w:rFonts w:eastAsia="宋体" w:cs="Times New Roman" w:hint="eastAsia"/>
                <w:color w:val="000000"/>
                <w:spacing w:val="-4"/>
                <w:sz w:val="21"/>
                <w:szCs w:val="21"/>
                <w:rPrChange w:id="4363" w:author="zhouyou" w:date="2025-04-18T16:48:00Z">
                  <w:rPr>
                    <w:rFonts w:ascii="宋体" w:eastAsia="宋体" w:hAnsi="宋体" w:cs="宋体" w:hint="eastAsia"/>
                    <w:color w:val="000000"/>
                    <w:spacing w:val="-4"/>
                    <w:sz w:val="21"/>
                    <w:szCs w:val="21"/>
                  </w:rPr>
                </w:rPrChange>
              </w:rPr>
              <w:t>指标</w:t>
            </w:r>
            <w:r w:rsidRPr="00193049">
              <w:rPr>
                <w:rFonts w:eastAsia="宋体" w:cs="Times New Roman"/>
                <w:color w:val="000000"/>
                <w:spacing w:val="-4"/>
                <w:sz w:val="21"/>
                <w:szCs w:val="21"/>
                <w:rPrChange w:id="4364" w:author="zhouyou" w:date="2025-04-18T16:48:00Z">
                  <w:rPr>
                    <w:rFonts w:ascii="宋体" w:eastAsia="宋体" w:hAnsi="宋体" w:cs="宋体"/>
                    <w:color w:val="000000"/>
                    <w:spacing w:val="-4"/>
                    <w:sz w:val="21"/>
                    <w:szCs w:val="21"/>
                  </w:rPr>
                </w:rPrChange>
              </w:rPr>
              <w:t>5.3</w:t>
            </w:r>
            <w:r w:rsidRPr="00193049">
              <w:rPr>
                <w:rFonts w:eastAsia="宋体" w:cs="Times New Roman" w:hint="eastAsia"/>
                <w:color w:val="000000"/>
                <w:spacing w:val="-4"/>
                <w:sz w:val="21"/>
                <w:szCs w:val="21"/>
                <w:rPrChange w:id="4365" w:author="zhouyou" w:date="2025-04-18T16:48:00Z">
                  <w:rPr>
                    <w:rFonts w:ascii="宋体" w:eastAsia="宋体" w:hAnsi="宋体" w:cs="宋体" w:hint="eastAsia"/>
                    <w:color w:val="000000"/>
                    <w:spacing w:val="-4"/>
                    <w:sz w:val="21"/>
                    <w:szCs w:val="21"/>
                  </w:rPr>
                </w:rPrChange>
              </w:rPr>
              <w:t>专利</w:t>
            </w:r>
          </w:p>
        </w:tc>
        <w:tc>
          <w:tcPr>
            <w:tcW w:w="1134" w:type="dxa"/>
            <w:tcBorders>
              <w:top w:val="single" w:sz="4" w:space="0" w:color="auto"/>
              <w:left w:val="single" w:sz="4" w:space="0" w:color="auto"/>
              <w:bottom w:val="single" w:sz="4" w:space="0" w:color="auto"/>
              <w:right w:val="single" w:sz="4" w:space="0" w:color="auto"/>
            </w:tcBorders>
            <w:vAlign w:val="center"/>
            <w:hideMark/>
            <w:tcPrChange w:id="4366"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12F91F1C" w14:textId="1C1C5758" w:rsidR="00E17250" w:rsidRPr="00193049" w:rsidRDefault="00E17250">
            <w:pPr>
              <w:adjustRightInd w:val="0"/>
              <w:snapToGrid w:val="0"/>
              <w:ind w:firstLineChars="0" w:firstLine="0"/>
              <w:jc w:val="both"/>
              <w:rPr>
                <w:rFonts w:cs="Times New Roman"/>
                <w:bCs/>
                <w:sz w:val="21"/>
                <w:szCs w:val="21"/>
                <w:rPrChange w:id="4367" w:author="zhouyou" w:date="2025-04-18T16:48:00Z">
                  <w:rPr>
                    <w:rFonts w:ascii="仿宋" w:hAnsi="仿宋" w:cs="宋体"/>
                    <w:bCs/>
                    <w:sz w:val="21"/>
                    <w:szCs w:val="21"/>
                  </w:rPr>
                </w:rPrChange>
              </w:rPr>
              <w:pPrChange w:id="4368" w:author="zhouyou" w:date="2025-04-18T16:45:00Z">
                <w:pPr>
                  <w:adjustRightInd w:val="0"/>
                  <w:snapToGrid w:val="0"/>
                  <w:ind w:firstLineChars="0" w:firstLine="0"/>
                  <w:jc w:val="center"/>
                </w:pPr>
              </w:pPrChange>
            </w:pPr>
            <w:r w:rsidRPr="00193049">
              <w:rPr>
                <w:rFonts w:eastAsia="宋体" w:cs="Times New Roman"/>
                <w:color w:val="000000"/>
                <w:sz w:val="21"/>
                <w:szCs w:val="24"/>
                <w:rPrChange w:id="4369" w:author="zhouyou" w:date="2025-04-18T16:48:00Z">
                  <w:rPr>
                    <w:rFonts w:ascii="宋体" w:eastAsia="宋体" w:hAnsi="宋体" w:cs="Times New Roman"/>
                    <w:color w:val="000000"/>
                    <w:sz w:val="21"/>
                    <w:szCs w:val="24"/>
                  </w:rPr>
                </w:rPrChange>
              </w:rPr>
              <w:t>/</w:t>
            </w:r>
          </w:p>
        </w:tc>
        <w:tc>
          <w:tcPr>
            <w:tcW w:w="1134" w:type="dxa"/>
            <w:tcBorders>
              <w:top w:val="single" w:sz="4" w:space="0" w:color="auto"/>
              <w:left w:val="single" w:sz="4" w:space="0" w:color="auto"/>
              <w:bottom w:val="single" w:sz="4" w:space="0" w:color="auto"/>
              <w:right w:val="single" w:sz="4" w:space="0" w:color="auto"/>
            </w:tcBorders>
            <w:vAlign w:val="center"/>
            <w:hideMark/>
            <w:tcPrChange w:id="4370"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7A2B2666" w14:textId="352550E5" w:rsidR="00E17250" w:rsidRPr="00193049" w:rsidRDefault="00E17250">
            <w:pPr>
              <w:adjustRightInd w:val="0"/>
              <w:snapToGrid w:val="0"/>
              <w:ind w:firstLineChars="0" w:firstLine="0"/>
              <w:jc w:val="both"/>
              <w:rPr>
                <w:rFonts w:cs="Times New Roman"/>
                <w:bCs/>
                <w:sz w:val="21"/>
                <w:szCs w:val="21"/>
                <w:rPrChange w:id="4371" w:author="zhouyou" w:date="2025-04-18T16:48:00Z">
                  <w:rPr>
                    <w:rFonts w:ascii="仿宋" w:hAnsi="仿宋" w:cs="宋体"/>
                    <w:bCs/>
                    <w:sz w:val="21"/>
                    <w:szCs w:val="21"/>
                  </w:rPr>
                </w:rPrChange>
              </w:rPr>
              <w:pPrChange w:id="4372" w:author="zhouyou" w:date="2025-04-18T16:45:00Z">
                <w:pPr>
                  <w:adjustRightInd w:val="0"/>
                  <w:snapToGrid w:val="0"/>
                  <w:ind w:firstLineChars="0" w:firstLine="0"/>
                  <w:jc w:val="center"/>
                </w:pPr>
              </w:pPrChange>
            </w:pPr>
            <w:r w:rsidRPr="00193049">
              <w:rPr>
                <w:rFonts w:eastAsia="宋体" w:cs="Times New Roman"/>
                <w:color w:val="000000"/>
                <w:sz w:val="21"/>
                <w:szCs w:val="24"/>
                <w:rPrChange w:id="4373" w:author="zhouyou" w:date="2025-04-18T16:48:00Z">
                  <w:rPr>
                    <w:rFonts w:ascii="宋体" w:eastAsia="宋体" w:hAnsi="宋体" w:cs="Times New Roman"/>
                    <w:color w:val="000000"/>
                    <w:sz w:val="21"/>
                    <w:szCs w:val="24"/>
                  </w:rPr>
                </w:rPrChange>
              </w:rPr>
              <w:t>6</w:t>
            </w:r>
          </w:p>
        </w:tc>
        <w:tc>
          <w:tcPr>
            <w:tcW w:w="1559" w:type="dxa"/>
            <w:tcBorders>
              <w:top w:val="single" w:sz="4" w:space="0" w:color="auto"/>
              <w:left w:val="single" w:sz="4" w:space="0" w:color="auto"/>
              <w:bottom w:val="single" w:sz="4" w:space="0" w:color="auto"/>
              <w:right w:val="single" w:sz="4" w:space="0" w:color="auto"/>
            </w:tcBorders>
            <w:vAlign w:val="center"/>
            <w:hideMark/>
            <w:tcPrChange w:id="4374" w:author="zhouyou" w:date="2025-04-18T16:59:00Z">
              <w:tcPr>
                <w:tcW w:w="1559" w:type="dxa"/>
                <w:tcBorders>
                  <w:top w:val="single" w:sz="4" w:space="0" w:color="auto"/>
                  <w:left w:val="single" w:sz="4" w:space="0" w:color="auto"/>
                  <w:bottom w:val="single" w:sz="4" w:space="0" w:color="auto"/>
                  <w:right w:val="single" w:sz="4" w:space="0" w:color="auto"/>
                </w:tcBorders>
                <w:vAlign w:val="center"/>
                <w:hideMark/>
              </w:tcPr>
            </w:tcPrChange>
          </w:tcPr>
          <w:p w14:paraId="646CFDDB" w14:textId="6F761007" w:rsidR="00E17250" w:rsidRPr="00193049" w:rsidRDefault="00E17250">
            <w:pPr>
              <w:adjustRightInd w:val="0"/>
              <w:snapToGrid w:val="0"/>
              <w:ind w:firstLineChars="0" w:firstLine="0"/>
              <w:jc w:val="both"/>
              <w:rPr>
                <w:rFonts w:cs="Times New Roman"/>
                <w:bCs/>
                <w:sz w:val="21"/>
                <w:szCs w:val="21"/>
                <w:rPrChange w:id="4375" w:author="zhouyou" w:date="2025-04-18T16:48:00Z">
                  <w:rPr>
                    <w:rFonts w:ascii="仿宋" w:hAnsi="仿宋" w:cs="宋体"/>
                    <w:bCs/>
                    <w:sz w:val="21"/>
                    <w:szCs w:val="21"/>
                  </w:rPr>
                </w:rPrChange>
              </w:rPr>
              <w:pPrChange w:id="4376" w:author="zhouyou" w:date="2025-04-18T16:45:00Z">
                <w:pPr>
                  <w:adjustRightInd w:val="0"/>
                  <w:snapToGrid w:val="0"/>
                  <w:ind w:firstLineChars="0" w:firstLine="0"/>
                  <w:jc w:val="center"/>
                </w:pPr>
              </w:pPrChange>
            </w:pPr>
            <w:r w:rsidRPr="00193049">
              <w:rPr>
                <w:rFonts w:eastAsia="宋体" w:cs="Times New Roman"/>
                <w:color w:val="000000"/>
                <w:sz w:val="21"/>
                <w:szCs w:val="24"/>
                <w:rPrChange w:id="4377" w:author="zhouyou" w:date="2025-04-18T16:48:00Z">
                  <w:rPr>
                    <w:rFonts w:ascii="宋体" w:eastAsia="宋体" w:hAnsi="宋体" w:cs="Times New Roman"/>
                    <w:color w:val="000000"/>
                    <w:sz w:val="21"/>
                    <w:szCs w:val="24"/>
                  </w:rPr>
                </w:rPrChange>
              </w:rPr>
              <w:t>12</w:t>
            </w:r>
          </w:p>
        </w:tc>
        <w:tc>
          <w:tcPr>
            <w:tcW w:w="3290" w:type="dxa"/>
            <w:tcBorders>
              <w:top w:val="single" w:sz="4" w:space="0" w:color="auto"/>
              <w:left w:val="single" w:sz="4" w:space="0" w:color="auto"/>
              <w:bottom w:val="single" w:sz="4" w:space="0" w:color="auto"/>
              <w:right w:val="single" w:sz="4" w:space="0" w:color="auto"/>
            </w:tcBorders>
            <w:vAlign w:val="center"/>
            <w:hideMark/>
            <w:tcPrChange w:id="4378"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44539C7D" w14:textId="1FBCD279" w:rsidR="00E17250" w:rsidRPr="00193049" w:rsidRDefault="00E17250">
            <w:pPr>
              <w:adjustRightInd w:val="0"/>
              <w:snapToGrid w:val="0"/>
              <w:ind w:firstLineChars="0" w:firstLine="0"/>
              <w:jc w:val="both"/>
              <w:rPr>
                <w:rFonts w:cs="Times New Roman"/>
                <w:spacing w:val="-4"/>
                <w:sz w:val="21"/>
                <w:szCs w:val="21"/>
                <w:rPrChange w:id="4379" w:author="zhouyou" w:date="2025-04-18T16:48:00Z">
                  <w:rPr>
                    <w:rFonts w:ascii="仿宋" w:hAnsi="仿宋" w:cs="Times New Roman"/>
                    <w:spacing w:val="-4"/>
                    <w:sz w:val="21"/>
                    <w:szCs w:val="21"/>
                  </w:rPr>
                </w:rPrChange>
              </w:rPr>
              <w:pPrChange w:id="4380" w:author="zhouyou" w:date="2025-04-18T16:45:00Z">
                <w:pPr>
                  <w:adjustRightInd w:val="0"/>
                  <w:snapToGrid w:val="0"/>
                  <w:ind w:firstLineChars="0" w:firstLine="0"/>
                  <w:jc w:val="center"/>
                </w:pPr>
              </w:pPrChange>
            </w:pPr>
            <w:r w:rsidRPr="00193049">
              <w:rPr>
                <w:rFonts w:cs="Times New Roman" w:hint="eastAsia"/>
                <w:color w:val="000000"/>
                <w:spacing w:val="-4"/>
                <w:sz w:val="21"/>
                <w:szCs w:val="21"/>
                <w:rPrChange w:id="4381" w:author="zhouyou" w:date="2025-04-18T16:48:00Z">
                  <w:rPr>
                    <w:rFonts w:ascii="仿宋" w:hAnsi="仿宋" w:cs="宋体" w:hint="eastAsia"/>
                    <w:color w:val="000000"/>
                    <w:spacing w:val="-4"/>
                    <w:sz w:val="21"/>
                    <w:szCs w:val="21"/>
                  </w:rPr>
                </w:rPrChange>
              </w:rPr>
              <w:t>受理或授权通知书</w:t>
            </w:r>
          </w:p>
        </w:tc>
      </w:tr>
      <w:tr w:rsidR="00E17250" w:rsidRPr="00193049" w14:paraId="3C232F33"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382"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784"/>
          <w:jc w:val="center"/>
          <w:trPrChange w:id="4383" w:author="zhouyou" w:date="2025-04-18T16:59:00Z">
            <w:trPr>
              <w:trHeight w:val="784"/>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384"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6BD20B26" w14:textId="77777777" w:rsidR="00E17250" w:rsidRPr="00193049" w:rsidRDefault="00E17250">
            <w:pPr>
              <w:ind w:firstLine="404"/>
              <w:jc w:val="both"/>
              <w:rPr>
                <w:rFonts w:cs="Times New Roman"/>
                <w:spacing w:val="-4"/>
                <w:sz w:val="21"/>
                <w:szCs w:val="21"/>
                <w:rPrChange w:id="4385" w:author="zhouyou" w:date="2025-04-18T16:48:00Z">
                  <w:rPr>
                    <w:rFonts w:ascii="仿宋" w:hAnsi="仿宋" w:cs="Times New Roman"/>
                    <w:spacing w:val="-4"/>
                    <w:sz w:val="21"/>
                    <w:szCs w:val="21"/>
                  </w:rPr>
                </w:rPrChange>
              </w:rPr>
              <w:pPrChange w:id="4386" w:author="zhouyou" w:date="2025-04-18T16:45:00Z">
                <w:pPr>
                  <w:ind w:firstLine="404"/>
                </w:pPr>
              </w:pPrChange>
            </w:pPr>
          </w:p>
        </w:tc>
        <w:tc>
          <w:tcPr>
            <w:tcW w:w="383" w:type="dxa"/>
            <w:vMerge/>
            <w:tcBorders>
              <w:top w:val="single" w:sz="4" w:space="0" w:color="auto"/>
              <w:left w:val="single" w:sz="4" w:space="0" w:color="auto"/>
              <w:bottom w:val="single" w:sz="4" w:space="0" w:color="auto"/>
              <w:right w:val="single" w:sz="4" w:space="0" w:color="auto"/>
            </w:tcBorders>
            <w:vAlign w:val="center"/>
            <w:hideMark/>
            <w:tcPrChange w:id="4387" w:author="zhouyou" w:date="2025-04-18T16:59:00Z">
              <w:tcPr>
                <w:tcW w:w="383" w:type="dxa"/>
                <w:vMerge/>
                <w:tcBorders>
                  <w:top w:val="single" w:sz="4" w:space="0" w:color="auto"/>
                  <w:left w:val="single" w:sz="4" w:space="0" w:color="auto"/>
                  <w:bottom w:val="single" w:sz="4" w:space="0" w:color="auto"/>
                  <w:right w:val="single" w:sz="4" w:space="0" w:color="auto"/>
                </w:tcBorders>
                <w:vAlign w:val="center"/>
                <w:hideMark/>
              </w:tcPr>
            </w:tcPrChange>
          </w:tcPr>
          <w:p w14:paraId="7402A77D" w14:textId="77777777" w:rsidR="00E17250" w:rsidRPr="00193049" w:rsidRDefault="00E17250">
            <w:pPr>
              <w:ind w:firstLine="406"/>
              <w:jc w:val="both"/>
              <w:rPr>
                <w:rFonts w:cs="Times New Roman"/>
                <w:b/>
                <w:bCs/>
                <w:spacing w:val="-4"/>
                <w:sz w:val="21"/>
                <w:szCs w:val="21"/>
                <w:rPrChange w:id="4388" w:author="zhouyou" w:date="2025-04-18T16:48:00Z">
                  <w:rPr>
                    <w:rFonts w:ascii="仿宋" w:hAnsi="仿宋" w:cs="Times New Roman"/>
                    <w:b/>
                    <w:bCs/>
                    <w:spacing w:val="-4"/>
                    <w:sz w:val="21"/>
                    <w:szCs w:val="21"/>
                  </w:rPr>
                </w:rPrChange>
              </w:rPr>
              <w:pPrChange w:id="4389" w:author="zhouyou" w:date="2025-04-18T16:45:00Z">
                <w:pPr>
                  <w:ind w:firstLine="406"/>
                  <w:jc w:val="center"/>
                </w:pPr>
              </w:pPrChange>
            </w:pPr>
          </w:p>
        </w:tc>
        <w:tc>
          <w:tcPr>
            <w:tcW w:w="567" w:type="dxa"/>
            <w:vMerge/>
            <w:tcBorders>
              <w:top w:val="single" w:sz="4" w:space="0" w:color="auto"/>
              <w:left w:val="single" w:sz="4" w:space="0" w:color="auto"/>
              <w:bottom w:val="single" w:sz="4" w:space="0" w:color="auto"/>
              <w:right w:val="single" w:sz="4" w:space="0" w:color="auto"/>
            </w:tcBorders>
            <w:vAlign w:val="center"/>
            <w:hideMark/>
            <w:tcPrChange w:id="4390" w:author="zhouyou" w:date="2025-04-18T16:59:00Z">
              <w:tcPr>
                <w:tcW w:w="567" w:type="dxa"/>
                <w:vMerge/>
                <w:tcBorders>
                  <w:top w:val="single" w:sz="4" w:space="0" w:color="auto"/>
                  <w:left w:val="single" w:sz="4" w:space="0" w:color="auto"/>
                  <w:bottom w:val="single" w:sz="4" w:space="0" w:color="auto"/>
                  <w:right w:val="single" w:sz="4" w:space="0" w:color="auto"/>
                </w:tcBorders>
                <w:vAlign w:val="center"/>
                <w:hideMark/>
              </w:tcPr>
            </w:tcPrChange>
          </w:tcPr>
          <w:p w14:paraId="24E05BD3" w14:textId="77777777" w:rsidR="00E17250" w:rsidRPr="00193049" w:rsidRDefault="00E17250">
            <w:pPr>
              <w:ind w:firstLine="404"/>
              <w:jc w:val="both"/>
              <w:rPr>
                <w:rFonts w:cs="Times New Roman"/>
                <w:spacing w:val="-4"/>
                <w:sz w:val="21"/>
                <w:szCs w:val="21"/>
                <w:rPrChange w:id="4391" w:author="zhouyou" w:date="2025-04-18T16:48:00Z">
                  <w:rPr>
                    <w:rFonts w:ascii="仿宋" w:hAnsi="仿宋" w:cs="Times New Roman"/>
                    <w:spacing w:val="-4"/>
                    <w:sz w:val="21"/>
                    <w:szCs w:val="21"/>
                  </w:rPr>
                </w:rPrChange>
              </w:rPr>
              <w:pPrChange w:id="4392" w:author="zhouyou" w:date="2025-04-18T16:45:00Z">
                <w:pPr>
                  <w:ind w:firstLine="404"/>
                  <w:jc w:val="center"/>
                </w:pPr>
              </w:pPrChange>
            </w:pPr>
          </w:p>
        </w:tc>
        <w:tc>
          <w:tcPr>
            <w:tcW w:w="740" w:type="dxa"/>
            <w:vMerge/>
            <w:tcBorders>
              <w:top w:val="single" w:sz="4" w:space="0" w:color="auto"/>
              <w:left w:val="single" w:sz="4" w:space="0" w:color="auto"/>
              <w:bottom w:val="single" w:sz="4" w:space="0" w:color="auto"/>
              <w:right w:val="single" w:sz="4" w:space="0" w:color="auto"/>
            </w:tcBorders>
            <w:vAlign w:val="center"/>
            <w:hideMark/>
            <w:tcPrChange w:id="4393" w:author="zhouyou" w:date="2025-04-18T16:59:00Z">
              <w:tcPr>
                <w:tcW w:w="850" w:type="dxa"/>
                <w:vMerge/>
                <w:tcBorders>
                  <w:top w:val="single" w:sz="4" w:space="0" w:color="auto"/>
                  <w:left w:val="single" w:sz="4" w:space="0" w:color="auto"/>
                  <w:bottom w:val="single" w:sz="4" w:space="0" w:color="auto"/>
                  <w:right w:val="single" w:sz="4" w:space="0" w:color="auto"/>
                </w:tcBorders>
                <w:vAlign w:val="center"/>
                <w:hideMark/>
              </w:tcPr>
            </w:tcPrChange>
          </w:tcPr>
          <w:p w14:paraId="4E2F7968" w14:textId="77777777" w:rsidR="00E17250" w:rsidRPr="00193049" w:rsidRDefault="00E17250">
            <w:pPr>
              <w:ind w:firstLine="404"/>
              <w:jc w:val="both"/>
              <w:rPr>
                <w:rFonts w:cs="Times New Roman"/>
                <w:spacing w:val="-4"/>
                <w:sz w:val="21"/>
                <w:szCs w:val="21"/>
                <w:rPrChange w:id="4394" w:author="zhouyou" w:date="2025-04-18T16:48:00Z">
                  <w:rPr>
                    <w:rFonts w:ascii="仿宋" w:hAnsi="仿宋" w:cs="Times New Roman"/>
                    <w:spacing w:val="-4"/>
                    <w:sz w:val="21"/>
                    <w:szCs w:val="21"/>
                  </w:rPr>
                </w:rPrChange>
              </w:rPr>
              <w:pPrChange w:id="4395" w:author="zhouyou" w:date="2025-04-18T16:45:00Z">
                <w:pPr>
                  <w:ind w:firstLine="404"/>
                  <w:jc w:val="center"/>
                </w:pPr>
              </w:pPrChange>
            </w:pPr>
          </w:p>
        </w:tc>
        <w:tc>
          <w:tcPr>
            <w:tcW w:w="2237" w:type="dxa"/>
            <w:vMerge/>
            <w:tcBorders>
              <w:top w:val="single" w:sz="4" w:space="0" w:color="auto"/>
              <w:left w:val="single" w:sz="4" w:space="0" w:color="auto"/>
              <w:bottom w:val="single" w:sz="4" w:space="0" w:color="auto"/>
              <w:right w:val="single" w:sz="4" w:space="0" w:color="auto"/>
            </w:tcBorders>
            <w:vAlign w:val="center"/>
            <w:hideMark/>
            <w:tcPrChange w:id="4396" w:author="zhouyou" w:date="2025-04-18T16:59:00Z">
              <w:tcPr>
                <w:tcW w:w="2127" w:type="dxa"/>
                <w:vMerge/>
                <w:tcBorders>
                  <w:top w:val="single" w:sz="4" w:space="0" w:color="auto"/>
                  <w:left w:val="single" w:sz="4" w:space="0" w:color="auto"/>
                  <w:bottom w:val="single" w:sz="4" w:space="0" w:color="auto"/>
                  <w:right w:val="single" w:sz="4" w:space="0" w:color="auto"/>
                </w:tcBorders>
                <w:vAlign w:val="center"/>
                <w:hideMark/>
              </w:tcPr>
            </w:tcPrChange>
          </w:tcPr>
          <w:p w14:paraId="0E5156C3" w14:textId="77777777" w:rsidR="00E17250" w:rsidRPr="00193049" w:rsidRDefault="00E17250">
            <w:pPr>
              <w:ind w:firstLine="404"/>
              <w:jc w:val="both"/>
              <w:rPr>
                <w:rFonts w:cs="Times New Roman"/>
                <w:spacing w:val="-4"/>
                <w:sz w:val="21"/>
                <w:szCs w:val="21"/>
                <w:rPrChange w:id="4397" w:author="zhouyou" w:date="2025-04-18T16:48:00Z">
                  <w:rPr>
                    <w:rFonts w:ascii="仿宋" w:hAnsi="仿宋" w:cs="Times New Roman"/>
                    <w:spacing w:val="-4"/>
                    <w:sz w:val="21"/>
                    <w:szCs w:val="21"/>
                  </w:rPr>
                </w:rPrChange>
              </w:rPr>
              <w:pPrChange w:id="4398" w:author="zhouyou" w:date="2025-04-18T16:45:00Z">
                <w:pPr>
                  <w:ind w:firstLine="404"/>
                  <w:jc w:val="center"/>
                </w:pPr>
              </w:pPrChange>
            </w:pPr>
          </w:p>
        </w:tc>
        <w:tc>
          <w:tcPr>
            <w:tcW w:w="1134" w:type="dxa"/>
            <w:tcBorders>
              <w:top w:val="single" w:sz="4" w:space="0" w:color="auto"/>
              <w:left w:val="single" w:sz="4" w:space="0" w:color="auto"/>
              <w:bottom w:val="single" w:sz="4" w:space="0" w:color="auto"/>
              <w:right w:val="single" w:sz="4" w:space="0" w:color="auto"/>
            </w:tcBorders>
            <w:vAlign w:val="center"/>
            <w:hideMark/>
            <w:tcPrChange w:id="4399"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617A315B" w14:textId="206675F7" w:rsidR="00E17250" w:rsidRPr="00193049" w:rsidRDefault="00E17250">
            <w:pPr>
              <w:adjustRightInd w:val="0"/>
              <w:snapToGrid w:val="0"/>
              <w:ind w:firstLineChars="0" w:firstLine="0"/>
              <w:jc w:val="both"/>
              <w:rPr>
                <w:rFonts w:cs="Times New Roman"/>
                <w:spacing w:val="-4"/>
                <w:sz w:val="21"/>
                <w:szCs w:val="21"/>
                <w:rPrChange w:id="4400" w:author="zhouyou" w:date="2025-04-18T16:48:00Z">
                  <w:rPr>
                    <w:rFonts w:ascii="仿宋" w:hAnsi="仿宋" w:cs="Times New Roman"/>
                    <w:spacing w:val="-4"/>
                    <w:sz w:val="21"/>
                    <w:szCs w:val="21"/>
                  </w:rPr>
                </w:rPrChange>
              </w:rPr>
              <w:pPrChange w:id="4401" w:author="zhouyou" w:date="2025-04-18T16:45:00Z">
                <w:pPr>
                  <w:adjustRightInd w:val="0"/>
                  <w:snapToGrid w:val="0"/>
                  <w:ind w:firstLineChars="0" w:firstLine="0"/>
                  <w:jc w:val="center"/>
                </w:pPr>
              </w:pPrChange>
            </w:pPr>
            <w:r w:rsidRPr="00193049">
              <w:rPr>
                <w:rFonts w:eastAsia="宋体" w:cs="Times New Roman" w:hint="eastAsia"/>
                <w:color w:val="000000"/>
                <w:spacing w:val="-4"/>
                <w:sz w:val="21"/>
                <w:szCs w:val="21"/>
                <w:rPrChange w:id="4402" w:author="zhouyou" w:date="2025-04-18T16:48:00Z">
                  <w:rPr>
                    <w:rFonts w:ascii="宋体" w:eastAsia="宋体" w:hAnsi="宋体" w:cs="宋体" w:hint="eastAsia"/>
                    <w:color w:val="000000"/>
                    <w:spacing w:val="-4"/>
                    <w:sz w:val="21"/>
                    <w:szCs w:val="21"/>
                  </w:rPr>
                </w:rPrChange>
              </w:rPr>
              <w:t>指标</w:t>
            </w:r>
            <w:r w:rsidRPr="00193049">
              <w:rPr>
                <w:rFonts w:eastAsia="宋体" w:cs="Times New Roman"/>
                <w:color w:val="000000"/>
                <w:spacing w:val="-4"/>
                <w:sz w:val="21"/>
                <w:szCs w:val="21"/>
                <w:rPrChange w:id="4403" w:author="zhouyou" w:date="2025-04-18T16:48:00Z">
                  <w:rPr>
                    <w:rFonts w:ascii="宋体" w:eastAsia="宋体" w:hAnsi="宋体" w:cs="宋体"/>
                    <w:color w:val="000000"/>
                    <w:spacing w:val="-4"/>
                    <w:sz w:val="21"/>
                    <w:szCs w:val="21"/>
                  </w:rPr>
                </w:rPrChange>
              </w:rPr>
              <w:t xml:space="preserve">5.4 </w:t>
            </w:r>
            <w:proofErr w:type="gramStart"/>
            <w:r w:rsidRPr="00193049">
              <w:rPr>
                <w:rFonts w:eastAsia="宋体" w:cs="Times New Roman" w:hint="eastAsia"/>
                <w:color w:val="000000"/>
                <w:spacing w:val="-4"/>
                <w:sz w:val="21"/>
                <w:szCs w:val="21"/>
                <w:rPrChange w:id="4404" w:author="zhouyou" w:date="2025-04-18T16:48:00Z">
                  <w:rPr>
                    <w:rFonts w:ascii="宋体" w:eastAsia="宋体" w:hAnsi="宋体" w:cs="宋体" w:hint="eastAsia"/>
                    <w:color w:val="000000"/>
                    <w:spacing w:val="-4"/>
                    <w:sz w:val="21"/>
                    <w:szCs w:val="21"/>
                  </w:rPr>
                </w:rPrChange>
              </w:rPr>
              <w:t>软著</w:t>
            </w:r>
            <w:proofErr w:type="gramEnd"/>
          </w:p>
        </w:tc>
        <w:tc>
          <w:tcPr>
            <w:tcW w:w="1134" w:type="dxa"/>
            <w:tcBorders>
              <w:top w:val="single" w:sz="4" w:space="0" w:color="auto"/>
              <w:left w:val="single" w:sz="4" w:space="0" w:color="auto"/>
              <w:bottom w:val="single" w:sz="4" w:space="0" w:color="auto"/>
              <w:right w:val="single" w:sz="4" w:space="0" w:color="auto"/>
            </w:tcBorders>
            <w:vAlign w:val="center"/>
            <w:hideMark/>
            <w:tcPrChange w:id="4405"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27C46AF1" w14:textId="41B3064A" w:rsidR="00E17250" w:rsidRPr="00193049" w:rsidRDefault="00E17250">
            <w:pPr>
              <w:adjustRightInd w:val="0"/>
              <w:snapToGrid w:val="0"/>
              <w:ind w:firstLineChars="0" w:firstLine="0"/>
              <w:jc w:val="both"/>
              <w:rPr>
                <w:rFonts w:cs="Times New Roman"/>
                <w:spacing w:val="-4"/>
                <w:sz w:val="21"/>
                <w:szCs w:val="21"/>
                <w:rPrChange w:id="4406" w:author="zhouyou" w:date="2025-04-18T16:48:00Z">
                  <w:rPr>
                    <w:rFonts w:ascii="仿宋" w:hAnsi="仿宋" w:cs="宋体"/>
                    <w:spacing w:val="-4"/>
                    <w:sz w:val="21"/>
                    <w:szCs w:val="21"/>
                  </w:rPr>
                </w:rPrChange>
              </w:rPr>
              <w:pPrChange w:id="4407" w:author="zhouyou" w:date="2025-04-18T16:45:00Z">
                <w:pPr>
                  <w:adjustRightInd w:val="0"/>
                  <w:snapToGrid w:val="0"/>
                  <w:ind w:firstLineChars="0" w:firstLine="0"/>
                  <w:jc w:val="center"/>
                </w:pPr>
              </w:pPrChange>
            </w:pPr>
            <w:r w:rsidRPr="00193049">
              <w:rPr>
                <w:rFonts w:eastAsia="宋体" w:cs="Times New Roman"/>
                <w:color w:val="000000"/>
                <w:sz w:val="21"/>
                <w:szCs w:val="24"/>
                <w:rPrChange w:id="4408" w:author="zhouyou" w:date="2025-04-18T16:48:00Z">
                  <w:rPr>
                    <w:rFonts w:ascii="宋体" w:eastAsia="宋体" w:hAnsi="宋体" w:cs="Times New Roman"/>
                    <w:color w:val="000000"/>
                    <w:sz w:val="21"/>
                    <w:szCs w:val="24"/>
                  </w:rPr>
                </w:rPrChange>
              </w:rPr>
              <w:t>/</w:t>
            </w:r>
          </w:p>
        </w:tc>
        <w:tc>
          <w:tcPr>
            <w:tcW w:w="1134" w:type="dxa"/>
            <w:tcBorders>
              <w:top w:val="single" w:sz="4" w:space="0" w:color="auto"/>
              <w:left w:val="single" w:sz="4" w:space="0" w:color="auto"/>
              <w:bottom w:val="single" w:sz="4" w:space="0" w:color="auto"/>
              <w:right w:val="single" w:sz="4" w:space="0" w:color="auto"/>
            </w:tcBorders>
            <w:vAlign w:val="center"/>
            <w:hideMark/>
            <w:tcPrChange w:id="4409"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35477532" w14:textId="3D023F29" w:rsidR="00E17250" w:rsidRPr="00193049" w:rsidRDefault="00E17250">
            <w:pPr>
              <w:adjustRightInd w:val="0"/>
              <w:snapToGrid w:val="0"/>
              <w:ind w:firstLineChars="0" w:firstLine="0"/>
              <w:jc w:val="both"/>
              <w:rPr>
                <w:rFonts w:cs="Times New Roman"/>
                <w:spacing w:val="-4"/>
                <w:sz w:val="21"/>
                <w:szCs w:val="21"/>
                <w:rPrChange w:id="4410" w:author="zhouyou" w:date="2025-04-18T16:48:00Z">
                  <w:rPr>
                    <w:rFonts w:ascii="仿宋" w:hAnsi="仿宋" w:cs="宋体"/>
                    <w:spacing w:val="-4"/>
                    <w:sz w:val="21"/>
                    <w:szCs w:val="21"/>
                  </w:rPr>
                </w:rPrChange>
              </w:rPr>
              <w:pPrChange w:id="4411" w:author="zhouyou" w:date="2025-04-18T16:45:00Z">
                <w:pPr>
                  <w:adjustRightInd w:val="0"/>
                  <w:snapToGrid w:val="0"/>
                  <w:ind w:firstLineChars="0" w:firstLine="0"/>
                  <w:jc w:val="center"/>
                </w:pPr>
              </w:pPrChange>
            </w:pPr>
            <w:r w:rsidRPr="00193049">
              <w:rPr>
                <w:rFonts w:eastAsia="宋体" w:cs="Times New Roman"/>
                <w:color w:val="000000"/>
                <w:sz w:val="21"/>
                <w:szCs w:val="24"/>
                <w:rPrChange w:id="4412" w:author="zhouyou" w:date="2025-04-18T16:48:00Z">
                  <w:rPr>
                    <w:rFonts w:ascii="宋体" w:eastAsia="宋体" w:hAnsi="宋体" w:cs="Times New Roman"/>
                    <w:color w:val="000000"/>
                    <w:sz w:val="21"/>
                    <w:szCs w:val="24"/>
                  </w:rPr>
                </w:rPrChange>
              </w:rPr>
              <w:t>2</w:t>
            </w:r>
          </w:p>
        </w:tc>
        <w:tc>
          <w:tcPr>
            <w:tcW w:w="1559" w:type="dxa"/>
            <w:tcBorders>
              <w:top w:val="single" w:sz="4" w:space="0" w:color="auto"/>
              <w:left w:val="single" w:sz="4" w:space="0" w:color="auto"/>
              <w:bottom w:val="single" w:sz="4" w:space="0" w:color="auto"/>
              <w:right w:val="single" w:sz="4" w:space="0" w:color="auto"/>
            </w:tcBorders>
            <w:vAlign w:val="center"/>
            <w:hideMark/>
            <w:tcPrChange w:id="4413" w:author="zhouyou" w:date="2025-04-18T16:59:00Z">
              <w:tcPr>
                <w:tcW w:w="1559" w:type="dxa"/>
                <w:tcBorders>
                  <w:top w:val="single" w:sz="4" w:space="0" w:color="auto"/>
                  <w:left w:val="single" w:sz="4" w:space="0" w:color="auto"/>
                  <w:bottom w:val="single" w:sz="4" w:space="0" w:color="auto"/>
                  <w:right w:val="single" w:sz="4" w:space="0" w:color="auto"/>
                </w:tcBorders>
                <w:vAlign w:val="center"/>
                <w:hideMark/>
              </w:tcPr>
            </w:tcPrChange>
          </w:tcPr>
          <w:p w14:paraId="1167CA3F" w14:textId="549948FE" w:rsidR="00E17250" w:rsidRPr="00193049" w:rsidRDefault="00E17250">
            <w:pPr>
              <w:adjustRightInd w:val="0"/>
              <w:snapToGrid w:val="0"/>
              <w:ind w:firstLineChars="0" w:firstLine="0"/>
              <w:jc w:val="both"/>
              <w:rPr>
                <w:rFonts w:cs="Times New Roman"/>
                <w:spacing w:val="-4"/>
                <w:sz w:val="21"/>
                <w:szCs w:val="21"/>
                <w:rPrChange w:id="4414" w:author="zhouyou" w:date="2025-04-18T16:48:00Z">
                  <w:rPr>
                    <w:rFonts w:ascii="仿宋" w:hAnsi="仿宋" w:cs="宋体"/>
                    <w:spacing w:val="-4"/>
                    <w:sz w:val="21"/>
                    <w:szCs w:val="21"/>
                  </w:rPr>
                </w:rPrChange>
              </w:rPr>
              <w:pPrChange w:id="4415" w:author="zhouyou" w:date="2025-04-18T16:45:00Z">
                <w:pPr>
                  <w:adjustRightInd w:val="0"/>
                  <w:snapToGrid w:val="0"/>
                  <w:ind w:firstLineChars="0" w:firstLine="0"/>
                  <w:jc w:val="center"/>
                </w:pPr>
              </w:pPrChange>
            </w:pPr>
            <w:r w:rsidRPr="00193049">
              <w:rPr>
                <w:rFonts w:eastAsia="宋体" w:cs="Times New Roman"/>
                <w:color w:val="000000"/>
                <w:sz w:val="21"/>
                <w:szCs w:val="24"/>
                <w:rPrChange w:id="4416" w:author="zhouyou" w:date="2025-04-18T16:48:00Z">
                  <w:rPr>
                    <w:rFonts w:ascii="宋体" w:eastAsia="宋体" w:hAnsi="宋体" w:cs="Times New Roman"/>
                    <w:color w:val="000000"/>
                    <w:sz w:val="21"/>
                    <w:szCs w:val="24"/>
                  </w:rPr>
                </w:rPrChange>
              </w:rPr>
              <w:t>4</w:t>
            </w:r>
          </w:p>
        </w:tc>
        <w:tc>
          <w:tcPr>
            <w:tcW w:w="3290" w:type="dxa"/>
            <w:tcBorders>
              <w:top w:val="single" w:sz="4" w:space="0" w:color="auto"/>
              <w:left w:val="single" w:sz="4" w:space="0" w:color="auto"/>
              <w:bottom w:val="single" w:sz="4" w:space="0" w:color="auto"/>
              <w:right w:val="single" w:sz="4" w:space="0" w:color="auto"/>
            </w:tcBorders>
            <w:vAlign w:val="center"/>
            <w:hideMark/>
            <w:tcPrChange w:id="4417"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55C68683" w14:textId="0DDCE196" w:rsidR="00E17250" w:rsidRPr="00193049" w:rsidRDefault="00E17250">
            <w:pPr>
              <w:adjustRightInd w:val="0"/>
              <w:snapToGrid w:val="0"/>
              <w:ind w:firstLineChars="0" w:firstLine="0"/>
              <w:jc w:val="both"/>
              <w:rPr>
                <w:rFonts w:cs="Times New Roman"/>
                <w:spacing w:val="-4"/>
                <w:sz w:val="21"/>
                <w:szCs w:val="21"/>
                <w:rPrChange w:id="4418" w:author="zhouyou" w:date="2025-04-18T16:48:00Z">
                  <w:rPr>
                    <w:rFonts w:ascii="仿宋" w:hAnsi="仿宋" w:cs="宋体"/>
                    <w:spacing w:val="-4"/>
                    <w:sz w:val="21"/>
                    <w:szCs w:val="21"/>
                  </w:rPr>
                </w:rPrChange>
              </w:rPr>
              <w:pPrChange w:id="4419" w:author="zhouyou" w:date="2025-04-18T16:45:00Z">
                <w:pPr>
                  <w:adjustRightInd w:val="0"/>
                  <w:snapToGrid w:val="0"/>
                  <w:ind w:firstLineChars="0" w:firstLine="0"/>
                  <w:jc w:val="center"/>
                </w:pPr>
              </w:pPrChange>
            </w:pPr>
            <w:r w:rsidRPr="00193049">
              <w:rPr>
                <w:rFonts w:cs="Times New Roman" w:hint="eastAsia"/>
                <w:color w:val="000000"/>
                <w:sz w:val="21"/>
                <w:szCs w:val="24"/>
                <w:rPrChange w:id="4420" w:author="zhouyou" w:date="2025-04-18T16:48:00Z">
                  <w:rPr>
                    <w:rFonts w:ascii="仿宋" w:hAnsi="仿宋" w:cs="Times New Roman" w:hint="eastAsia"/>
                    <w:color w:val="000000"/>
                    <w:sz w:val="21"/>
                    <w:szCs w:val="24"/>
                  </w:rPr>
                </w:rPrChange>
              </w:rPr>
              <w:t>登记证书</w:t>
            </w:r>
          </w:p>
        </w:tc>
      </w:tr>
      <w:tr w:rsidR="00E17250" w:rsidRPr="00193049" w14:paraId="2D6ACD3E"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421"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jc w:val="center"/>
          <w:trPrChange w:id="4422" w:author="zhouyou" w:date="2025-04-18T16:59:00Z">
            <w:trPr>
              <w:jc w:val="center"/>
            </w:trPr>
          </w:trPrChange>
        </w:trPr>
        <w:tc>
          <w:tcPr>
            <w:tcW w:w="1424" w:type="dxa"/>
            <w:vMerge w:val="restart"/>
            <w:tcBorders>
              <w:top w:val="single" w:sz="4" w:space="0" w:color="auto"/>
              <w:left w:val="single" w:sz="4" w:space="0" w:color="auto"/>
              <w:bottom w:val="single" w:sz="4" w:space="0" w:color="auto"/>
              <w:right w:val="single" w:sz="4" w:space="0" w:color="auto"/>
            </w:tcBorders>
            <w:vAlign w:val="center"/>
            <w:hideMark/>
            <w:tcPrChange w:id="4423" w:author="zhouyou" w:date="2025-04-18T16:59:00Z">
              <w:tcPr>
                <w:tcW w:w="1424" w:type="dxa"/>
                <w:vMerge w:val="restart"/>
                <w:tcBorders>
                  <w:top w:val="single" w:sz="4" w:space="0" w:color="auto"/>
                  <w:left w:val="single" w:sz="4" w:space="0" w:color="auto"/>
                  <w:bottom w:val="single" w:sz="4" w:space="0" w:color="auto"/>
                  <w:right w:val="single" w:sz="4" w:space="0" w:color="auto"/>
                </w:tcBorders>
                <w:vAlign w:val="center"/>
                <w:hideMark/>
              </w:tcPr>
            </w:tcPrChange>
          </w:tcPr>
          <w:p w14:paraId="5F6E812C" w14:textId="77777777" w:rsidR="00E17250" w:rsidRPr="00193049" w:rsidRDefault="00E17250">
            <w:pPr>
              <w:adjustRightInd w:val="0"/>
              <w:snapToGrid w:val="0"/>
              <w:ind w:firstLineChars="0" w:firstLine="0"/>
              <w:jc w:val="both"/>
              <w:rPr>
                <w:rFonts w:cs="Times New Roman"/>
                <w:spacing w:val="-4"/>
                <w:sz w:val="21"/>
                <w:szCs w:val="21"/>
                <w:rPrChange w:id="4424" w:author="zhouyou" w:date="2025-04-18T16:48:00Z">
                  <w:rPr>
                    <w:rFonts w:ascii="仿宋" w:hAnsi="仿宋" w:cs="Times New Roman"/>
                    <w:spacing w:val="-4"/>
                    <w:sz w:val="21"/>
                    <w:szCs w:val="21"/>
                  </w:rPr>
                </w:rPrChange>
              </w:rPr>
            </w:pPr>
            <w:r w:rsidRPr="00193049">
              <w:rPr>
                <w:rFonts w:cs="Times New Roman" w:hint="eastAsia"/>
                <w:spacing w:val="-4"/>
                <w:sz w:val="21"/>
                <w:szCs w:val="21"/>
                <w:rPrChange w:id="4425" w:author="zhouyou" w:date="2025-04-18T16:48:00Z">
                  <w:rPr>
                    <w:rFonts w:ascii="仿宋" w:hAnsi="仿宋" w:cs="Times New Roman" w:hint="eastAsia"/>
                    <w:spacing w:val="-4"/>
                    <w:sz w:val="21"/>
                    <w:szCs w:val="21"/>
                  </w:rPr>
                </w:rPrChange>
              </w:rPr>
              <w:t>科技报告考核指标</w:t>
            </w:r>
          </w:p>
        </w:tc>
        <w:tc>
          <w:tcPr>
            <w:tcW w:w="1690" w:type="dxa"/>
            <w:gridSpan w:val="3"/>
            <w:tcBorders>
              <w:top w:val="single" w:sz="4" w:space="0" w:color="auto"/>
              <w:left w:val="single" w:sz="4" w:space="0" w:color="auto"/>
              <w:bottom w:val="single" w:sz="4" w:space="0" w:color="auto"/>
              <w:right w:val="single" w:sz="4" w:space="0" w:color="auto"/>
            </w:tcBorders>
            <w:vAlign w:val="center"/>
            <w:hideMark/>
            <w:tcPrChange w:id="4426" w:author="zhouyou" w:date="2025-04-18T16:59:00Z">
              <w:tcPr>
                <w:tcW w:w="1800" w:type="dxa"/>
                <w:gridSpan w:val="3"/>
                <w:tcBorders>
                  <w:top w:val="single" w:sz="4" w:space="0" w:color="auto"/>
                  <w:left w:val="single" w:sz="4" w:space="0" w:color="auto"/>
                  <w:bottom w:val="single" w:sz="4" w:space="0" w:color="auto"/>
                  <w:right w:val="single" w:sz="4" w:space="0" w:color="auto"/>
                </w:tcBorders>
                <w:vAlign w:val="center"/>
                <w:hideMark/>
              </w:tcPr>
            </w:tcPrChange>
          </w:tcPr>
          <w:p w14:paraId="2D5E63BB" w14:textId="77777777" w:rsidR="00E17250" w:rsidRPr="00193049" w:rsidRDefault="00E17250">
            <w:pPr>
              <w:adjustRightInd w:val="0"/>
              <w:snapToGrid w:val="0"/>
              <w:ind w:firstLineChars="0" w:firstLine="0"/>
              <w:jc w:val="both"/>
              <w:rPr>
                <w:rFonts w:cs="Times New Roman"/>
                <w:spacing w:val="-4"/>
                <w:sz w:val="21"/>
                <w:szCs w:val="21"/>
                <w:rPrChange w:id="4427" w:author="zhouyou" w:date="2025-04-18T16:48:00Z">
                  <w:rPr>
                    <w:rFonts w:ascii="仿宋" w:hAnsi="仿宋" w:cs="Times New Roman"/>
                    <w:spacing w:val="-4"/>
                    <w:sz w:val="21"/>
                    <w:szCs w:val="21"/>
                  </w:rPr>
                </w:rPrChange>
              </w:rPr>
              <w:pPrChange w:id="4428" w:author="zhouyou" w:date="2025-04-18T16:45:00Z">
                <w:pPr>
                  <w:adjustRightInd w:val="0"/>
                  <w:snapToGrid w:val="0"/>
                  <w:ind w:firstLineChars="0" w:firstLine="0"/>
                  <w:jc w:val="center"/>
                </w:pPr>
              </w:pPrChange>
            </w:pPr>
            <w:r w:rsidRPr="00193049">
              <w:rPr>
                <w:rFonts w:cs="Times New Roman" w:hint="eastAsia"/>
                <w:spacing w:val="-4"/>
                <w:sz w:val="21"/>
                <w:szCs w:val="21"/>
                <w:rPrChange w:id="4429" w:author="zhouyou" w:date="2025-04-18T16:48:00Z">
                  <w:rPr>
                    <w:rFonts w:ascii="仿宋" w:hAnsi="仿宋" w:cs="Times New Roman" w:hint="eastAsia"/>
                    <w:spacing w:val="-4"/>
                    <w:sz w:val="21"/>
                    <w:szCs w:val="21"/>
                  </w:rPr>
                </w:rPrChange>
              </w:rPr>
              <w:t>序号</w:t>
            </w:r>
          </w:p>
        </w:tc>
        <w:tc>
          <w:tcPr>
            <w:tcW w:w="2237" w:type="dxa"/>
            <w:tcBorders>
              <w:top w:val="single" w:sz="4" w:space="0" w:color="auto"/>
              <w:left w:val="single" w:sz="4" w:space="0" w:color="auto"/>
              <w:bottom w:val="single" w:sz="4" w:space="0" w:color="auto"/>
              <w:right w:val="single" w:sz="4" w:space="0" w:color="auto"/>
            </w:tcBorders>
            <w:vAlign w:val="center"/>
            <w:hideMark/>
            <w:tcPrChange w:id="4430" w:author="zhouyou" w:date="2025-04-18T16:59:00Z">
              <w:tcPr>
                <w:tcW w:w="2127" w:type="dxa"/>
                <w:tcBorders>
                  <w:top w:val="single" w:sz="4" w:space="0" w:color="auto"/>
                  <w:left w:val="single" w:sz="4" w:space="0" w:color="auto"/>
                  <w:bottom w:val="single" w:sz="4" w:space="0" w:color="auto"/>
                  <w:right w:val="single" w:sz="4" w:space="0" w:color="auto"/>
                </w:tcBorders>
                <w:vAlign w:val="center"/>
                <w:hideMark/>
              </w:tcPr>
            </w:tcPrChange>
          </w:tcPr>
          <w:p w14:paraId="1924C23F" w14:textId="77777777" w:rsidR="00E17250" w:rsidRPr="00193049" w:rsidRDefault="00E17250">
            <w:pPr>
              <w:adjustRightInd w:val="0"/>
              <w:snapToGrid w:val="0"/>
              <w:ind w:firstLineChars="0" w:firstLine="0"/>
              <w:jc w:val="both"/>
              <w:rPr>
                <w:rFonts w:cs="Times New Roman"/>
                <w:spacing w:val="-4"/>
                <w:sz w:val="21"/>
                <w:szCs w:val="21"/>
                <w:rPrChange w:id="4431" w:author="zhouyou" w:date="2025-04-18T16:48:00Z">
                  <w:rPr>
                    <w:rFonts w:ascii="仿宋" w:hAnsi="仿宋" w:cs="Times New Roman"/>
                    <w:spacing w:val="-4"/>
                    <w:sz w:val="21"/>
                    <w:szCs w:val="21"/>
                  </w:rPr>
                </w:rPrChange>
              </w:rPr>
              <w:pPrChange w:id="4432" w:author="zhouyou" w:date="2025-04-18T16:45:00Z">
                <w:pPr>
                  <w:adjustRightInd w:val="0"/>
                  <w:snapToGrid w:val="0"/>
                  <w:ind w:firstLineChars="0" w:firstLine="0"/>
                  <w:jc w:val="center"/>
                </w:pPr>
              </w:pPrChange>
            </w:pPr>
            <w:r w:rsidRPr="00193049">
              <w:rPr>
                <w:rFonts w:cs="Times New Roman" w:hint="eastAsia"/>
                <w:spacing w:val="-4"/>
                <w:sz w:val="21"/>
                <w:szCs w:val="21"/>
                <w:rPrChange w:id="4433" w:author="zhouyou" w:date="2025-04-18T16:48:00Z">
                  <w:rPr>
                    <w:rFonts w:ascii="仿宋" w:hAnsi="仿宋" w:cs="Times New Roman" w:hint="eastAsia"/>
                    <w:spacing w:val="-4"/>
                    <w:sz w:val="21"/>
                    <w:szCs w:val="21"/>
                  </w:rPr>
                </w:rPrChange>
              </w:rPr>
              <w:t>报告类型</w:t>
            </w:r>
            <w:r w:rsidRPr="00193049">
              <w:rPr>
                <w:rFonts w:cs="Times New Roman"/>
                <w:spacing w:val="-4"/>
                <w:sz w:val="21"/>
                <w:szCs w:val="21"/>
                <w:vertAlign w:val="superscript"/>
                <w:rPrChange w:id="4434" w:author="zhouyou" w:date="2025-04-18T16:48:00Z">
                  <w:rPr>
                    <w:rFonts w:ascii="仿宋" w:hAnsi="仿宋" w:cs="Times New Roman"/>
                    <w:spacing w:val="-4"/>
                    <w:sz w:val="21"/>
                    <w:szCs w:val="21"/>
                    <w:vertAlign w:val="superscript"/>
                  </w:rPr>
                </w:rPrChange>
              </w:rPr>
              <w:t>5</w:t>
            </w:r>
          </w:p>
        </w:tc>
        <w:tc>
          <w:tcPr>
            <w:tcW w:w="1134" w:type="dxa"/>
            <w:tcBorders>
              <w:top w:val="single" w:sz="4" w:space="0" w:color="auto"/>
              <w:left w:val="single" w:sz="4" w:space="0" w:color="auto"/>
              <w:bottom w:val="single" w:sz="4" w:space="0" w:color="auto"/>
              <w:right w:val="single" w:sz="4" w:space="0" w:color="auto"/>
            </w:tcBorders>
            <w:vAlign w:val="center"/>
            <w:hideMark/>
            <w:tcPrChange w:id="4435"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323C9F0A" w14:textId="77777777" w:rsidR="00E17250" w:rsidRPr="00193049" w:rsidRDefault="00E17250">
            <w:pPr>
              <w:adjustRightInd w:val="0"/>
              <w:snapToGrid w:val="0"/>
              <w:ind w:firstLineChars="0" w:firstLine="0"/>
              <w:jc w:val="both"/>
              <w:rPr>
                <w:rFonts w:cs="Times New Roman"/>
                <w:spacing w:val="-4"/>
                <w:sz w:val="21"/>
                <w:szCs w:val="21"/>
                <w:rPrChange w:id="4436" w:author="zhouyou" w:date="2025-04-18T16:48:00Z">
                  <w:rPr>
                    <w:rFonts w:ascii="仿宋" w:hAnsi="仿宋" w:cs="Times New Roman"/>
                    <w:spacing w:val="-4"/>
                    <w:sz w:val="21"/>
                    <w:szCs w:val="21"/>
                  </w:rPr>
                </w:rPrChange>
              </w:rPr>
              <w:pPrChange w:id="4437" w:author="zhouyou" w:date="2025-04-18T16:45:00Z">
                <w:pPr>
                  <w:adjustRightInd w:val="0"/>
                  <w:snapToGrid w:val="0"/>
                  <w:ind w:firstLineChars="0" w:firstLine="0"/>
                  <w:jc w:val="center"/>
                </w:pPr>
              </w:pPrChange>
            </w:pPr>
            <w:r w:rsidRPr="00193049">
              <w:rPr>
                <w:rFonts w:cs="Times New Roman" w:hint="eastAsia"/>
                <w:spacing w:val="-4"/>
                <w:sz w:val="21"/>
                <w:szCs w:val="21"/>
                <w:rPrChange w:id="4438" w:author="zhouyou" w:date="2025-04-18T16:48:00Z">
                  <w:rPr>
                    <w:rFonts w:ascii="仿宋" w:hAnsi="仿宋" w:cs="Times New Roman" w:hint="eastAsia"/>
                    <w:spacing w:val="-4"/>
                    <w:sz w:val="21"/>
                    <w:szCs w:val="21"/>
                  </w:rPr>
                </w:rPrChange>
              </w:rPr>
              <w:t>数量</w:t>
            </w:r>
          </w:p>
        </w:tc>
        <w:tc>
          <w:tcPr>
            <w:tcW w:w="3827" w:type="dxa"/>
            <w:gridSpan w:val="3"/>
            <w:tcBorders>
              <w:top w:val="single" w:sz="4" w:space="0" w:color="auto"/>
              <w:left w:val="single" w:sz="4" w:space="0" w:color="auto"/>
              <w:bottom w:val="single" w:sz="4" w:space="0" w:color="auto"/>
              <w:right w:val="single" w:sz="4" w:space="0" w:color="auto"/>
            </w:tcBorders>
            <w:vAlign w:val="center"/>
            <w:hideMark/>
            <w:tcPrChange w:id="4439" w:author="zhouyou" w:date="2025-04-18T16:59:00Z">
              <w:tcPr>
                <w:tcW w:w="3827" w:type="dxa"/>
                <w:gridSpan w:val="3"/>
                <w:tcBorders>
                  <w:top w:val="single" w:sz="4" w:space="0" w:color="auto"/>
                  <w:left w:val="single" w:sz="4" w:space="0" w:color="auto"/>
                  <w:bottom w:val="single" w:sz="4" w:space="0" w:color="auto"/>
                  <w:right w:val="single" w:sz="4" w:space="0" w:color="auto"/>
                </w:tcBorders>
                <w:vAlign w:val="center"/>
                <w:hideMark/>
              </w:tcPr>
            </w:tcPrChange>
          </w:tcPr>
          <w:p w14:paraId="5AAE064B" w14:textId="77777777" w:rsidR="00E17250" w:rsidRPr="00193049" w:rsidRDefault="00E17250">
            <w:pPr>
              <w:adjustRightInd w:val="0"/>
              <w:snapToGrid w:val="0"/>
              <w:ind w:firstLineChars="0" w:firstLine="0"/>
              <w:jc w:val="both"/>
              <w:rPr>
                <w:rFonts w:cs="Times New Roman"/>
                <w:spacing w:val="-4"/>
                <w:sz w:val="21"/>
                <w:szCs w:val="21"/>
                <w:rPrChange w:id="4440" w:author="zhouyou" w:date="2025-04-18T16:48:00Z">
                  <w:rPr>
                    <w:rFonts w:ascii="仿宋" w:hAnsi="仿宋" w:cs="Times New Roman"/>
                    <w:spacing w:val="-4"/>
                    <w:sz w:val="21"/>
                    <w:szCs w:val="21"/>
                  </w:rPr>
                </w:rPrChange>
              </w:rPr>
              <w:pPrChange w:id="4441" w:author="zhouyou" w:date="2025-04-18T16:45:00Z">
                <w:pPr>
                  <w:adjustRightInd w:val="0"/>
                  <w:snapToGrid w:val="0"/>
                  <w:ind w:firstLineChars="0" w:firstLine="0"/>
                  <w:jc w:val="center"/>
                </w:pPr>
              </w:pPrChange>
            </w:pPr>
            <w:r w:rsidRPr="00193049">
              <w:rPr>
                <w:rFonts w:cs="Times New Roman" w:hint="eastAsia"/>
                <w:spacing w:val="-4"/>
                <w:sz w:val="21"/>
                <w:szCs w:val="21"/>
                <w:rPrChange w:id="4442" w:author="zhouyou" w:date="2025-04-18T16:48:00Z">
                  <w:rPr>
                    <w:rFonts w:ascii="仿宋" w:hAnsi="仿宋" w:cs="Times New Roman" w:hint="eastAsia"/>
                    <w:spacing w:val="-4"/>
                    <w:sz w:val="21"/>
                    <w:szCs w:val="21"/>
                  </w:rPr>
                </w:rPrChange>
              </w:rPr>
              <w:t>提交时间</w:t>
            </w:r>
          </w:p>
        </w:tc>
        <w:tc>
          <w:tcPr>
            <w:tcW w:w="3290" w:type="dxa"/>
            <w:tcBorders>
              <w:top w:val="single" w:sz="4" w:space="0" w:color="auto"/>
              <w:left w:val="single" w:sz="4" w:space="0" w:color="auto"/>
              <w:bottom w:val="single" w:sz="4" w:space="0" w:color="auto"/>
              <w:right w:val="single" w:sz="4" w:space="0" w:color="auto"/>
            </w:tcBorders>
            <w:vAlign w:val="center"/>
            <w:hideMark/>
            <w:tcPrChange w:id="4443"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613445E8" w14:textId="77777777" w:rsidR="00E17250" w:rsidRPr="00193049" w:rsidRDefault="00E17250">
            <w:pPr>
              <w:adjustRightInd w:val="0"/>
              <w:snapToGrid w:val="0"/>
              <w:ind w:firstLineChars="0" w:firstLine="0"/>
              <w:jc w:val="both"/>
              <w:rPr>
                <w:rFonts w:cs="Times New Roman"/>
                <w:spacing w:val="-4"/>
                <w:sz w:val="21"/>
                <w:szCs w:val="21"/>
                <w:rPrChange w:id="4444" w:author="zhouyou" w:date="2025-04-18T16:48:00Z">
                  <w:rPr>
                    <w:rFonts w:ascii="仿宋" w:hAnsi="仿宋" w:cs="Times New Roman"/>
                    <w:spacing w:val="-4"/>
                    <w:sz w:val="21"/>
                    <w:szCs w:val="21"/>
                  </w:rPr>
                </w:rPrChange>
              </w:rPr>
              <w:pPrChange w:id="4445" w:author="zhouyou" w:date="2025-04-18T16:45:00Z">
                <w:pPr>
                  <w:adjustRightInd w:val="0"/>
                  <w:snapToGrid w:val="0"/>
                  <w:ind w:firstLineChars="0" w:firstLine="0"/>
                  <w:jc w:val="center"/>
                </w:pPr>
              </w:pPrChange>
            </w:pPr>
            <w:r w:rsidRPr="00193049">
              <w:rPr>
                <w:rFonts w:cs="Times New Roman" w:hint="eastAsia"/>
                <w:spacing w:val="-4"/>
                <w:sz w:val="21"/>
                <w:szCs w:val="21"/>
                <w:rPrChange w:id="4446" w:author="zhouyou" w:date="2025-04-18T16:48:00Z">
                  <w:rPr>
                    <w:rFonts w:ascii="仿宋" w:hAnsi="仿宋" w:cs="Times New Roman" w:hint="eastAsia"/>
                    <w:spacing w:val="-4"/>
                    <w:sz w:val="21"/>
                    <w:szCs w:val="21"/>
                  </w:rPr>
                </w:rPrChange>
              </w:rPr>
              <w:t>公开类别及时限</w:t>
            </w:r>
            <w:r w:rsidRPr="00193049">
              <w:rPr>
                <w:rFonts w:cs="Times New Roman"/>
                <w:spacing w:val="-4"/>
                <w:sz w:val="21"/>
                <w:szCs w:val="21"/>
                <w:vertAlign w:val="superscript"/>
                <w:rPrChange w:id="4447" w:author="zhouyou" w:date="2025-04-18T16:48:00Z">
                  <w:rPr>
                    <w:rFonts w:ascii="仿宋" w:hAnsi="仿宋" w:cs="Times New Roman"/>
                    <w:spacing w:val="-4"/>
                    <w:sz w:val="21"/>
                    <w:szCs w:val="21"/>
                    <w:vertAlign w:val="superscript"/>
                  </w:rPr>
                </w:rPrChange>
              </w:rPr>
              <w:t>6</w:t>
            </w:r>
          </w:p>
        </w:tc>
      </w:tr>
      <w:tr w:rsidR="00E17250" w:rsidRPr="00193049" w14:paraId="6B797E67"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448"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jc w:val="center"/>
          <w:trPrChange w:id="4449" w:author="zhouyou" w:date="2025-04-18T16:59:00Z">
            <w:trPr>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450"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755095F1" w14:textId="77777777" w:rsidR="00E17250" w:rsidRPr="00193049" w:rsidRDefault="00E17250">
            <w:pPr>
              <w:ind w:firstLine="404"/>
              <w:jc w:val="both"/>
              <w:rPr>
                <w:rFonts w:cs="Times New Roman"/>
                <w:spacing w:val="-4"/>
                <w:sz w:val="21"/>
                <w:szCs w:val="21"/>
                <w:rPrChange w:id="4451" w:author="zhouyou" w:date="2025-04-18T16:48:00Z">
                  <w:rPr>
                    <w:rFonts w:ascii="仿宋" w:hAnsi="仿宋" w:cs="Times New Roman"/>
                    <w:spacing w:val="-4"/>
                    <w:sz w:val="21"/>
                    <w:szCs w:val="21"/>
                  </w:rPr>
                </w:rPrChange>
              </w:rPr>
              <w:pPrChange w:id="4452" w:author="zhouyou" w:date="2025-04-18T16:45:00Z">
                <w:pPr>
                  <w:ind w:firstLine="404"/>
                  <w:jc w:val="center"/>
                </w:pPr>
              </w:pPrChange>
            </w:pPr>
          </w:p>
        </w:tc>
        <w:tc>
          <w:tcPr>
            <w:tcW w:w="1690" w:type="dxa"/>
            <w:gridSpan w:val="3"/>
            <w:tcBorders>
              <w:top w:val="single" w:sz="4" w:space="0" w:color="auto"/>
              <w:left w:val="single" w:sz="4" w:space="0" w:color="auto"/>
              <w:bottom w:val="single" w:sz="4" w:space="0" w:color="auto"/>
              <w:right w:val="single" w:sz="4" w:space="0" w:color="auto"/>
            </w:tcBorders>
            <w:vAlign w:val="center"/>
            <w:hideMark/>
            <w:tcPrChange w:id="4453" w:author="zhouyou" w:date="2025-04-18T16:59:00Z">
              <w:tcPr>
                <w:tcW w:w="1800" w:type="dxa"/>
                <w:gridSpan w:val="3"/>
                <w:tcBorders>
                  <w:top w:val="single" w:sz="4" w:space="0" w:color="auto"/>
                  <w:left w:val="single" w:sz="4" w:space="0" w:color="auto"/>
                  <w:bottom w:val="single" w:sz="4" w:space="0" w:color="auto"/>
                  <w:right w:val="single" w:sz="4" w:space="0" w:color="auto"/>
                </w:tcBorders>
                <w:vAlign w:val="center"/>
                <w:hideMark/>
              </w:tcPr>
            </w:tcPrChange>
          </w:tcPr>
          <w:p w14:paraId="2F953743" w14:textId="77777777" w:rsidR="00E17250" w:rsidRPr="00193049" w:rsidRDefault="00E17250">
            <w:pPr>
              <w:adjustRightInd w:val="0"/>
              <w:snapToGrid w:val="0"/>
              <w:ind w:firstLineChars="0" w:firstLine="0"/>
              <w:jc w:val="both"/>
              <w:rPr>
                <w:rFonts w:cs="Times New Roman"/>
                <w:spacing w:val="-4"/>
                <w:sz w:val="21"/>
                <w:szCs w:val="21"/>
                <w:rPrChange w:id="4454" w:author="zhouyou" w:date="2025-04-18T16:48:00Z">
                  <w:rPr>
                    <w:rFonts w:ascii="仿宋" w:hAnsi="仿宋" w:cs="Times New Roman"/>
                    <w:spacing w:val="-4"/>
                    <w:sz w:val="21"/>
                    <w:szCs w:val="21"/>
                  </w:rPr>
                </w:rPrChange>
              </w:rPr>
              <w:pPrChange w:id="4455" w:author="zhouyou" w:date="2025-04-18T16:45:00Z">
                <w:pPr>
                  <w:adjustRightInd w:val="0"/>
                  <w:snapToGrid w:val="0"/>
                  <w:ind w:firstLineChars="0" w:firstLine="0"/>
                  <w:jc w:val="center"/>
                </w:pPr>
              </w:pPrChange>
            </w:pPr>
            <w:r w:rsidRPr="00193049">
              <w:rPr>
                <w:rFonts w:cs="Times New Roman"/>
                <w:spacing w:val="-4"/>
                <w:sz w:val="21"/>
                <w:szCs w:val="21"/>
                <w:rPrChange w:id="4456" w:author="zhouyou" w:date="2025-04-18T16:48:00Z">
                  <w:rPr>
                    <w:rFonts w:ascii="仿宋" w:hAnsi="仿宋" w:cs="Times New Roman"/>
                    <w:spacing w:val="-4"/>
                    <w:sz w:val="21"/>
                    <w:szCs w:val="21"/>
                  </w:rPr>
                </w:rPrChange>
              </w:rPr>
              <w:t>1</w:t>
            </w:r>
          </w:p>
        </w:tc>
        <w:tc>
          <w:tcPr>
            <w:tcW w:w="2237" w:type="dxa"/>
            <w:tcBorders>
              <w:top w:val="single" w:sz="4" w:space="0" w:color="auto"/>
              <w:left w:val="single" w:sz="4" w:space="0" w:color="auto"/>
              <w:bottom w:val="single" w:sz="4" w:space="0" w:color="auto"/>
              <w:right w:val="single" w:sz="4" w:space="0" w:color="auto"/>
            </w:tcBorders>
            <w:vAlign w:val="center"/>
            <w:hideMark/>
            <w:tcPrChange w:id="4457" w:author="zhouyou" w:date="2025-04-18T16:59:00Z">
              <w:tcPr>
                <w:tcW w:w="2127" w:type="dxa"/>
                <w:tcBorders>
                  <w:top w:val="single" w:sz="4" w:space="0" w:color="auto"/>
                  <w:left w:val="single" w:sz="4" w:space="0" w:color="auto"/>
                  <w:bottom w:val="single" w:sz="4" w:space="0" w:color="auto"/>
                  <w:right w:val="single" w:sz="4" w:space="0" w:color="auto"/>
                </w:tcBorders>
                <w:vAlign w:val="center"/>
                <w:hideMark/>
              </w:tcPr>
            </w:tcPrChange>
          </w:tcPr>
          <w:p w14:paraId="0A75D0CC" w14:textId="77777777" w:rsidR="00E17250" w:rsidRPr="00193049" w:rsidRDefault="00E17250">
            <w:pPr>
              <w:adjustRightInd w:val="0"/>
              <w:snapToGrid w:val="0"/>
              <w:ind w:firstLineChars="0" w:firstLine="0"/>
              <w:jc w:val="both"/>
              <w:rPr>
                <w:rFonts w:cs="Times New Roman"/>
                <w:spacing w:val="-4"/>
                <w:sz w:val="21"/>
                <w:szCs w:val="21"/>
                <w:rPrChange w:id="4458" w:author="zhouyou" w:date="2025-04-18T16:48:00Z">
                  <w:rPr>
                    <w:rFonts w:ascii="仿宋" w:hAnsi="仿宋" w:cs="Times New Roman"/>
                    <w:spacing w:val="-4"/>
                    <w:sz w:val="21"/>
                    <w:szCs w:val="21"/>
                  </w:rPr>
                </w:rPrChange>
              </w:rPr>
              <w:pPrChange w:id="4459" w:author="zhouyou" w:date="2025-04-18T16:45:00Z">
                <w:pPr>
                  <w:adjustRightInd w:val="0"/>
                  <w:snapToGrid w:val="0"/>
                  <w:ind w:firstLineChars="0" w:firstLine="0"/>
                  <w:jc w:val="center"/>
                </w:pPr>
              </w:pPrChange>
            </w:pPr>
            <w:r w:rsidRPr="00193049">
              <w:rPr>
                <w:rFonts w:cs="Times New Roman" w:hint="eastAsia"/>
                <w:color w:val="000000"/>
                <w:spacing w:val="-4"/>
                <w:sz w:val="21"/>
                <w:szCs w:val="21"/>
                <w:rPrChange w:id="4460" w:author="zhouyou" w:date="2025-04-18T16:48:00Z">
                  <w:rPr>
                    <w:rFonts w:ascii="仿宋" w:hAnsi="仿宋" w:cs="宋体" w:hint="eastAsia"/>
                    <w:color w:val="000000"/>
                    <w:spacing w:val="-4"/>
                    <w:sz w:val="21"/>
                    <w:szCs w:val="21"/>
                  </w:rPr>
                </w:rPrChange>
              </w:rPr>
              <w:t>课题年度技术进展报告</w:t>
            </w:r>
          </w:p>
        </w:tc>
        <w:tc>
          <w:tcPr>
            <w:tcW w:w="1134" w:type="dxa"/>
            <w:tcBorders>
              <w:top w:val="single" w:sz="4" w:space="0" w:color="auto"/>
              <w:left w:val="single" w:sz="4" w:space="0" w:color="auto"/>
              <w:bottom w:val="single" w:sz="4" w:space="0" w:color="auto"/>
              <w:right w:val="single" w:sz="4" w:space="0" w:color="auto"/>
            </w:tcBorders>
            <w:vAlign w:val="center"/>
            <w:hideMark/>
            <w:tcPrChange w:id="4461"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64D7D236" w14:textId="77777777" w:rsidR="00E17250" w:rsidRPr="00193049" w:rsidRDefault="00E17250">
            <w:pPr>
              <w:adjustRightInd w:val="0"/>
              <w:snapToGrid w:val="0"/>
              <w:ind w:firstLineChars="0" w:firstLine="0"/>
              <w:jc w:val="both"/>
              <w:rPr>
                <w:rFonts w:cs="Times New Roman"/>
                <w:spacing w:val="-4"/>
                <w:sz w:val="21"/>
                <w:szCs w:val="21"/>
                <w:rPrChange w:id="4462" w:author="zhouyou" w:date="2025-04-18T16:48:00Z">
                  <w:rPr>
                    <w:rFonts w:ascii="仿宋" w:hAnsi="仿宋" w:cs="Times New Roman"/>
                    <w:spacing w:val="-4"/>
                    <w:sz w:val="21"/>
                    <w:szCs w:val="21"/>
                  </w:rPr>
                </w:rPrChange>
              </w:rPr>
              <w:pPrChange w:id="4463" w:author="zhouyou" w:date="2025-04-18T16:45:00Z">
                <w:pPr>
                  <w:adjustRightInd w:val="0"/>
                  <w:snapToGrid w:val="0"/>
                  <w:ind w:firstLineChars="0" w:firstLine="0"/>
                  <w:jc w:val="center"/>
                </w:pPr>
              </w:pPrChange>
            </w:pPr>
            <w:r w:rsidRPr="00193049">
              <w:rPr>
                <w:rFonts w:cs="Times New Roman"/>
                <w:spacing w:val="-4"/>
                <w:sz w:val="21"/>
                <w:szCs w:val="21"/>
                <w:rPrChange w:id="4464" w:author="zhouyou" w:date="2025-04-18T16:48:00Z">
                  <w:rPr>
                    <w:rFonts w:ascii="仿宋" w:hAnsi="仿宋" w:cs="Times New Roman"/>
                    <w:spacing w:val="-4"/>
                    <w:sz w:val="21"/>
                    <w:szCs w:val="21"/>
                  </w:rPr>
                </w:rPrChange>
              </w:rPr>
              <w:t>2</w:t>
            </w:r>
          </w:p>
        </w:tc>
        <w:tc>
          <w:tcPr>
            <w:tcW w:w="3827" w:type="dxa"/>
            <w:gridSpan w:val="3"/>
            <w:tcBorders>
              <w:top w:val="single" w:sz="4" w:space="0" w:color="auto"/>
              <w:left w:val="single" w:sz="4" w:space="0" w:color="auto"/>
              <w:bottom w:val="single" w:sz="4" w:space="0" w:color="auto"/>
              <w:right w:val="single" w:sz="4" w:space="0" w:color="auto"/>
            </w:tcBorders>
            <w:vAlign w:val="center"/>
            <w:hideMark/>
            <w:tcPrChange w:id="4465" w:author="zhouyou" w:date="2025-04-18T16:59:00Z">
              <w:tcPr>
                <w:tcW w:w="3827" w:type="dxa"/>
                <w:gridSpan w:val="3"/>
                <w:tcBorders>
                  <w:top w:val="single" w:sz="4" w:space="0" w:color="auto"/>
                  <w:left w:val="single" w:sz="4" w:space="0" w:color="auto"/>
                  <w:bottom w:val="single" w:sz="4" w:space="0" w:color="auto"/>
                  <w:right w:val="single" w:sz="4" w:space="0" w:color="auto"/>
                </w:tcBorders>
                <w:vAlign w:val="center"/>
                <w:hideMark/>
              </w:tcPr>
            </w:tcPrChange>
          </w:tcPr>
          <w:p w14:paraId="46A852FC" w14:textId="77777777" w:rsidR="00E17250" w:rsidRPr="00193049" w:rsidRDefault="00E17250">
            <w:pPr>
              <w:adjustRightInd w:val="0"/>
              <w:snapToGrid w:val="0"/>
              <w:ind w:firstLineChars="0" w:firstLine="0"/>
              <w:jc w:val="both"/>
              <w:rPr>
                <w:rFonts w:cs="Times New Roman"/>
                <w:spacing w:val="-4"/>
                <w:sz w:val="21"/>
                <w:szCs w:val="21"/>
                <w:rPrChange w:id="4466" w:author="zhouyou" w:date="2025-04-18T16:48:00Z">
                  <w:rPr>
                    <w:rFonts w:ascii="仿宋" w:hAnsi="仿宋" w:cs="Times New Roman"/>
                    <w:spacing w:val="-4"/>
                    <w:sz w:val="21"/>
                    <w:szCs w:val="21"/>
                  </w:rPr>
                </w:rPrChange>
              </w:rPr>
              <w:pPrChange w:id="4467" w:author="zhouyou" w:date="2025-04-18T16:45:00Z">
                <w:pPr>
                  <w:adjustRightInd w:val="0"/>
                  <w:snapToGrid w:val="0"/>
                  <w:ind w:firstLineChars="0" w:firstLine="0"/>
                  <w:jc w:val="center"/>
                </w:pPr>
              </w:pPrChange>
            </w:pPr>
            <w:r w:rsidRPr="00193049">
              <w:rPr>
                <w:rFonts w:cs="Times New Roman"/>
                <w:color w:val="000000"/>
                <w:spacing w:val="-4"/>
                <w:sz w:val="21"/>
                <w:szCs w:val="21"/>
                <w:rPrChange w:id="4468" w:author="zhouyou" w:date="2025-04-18T16:48:00Z">
                  <w:rPr>
                    <w:rFonts w:ascii="仿宋" w:hAnsi="仿宋" w:cs="宋体"/>
                    <w:color w:val="000000"/>
                    <w:spacing w:val="-4"/>
                    <w:sz w:val="21"/>
                    <w:szCs w:val="21"/>
                  </w:rPr>
                </w:rPrChange>
              </w:rPr>
              <w:t>2025</w:t>
            </w:r>
            <w:r w:rsidRPr="00193049">
              <w:rPr>
                <w:rFonts w:cs="Times New Roman" w:hint="eastAsia"/>
                <w:color w:val="000000"/>
                <w:spacing w:val="-4"/>
                <w:sz w:val="21"/>
                <w:szCs w:val="21"/>
                <w:rPrChange w:id="4469" w:author="zhouyou" w:date="2025-04-18T16:48:00Z">
                  <w:rPr>
                    <w:rFonts w:ascii="仿宋" w:hAnsi="仿宋" w:cs="宋体" w:hint="eastAsia"/>
                    <w:color w:val="000000"/>
                    <w:spacing w:val="-4"/>
                    <w:sz w:val="21"/>
                    <w:szCs w:val="21"/>
                  </w:rPr>
                </w:rPrChange>
              </w:rPr>
              <w:t>年</w:t>
            </w:r>
            <w:r w:rsidRPr="00193049">
              <w:rPr>
                <w:rFonts w:cs="Times New Roman"/>
                <w:color w:val="000000"/>
                <w:spacing w:val="-4"/>
                <w:sz w:val="21"/>
                <w:szCs w:val="21"/>
                <w:rPrChange w:id="4470" w:author="zhouyou" w:date="2025-04-18T16:48:00Z">
                  <w:rPr>
                    <w:rFonts w:ascii="仿宋" w:hAnsi="仿宋" w:cs="宋体"/>
                    <w:color w:val="000000"/>
                    <w:spacing w:val="-4"/>
                    <w:sz w:val="21"/>
                    <w:szCs w:val="21"/>
                  </w:rPr>
                </w:rPrChange>
              </w:rPr>
              <w:t>11</w:t>
            </w:r>
            <w:r w:rsidRPr="00193049">
              <w:rPr>
                <w:rFonts w:cs="Times New Roman" w:hint="eastAsia"/>
                <w:color w:val="000000"/>
                <w:spacing w:val="-4"/>
                <w:sz w:val="21"/>
                <w:szCs w:val="21"/>
                <w:rPrChange w:id="4471" w:author="zhouyou" w:date="2025-04-18T16:48:00Z">
                  <w:rPr>
                    <w:rFonts w:ascii="仿宋" w:hAnsi="仿宋" w:cs="宋体" w:hint="eastAsia"/>
                    <w:color w:val="000000"/>
                    <w:spacing w:val="-4"/>
                    <w:sz w:val="21"/>
                    <w:szCs w:val="21"/>
                  </w:rPr>
                </w:rPrChange>
              </w:rPr>
              <w:t>月、</w:t>
            </w:r>
            <w:r w:rsidRPr="00193049">
              <w:rPr>
                <w:rFonts w:cs="Times New Roman"/>
                <w:color w:val="000000"/>
                <w:spacing w:val="-4"/>
                <w:sz w:val="21"/>
                <w:szCs w:val="21"/>
                <w:rPrChange w:id="4472" w:author="zhouyou" w:date="2025-04-18T16:48:00Z">
                  <w:rPr>
                    <w:rFonts w:ascii="仿宋" w:hAnsi="仿宋" w:cs="宋体"/>
                    <w:color w:val="000000"/>
                    <w:spacing w:val="-4"/>
                    <w:sz w:val="21"/>
                    <w:szCs w:val="21"/>
                  </w:rPr>
                </w:rPrChange>
              </w:rPr>
              <w:t>2026</w:t>
            </w:r>
            <w:r w:rsidRPr="00193049">
              <w:rPr>
                <w:rFonts w:cs="Times New Roman" w:hint="eastAsia"/>
                <w:color w:val="000000"/>
                <w:spacing w:val="-4"/>
                <w:sz w:val="21"/>
                <w:szCs w:val="21"/>
                <w:rPrChange w:id="4473" w:author="zhouyou" w:date="2025-04-18T16:48:00Z">
                  <w:rPr>
                    <w:rFonts w:ascii="仿宋" w:hAnsi="仿宋" w:cs="宋体" w:hint="eastAsia"/>
                    <w:color w:val="000000"/>
                    <w:spacing w:val="-4"/>
                    <w:sz w:val="21"/>
                    <w:szCs w:val="21"/>
                  </w:rPr>
                </w:rPrChange>
              </w:rPr>
              <w:t>年</w:t>
            </w:r>
            <w:r w:rsidRPr="00193049">
              <w:rPr>
                <w:rFonts w:cs="Times New Roman"/>
                <w:color w:val="000000"/>
                <w:spacing w:val="-4"/>
                <w:sz w:val="21"/>
                <w:szCs w:val="21"/>
                <w:rPrChange w:id="4474" w:author="zhouyou" w:date="2025-04-18T16:48:00Z">
                  <w:rPr>
                    <w:rFonts w:ascii="仿宋" w:hAnsi="仿宋" w:cs="宋体"/>
                    <w:color w:val="000000"/>
                    <w:spacing w:val="-4"/>
                    <w:sz w:val="21"/>
                    <w:szCs w:val="21"/>
                  </w:rPr>
                </w:rPrChange>
              </w:rPr>
              <w:t>11</w:t>
            </w:r>
            <w:r w:rsidRPr="00193049">
              <w:rPr>
                <w:rFonts w:cs="Times New Roman" w:hint="eastAsia"/>
                <w:color w:val="000000"/>
                <w:spacing w:val="-4"/>
                <w:sz w:val="21"/>
                <w:szCs w:val="21"/>
                <w:rPrChange w:id="4475" w:author="zhouyou" w:date="2025-04-18T16:48:00Z">
                  <w:rPr>
                    <w:rFonts w:ascii="仿宋" w:hAnsi="仿宋" w:cs="宋体" w:hint="eastAsia"/>
                    <w:color w:val="000000"/>
                    <w:spacing w:val="-4"/>
                    <w:sz w:val="21"/>
                    <w:szCs w:val="21"/>
                  </w:rPr>
                </w:rPrChange>
              </w:rPr>
              <w:t>月</w:t>
            </w:r>
          </w:p>
        </w:tc>
        <w:tc>
          <w:tcPr>
            <w:tcW w:w="3290" w:type="dxa"/>
            <w:tcBorders>
              <w:top w:val="single" w:sz="4" w:space="0" w:color="auto"/>
              <w:left w:val="single" w:sz="4" w:space="0" w:color="auto"/>
              <w:bottom w:val="single" w:sz="4" w:space="0" w:color="auto"/>
              <w:right w:val="single" w:sz="4" w:space="0" w:color="auto"/>
            </w:tcBorders>
            <w:vAlign w:val="center"/>
            <w:hideMark/>
            <w:tcPrChange w:id="4476"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42846091" w14:textId="77777777" w:rsidR="00E17250" w:rsidRPr="00193049" w:rsidRDefault="00E17250">
            <w:pPr>
              <w:adjustRightInd w:val="0"/>
              <w:snapToGrid w:val="0"/>
              <w:ind w:firstLineChars="0" w:firstLine="0"/>
              <w:jc w:val="both"/>
              <w:rPr>
                <w:rFonts w:cs="Times New Roman"/>
                <w:spacing w:val="-4"/>
                <w:sz w:val="21"/>
                <w:szCs w:val="21"/>
                <w:rPrChange w:id="4477" w:author="zhouyou" w:date="2025-04-18T16:48:00Z">
                  <w:rPr>
                    <w:rFonts w:ascii="仿宋" w:hAnsi="仿宋" w:cs="Times New Roman"/>
                    <w:spacing w:val="-4"/>
                    <w:sz w:val="21"/>
                    <w:szCs w:val="21"/>
                  </w:rPr>
                </w:rPrChange>
              </w:rPr>
              <w:pPrChange w:id="4478" w:author="zhouyou" w:date="2025-04-18T16:45:00Z">
                <w:pPr>
                  <w:adjustRightInd w:val="0"/>
                  <w:snapToGrid w:val="0"/>
                  <w:ind w:firstLineChars="0" w:firstLine="0"/>
                  <w:jc w:val="center"/>
                </w:pPr>
              </w:pPrChange>
            </w:pPr>
            <w:r w:rsidRPr="00193049">
              <w:rPr>
                <w:rFonts w:cs="Times New Roman" w:hint="eastAsia"/>
                <w:spacing w:val="-4"/>
                <w:sz w:val="21"/>
                <w:szCs w:val="21"/>
                <w:rPrChange w:id="4479" w:author="zhouyou" w:date="2025-04-18T16:48:00Z">
                  <w:rPr>
                    <w:rFonts w:ascii="仿宋" w:hAnsi="仿宋" w:cs="宋体" w:hint="eastAsia"/>
                    <w:spacing w:val="-4"/>
                    <w:sz w:val="21"/>
                    <w:szCs w:val="21"/>
                  </w:rPr>
                </w:rPrChange>
              </w:rPr>
              <w:t>延期三年公开</w:t>
            </w:r>
          </w:p>
        </w:tc>
      </w:tr>
      <w:tr w:rsidR="00E17250" w:rsidRPr="00193049" w14:paraId="50BD27E5"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480"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jc w:val="center"/>
          <w:trPrChange w:id="4481" w:author="zhouyou" w:date="2025-04-18T16:59:00Z">
            <w:trPr>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482"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2EF32C8E" w14:textId="77777777" w:rsidR="00E17250" w:rsidRPr="00193049" w:rsidRDefault="00E17250">
            <w:pPr>
              <w:ind w:firstLine="404"/>
              <w:jc w:val="both"/>
              <w:rPr>
                <w:rFonts w:cs="Times New Roman"/>
                <w:spacing w:val="-4"/>
                <w:sz w:val="21"/>
                <w:szCs w:val="21"/>
                <w:rPrChange w:id="4483" w:author="zhouyou" w:date="2025-04-18T16:48:00Z">
                  <w:rPr>
                    <w:rFonts w:ascii="仿宋" w:hAnsi="仿宋" w:cs="Times New Roman"/>
                    <w:spacing w:val="-4"/>
                    <w:sz w:val="21"/>
                    <w:szCs w:val="21"/>
                  </w:rPr>
                </w:rPrChange>
              </w:rPr>
              <w:pPrChange w:id="4484" w:author="zhouyou" w:date="2025-04-18T16:45:00Z">
                <w:pPr>
                  <w:ind w:firstLine="404"/>
                  <w:jc w:val="center"/>
                </w:pPr>
              </w:pPrChange>
            </w:pPr>
          </w:p>
        </w:tc>
        <w:tc>
          <w:tcPr>
            <w:tcW w:w="1690" w:type="dxa"/>
            <w:gridSpan w:val="3"/>
            <w:tcBorders>
              <w:top w:val="single" w:sz="4" w:space="0" w:color="auto"/>
              <w:left w:val="single" w:sz="4" w:space="0" w:color="auto"/>
              <w:bottom w:val="single" w:sz="4" w:space="0" w:color="auto"/>
              <w:right w:val="single" w:sz="4" w:space="0" w:color="auto"/>
            </w:tcBorders>
            <w:vAlign w:val="center"/>
            <w:hideMark/>
            <w:tcPrChange w:id="4485" w:author="zhouyou" w:date="2025-04-18T16:59:00Z">
              <w:tcPr>
                <w:tcW w:w="1800" w:type="dxa"/>
                <w:gridSpan w:val="3"/>
                <w:tcBorders>
                  <w:top w:val="single" w:sz="4" w:space="0" w:color="auto"/>
                  <w:left w:val="single" w:sz="4" w:space="0" w:color="auto"/>
                  <w:bottom w:val="single" w:sz="4" w:space="0" w:color="auto"/>
                  <w:right w:val="single" w:sz="4" w:space="0" w:color="auto"/>
                </w:tcBorders>
                <w:vAlign w:val="center"/>
                <w:hideMark/>
              </w:tcPr>
            </w:tcPrChange>
          </w:tcPr>
          <w:p w14:paraId="4201163B" w14:textId="77777777" w:rsidR="00E17250" w:rsidRPr="00193049" w:rsidRDefault="00E17250">
            <w:pPr>
              <w:adjustRightInd w:val="0"/>
              <w:snapToGrid w:val="0"/>
              <w:ind w:firstLineChars="0" w:firstLine="0"/>
              <w:jc w:val="both"/>
              <w:rPr>
                <w:rFonts w:cs="Times New Roman"/>
                <w:spacing w:val="-4"/>
                <w:sz w:val="21"/>
                <w:szCs w:val="21"/>
                <w:rPrChange w:id="4486" w:author="zhouyou" w:date="2025-04-18T16:48:00Z">
                  <w:rPr>
                    <w:rFonts w:ascii="仿宋" w:hAnsi="仿宋" w:cs="Times New Roman"/>
                    <w:spacing w:val="-4"/>
                    <w:sz w:val="21"/>
                    <w:szCs w:val="21"/>
                  </w:rPr>
                </w:rPrChange>
              </w:rPr>
              <w:pPrChange w:id="4487" w:author="zhouyou" w:date="2025-04-18T16:45:00Z">
                <w:pPr>
                  <w:adjustRightInd w:val="0"/>
                  <w:snapToGrid w:val="0"/>
                  <w:ind w:firstLineChars="0" w:firstLine="0"/>
                  <w:jc w:val="center"/>
                </w:pPr>
              </w:pPrChange>
            </w:pPr>
            <w:r w:rsidRPr="00193049">
              <w:rPr>
                <w:rFonts w:cs="Times New Roman"/>
                <w:spacing w:val="-4"/>
                <w:sz w:val="21"/>
                <w:szCs w:val="21"/>
                <w:rPrChange w:id="4488" w:author="zhouyou" w:date="2025-04-18T16:48:00Z">
                  <w:rPr>
                    <w:rFonts w:ascii="仿宋" w:hAnsi="仿宋" w:cs="Times New Roman"/>
                    <w:spacing w:val="-4"/>
                    <w:sz w:val="21"/>
                    <w:szCs w:val="21"/>
                  </w:rPr>
                </w:rPrChange>
              </w:rPr>
              <w:t>2</w:t>
            </w:r>
          </w:p>
        </w:tc>
        <w:tc>
          <w:tcPr>
            <w:tcW w:w="2237" w:type="dxa"/>
            <w:tcBorders>
              <w:top w:val="single" w:sz="4" w:space="0" w:color="auto"/>
              <w:left w:val="single" w:sz="4" w:space="0" w:color="auto"/>
              <w:bottom w:val="single" w:sz="4" w:space="0" w:color="auto"/>
              <w:right w:val="single" w:sz="4" w:space="0" w:color="auto"/>
            </w:tcBorders>
            <w:vAlign w:val="center"/>
            <w:hideMark/>
            <w:tcPrChange w:id="4489" w:author="zhouyou" w:date="2025-04-18T16:59:00Z">
              <w:tcPr>
                <w:tcW w:w="2127" w:type="dxa"/>
                <w:tcBorders>
                  <w:top w:val="single" w:sz="4" w:space="0" w:color="auto"/>
                  <w:left w:val="single" w:sz="4" w:space="0" w:color="auto"/>
                  <w:bottom w:val="single" w:sz="4" w:space="0" w:color="auto"/>
                  <w:right w:val="single" w:sz="4" w:space="0" w:color="auto"/>
                </w:tcBorders>
                <w:vAlign w:val="center"/>
                <w:hideMark/>
              </w:tcPr>
            </w:tcPrChange>
          </w:tcPr>
          <w:p w14:paraId="3EBEBCAF" w14:textId="77777777" w:rsidR="00E17250" w:rsidRPr="00193049" w:rsidRDefault="00E17250">
            <w:pPr>
              <w:adjustRightInd w:val="0"/>
              <w:snapToGrid w:val="0"/>
              <w:ind w:firstLineChars="0" w:firstLine="0"/>
              <w:jc w:val="both"/>
              <w:rPr>
                <w:rFonts w:cs="Times New Roman"/>
                <w:spacing w:val="-4"/>
                <w:sz w:val="21"/>
                <w:szCs w:val="21"/>
                <w:rPrChange w:id="4490" w:author="zhouyou" w:date="2025-04-18T16:48:00Z">
                  <w:rPr>
                    <w:rFonts w:ascii="仿宋" w:hAnsi="仿宋" w:cs="Times New Roman"/>
                    <w:spacing w:val="-4"/>
                    <w:sz w:val="21"/>
                    <w:szCs w:val="21"/>
                  </w:rPr>
                </w:rPrChange>
              </w:rPr>
              <w:pPrChange w:id="4491" w:author="zhouyou" w:date="2025-04-18T16:45:00Z">
                <w:pPr>
                  <w:adjustRightInd w:val="0"/>
                  <w:snapToGrid w:val="0"/>
                  <w:ind w:firstLineChars="0" w:firstLine="0"/>
                  <w:jc w:val="center"/>
                </w:pPr>
              </w:pPrChange>
            </w:pPr>
            <w:r w:rsidRPr="00193049">
              <w:rPr>
                <w:rFonts w:cs="Times New Roman" w:hint="eastAsia"/>
                <w:color w:val="000000"/>
                <w:spacing w:val="-4"/>
                <w:sz w:val="21"/>
                <w:szCs w:val="21"/>
                <w:rPrChange w:id="4492" w:author="zhouyou" w:date="2025-04-18T16:48:00Z">
                  <w:rPr>
                    <w:rFonts w:ascii="仿宋" w:hAnsi="仿宋" w:cs="宋体" w:hint="eastAsia"/>
                    <w:color w:val="000000"/>
                    <w:spacing w:val="-4"/>
                    <w:sz w:val="21"/>
                    <w:szCs w:val="21"/>
                  </w:rPr>
                </w:rPrChange>
              </w:rPr>
              <w:t>课题中期进展报告</w:t>
            </w:r>
          </w:p>
        </w:tc>
        <w:tc>
          <w:tcPr>
            <w:tcW w:w="1134" w:type="dxa"/>
            <w:tcBorders>
              <w:top w:val="single" w:sz="4" w:space="0" w:color="auto"/>
              <w:left w:val="single" w:sz="4" w:space="0" w:color="auto"/>
              <w:bottom w:val="single" w:sz="4" w:space="0" w:color="auto"/>
              <w:right w:val="single" w:sz="4" w:space="0" w:color="auto"/>
            </w:tcBorders>
            <w:vAlign w:val="center"/>
            <w:hideMark/>
            <w:tcPrChange w:id="4493"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36596AF4" w14:textId="77777777" w:rsidR="00E17250" w:rsidRPr="00193049" w:rsidRDefault="00E17250">
            <w:pPr>
              <w:adjustRightInd w:val="0"/>
              <w:snapToGrid w:val="0"/>
              <w:ind w:firstLineChars="0" w:firstLine="0"/>
              <w:jc w:val="both"/>
              <w:rPr>
                <w:rFonts w:cs="Times New Roman"/>
                <w:spacing w:val="-4"/>
                <w:sz w:val="21"/>
                <w:szCs w:val="21"/>
                <w:rPrChange w:id="4494" w:author="zhouyou" w:date="2025-04-18T16:48:00Z">
                  <w:rPr>
                    <w:rFonts w:ascii="仿宋" w:hAnsi="仿宋" w:cs="Times New Roman"/>
                    <w:spacing w:val="-4"/>
                    <w:sz w:val="21"/>
                    <w:szCs w:val="21"/>
                  </w:rPr>
                </w:rPrChange>
              </w:rPr>
              <w:pPrChange w:id="4495" w:author="zhouyou" w:date="2025-04-18T16:45:00Z">
                <w:pPr>
                  <w:adjustRightInd w:val="0"/>
                  <w:snapToGrid w:val="0"/>
                  <w:ind w:firstLineChars="0" w:firstLine="0"/>
                  <w:jc w:val="center"/>
                </w:pPr>
              </w:pPrChange>
            </w:pPr>
            <w:r w:rsidRPr="00193049">
              <w:rPr>
                <w:rFonts w:cs="Times New Roman"/>
                <w:spacing w:val="-4"/>
                <w:sz w:val="21"/>
                <w:szCs w:val="21"/>
                <w:rPrChange w:id="4496" w:author="zhouyou" w:date="2025-04-18T16:48:00Z">
                  <w:rPr>
                    <w:rFonts w:ascii="仿宋" w:hAnsi="仿宋" w:cs="Times New Roman"/>
                    <w:spacing w:val="-4"/>
                    <w:sz w:val="21"/>
                    <w:szCs w:val="21"/>
                  </w:rPr>
                </w:rPrChange>
              </w:rPr>
              <w:t>1</w:t>
            </w:r>
          </w:p>
        </w:tc>
        <w:tc>
          <w:tcPr>
            <w:tcW w:w="3827" w:type="dxa"/>
            <w:gridSpan w:val="3"/>
            <w:tcBorders>
              <w:top w:val="single" w:sz="4" w:space="0" w:color="auto"/>
              <w:left w:val="single" w:sz="4" w:space="0" w:color="auto"/>
              <w:bottom w:val="single" w:sz="4" w:space="0" w:color="auto"/>
              <w:right w:val="single" w:sz="4" w:space="0" w:color="auto"/>
            </w:tcBorders>
            <w:vAlign w:val="center"/>
            <w:hideMark/>
            <w:tcPrChange w:id="4497" w:author="zhouyou" w:date="2025-04-18T16:59:00Z">
              <w:tcPr>
                <w:tcW w:w="3827" w:type="dxa"/>
                <w:gridSpan w:val="3"/>
                <w:tcBorders>
                  <w:top w:val="single" w:sz="4" w:space="0" w:color="auto"/>
                  <w:left w:val="single" w:sz="4" w:space="0" w:color="auto"/>
                  <w:bottom w:val="single" w:sz="4" w:space="0" w:color="auto"/>
                  <w:right w:val="single" w:sz="4" w:space="0" w:color="auto"/>
                </w:tcBorders>
                <w:vAlign w:val="center"/>
                <w:hideMark/>
              </w:tcPr>
            </w:tcPrChange>
          </w:tcPr>
          <w:p w14:paraId="1F68E344" w14:textId="77777777" w:rsidR="00E17250" w:rsidRPr="00193049" w:rsidRDefault="00E17250">
            <w:pPr>
              <w:adjustRightInd w:val="0"/>
              <w:snapToGrid w:val="0"/>
              <w:ind w:firstLineChars="0" w:firstLine="0"/>
              <w:jc w:val="both"/>
              <w:rPr>
                <w:rFonts w:cs="Times New Roman"/>
                <w:spacing w:val="-4"/>
                <w:sz w:val="21"/>
                <w:szCs w:val="21"/>
                <w:rPrChange w:id="4498" w:author="zhouyou" w:date="2025-04-18T16:48:00Z">
                  <w:rPr>
                    <w:rFonts w:ascii="仿宋" w:hAnsi="仿宋" w:cs="Times New Roman"/>
                    <w:spacing w:val="-4"/>
                    <w:sz w:val="21"/>
                    <w:szCs w:val="21"/>
                  </w:rPr>
                </w:rPrChange>
              </w:rPr>
              <w:pPrChange w:id="4499" w:author="zhouyou" w:date="2025-04-18T16:45:00Z">
                <w:pPr>
                  <w:adjustRightInd w:val="0"/>
                  <w:snapToGrid w:val="0"/>
                  <w:ind w:firstLineChars="0" w:firstLine="0"/>
                  <w:jc w:val="center"/>
                </w:pPr>
              </w:pPrChange>
            </w:pPr>
            <w:r w:rsidRPr="00193049">
              <w:rPr>
                <w:rFonts w:cs="Times New Roman"/>
                <w:color w:val="000000"/>
                <w:spacing w:val="-4"/>
                <w:sz w:val="21"/>
                <w:szCs w:val="21"/>
                <w:rPrChange w:id="4500" w:author="zhouyou" w:date="2025-04-18T16:48:00Z">
                  <w:rPr>
                    <w:rFonts w:ascii="仿宋" w:hAnsi="仿宋" w:cs="宋体"/>
                    <w:color w:val="000000"/>
                    <w:spacing w:val="-4"/>
                    <w:sz w:val="21"/>
                    <w:szCs w:val="21"/>
                  </w:rPr>
                </w:rPrChange>
              </w:rPr>
              <w:t>2026</w:t>
            </w:r>
            <w:r w:rsidRPr="00193049">
              <w:rPr>
                <w:rFonts w:cs="Times New Roman" w:hint="eastAsia"/>
                <w:color w:val="000000"/>
                <w:spacing w:val="-4"/>
                <w:sz w:val="21"/>
                <w:szCs w:val="21"/>
                <w:rPrChange w:id="4501" w:author="zhouyou" w:date="2025-04-18T16:48:00Z">
                  <w:rPr>
                    <w:rFonts w:ascii="仿宋" w:hAnsi="仿宋" w:cs="宋体" w:hint="eastAsia"/>
                    <w:color w:val="000000"/>
                    <w:spacing w:val="-4"/>
                    <w:sz w:val="21"/>
                    <w:szCs w:val="21"/>
                  </w:rPr>
                </w:rPrChange>
              </w:rPr>
              <w:t>年</w:t>
            </w:r>
            <w:r w:rsidRPr="00193049">
              <w:rPr>
                <w:rFonts w:cs="Times New Roman"/>
                <w:color w:val="000000"/>
                <w:spacing w:val="-4"/>
                <w:sz w:val="21"/>
                <w:szCs w:val="21"/>
                <w:rPrChange w:id="4502" w:author="zhouyou" w:date="2025-04-18T16:48:00Z">
                  <w:rPr>
                    <w:rFonts w:ascii="仿宋" w:hAnsi="仿宋" w:cs="宋体"/>
                    <w:color w:val="000000"/>
                    <w:spacing w:val="-4"/>
                    <w:sz w:val="21"/>
                    <w:szCs w:val="21"/>
                  </w:rPr>
                </w:rPrChange>
              </w:rPr>
              <w:t>5</w:t>
            </w:r>
            <w:r w:rsidRPr="00193049">
              <w:rPr>
                <w:rFonts w:cs="Times New Roman" w:hint="eastAsia"/>
                <w:color w:val="000000"/>
                <w:spacing w:val="-4"/>
                <w:sz w:val="21"/>
                <w:szCs w:val="21"/>
                <w:rPrChange w:id="4503" w:author="zhouyou" w:date="2025-04-18T16:48:00Z">
                  <w:rPr>
                    <w:rFonts w:ascii="仿宋" w:hAnsi="仿宋" w:cs="宋体" w:hint="eastAsia"/>
                    <w:color w:val="000000"/>
                    <w:spacing w:val="-4"/>
                    <w:sz w:val="21"/>
                    <w:szCs w:val="21"/>
                  </w:rPr>
                </w:rPrChange>
              </w:rPr>
              <w:t>月</w:t>
            </w:r>
          </w:p>
        </w:tc>
        <w:tc>
          <w:tcPr>
            <w:tcW w:w="3290" w:type="dxa"/>
            <w:tcBorders>
              <w:top w:val="single" w:sz="4" w:space="0" w:color="auto"/>
              <w:left w:val="single" w:sz="4" w:space="0" w:color="auto"/>
              <w:bottom w:val="single" w:sz="4" w:space="0" w:color="auto"/>
              <w:right w:val="single" w:sz="4" w:space="0" w:color="auto"/>
            </w:tcBorders>
            <w:vAlign w:val="center"/>
            <w:hideMark/>
            <w:tcPrChange w:id="4504"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15E36C44" w14:textId="77777777" w:rsidR="00E17250" w:rsidRPr="00193049" w:rsidRDefault="00E17250">
            <w:pPr>
              <w:adjustRightInd w:val="0"/>
              <w:snapToGrid w:val="0"/>
              <w:ind w:firstLineChars="0" w:firstLine="0"/>
              <w:jc w:val="both"/>
              <w:rPr>
                <w:rFonts w:cs="Times New Roman"/>
                <w:spacing w:val="-4"/>
                <w:sz w:val="21"/>
                <w:szCs w:val="21"/>
                <w:rPrChange w:id="4505" w:author="zhouyou" w:date="2025-04-18T16:48:00Z">
                  <w:rPr>
                    <w:rFonts w:ascii="仿宋" w:hAnsi="仿宋" w:cs="Times New Roman"/>
                    <w:spacing w:val="-4"/>
                    <w:sz w:val="21"/>
                    <w:szCs w:val="21"/>
                  </w:rPr>
                </w:rPrChange>
              </w:rPr>
              <w:pPrChange w:id="4506" w:author="zhouyou" w:date="2025-04-18T16:45:00Z">
                <w:pPr>
                  <w:adjustRightInd w:val="0"/>
                  <w:snapToGrid w:val="0"/>
                  <w:ind w:firstLineChars="0" w:firstLine="0"/>
                  <w:jc w:val="center"/>
                </w:pPr>
              </w:pPrChange>
            </w:pPr>
            <w:r w:rsidRPr="00193049">
              <w:rPr>
                <w:rFonts w:cs="Times New Roman" w:hint="eastAsia"/>
                <w:spacing w:val="-4"/>
                <w:sz w:val="21"/>
                <w:szCs w:val="21"/>
                <w:rPrChange w:id="4507" w:author="zhouyou" w:date="2025-04-18T16:48:00Z">
                  <w:rPr>
                    <w:rFonts w:ascii="仿宋" w:hAnsi="仿宋" w:cs="宋体" w:hint="eastAsia"/>
                    <w:spacing w:val="-4"/>
                    <w:sz w:val="21"/>
                    <w:szCs w:val="21"/>
                  </w:rPr>
                </w:rPrChange>
              </w:rPr>
              <w:t>延期三年公开</w:t>
            </w:r>
          </w:p>
        </w:tc>
      </w:tr>
      <w:tr w:rsidR="00E17250" w:rsidRPr="00193049" w14:paraId="7EB09641" w14:textId="77777777" w:rsidTr="00DA1A0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508" w:author="zhouyou" w:date="2025-04-18T16:59: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jc w:val="center"/>
          <w:trPrChange w:id="4509" w:author="zhouyou" w:date="2025-04-18T16:59:00Z">
            <w:trPr>
              <w:jc w:val="center"/>
            </w:trPr>
          </w:trPrChange>
        </w:trPr>
        <w:tc>
          <w:tcPr>
            <w:tcW w:w="1424" w:type="dxa"/>
            <w:vMerge/>
            <w:tcBorders>
              <w:top w:val="single" w:sz="4" w:space="0" w:color="auto"/>
              <w:left w:val="single" w:sz="4" w:space="0" w:color="auto"/>
              <w:bottom w:val="single" w:sz="4" w:space="0" w:color="auto"/>
              <w:right w:val="single" w:sz="4" w:space="0" w:color="auto"/>
            </w:tcBorders>
            <w:vAlign w:val="center"/>
            <w:hideMark/>
            <w:tcPrChange w:id="4510" w:author="zhouyou" w:date="2025-04-18T16:59:00Z">
              <w:tcPr>
                <w:tcW w:w="1424" w:type="dxa"/>
                <w:vMerge/>
                <w:tcBorders>
                  <w:top w:val="single" w:sz="4" w:space="0" w:color="auto"/>
                  <w:left w:val="single" w:sz="4" w:space="0" w:color="auto"/>
                  <w:bottom w:val="single" w:sz="4" w:space="0" w:color="auto"/>
                  <w:right w:val="single" w:sz="4" w:space="0" w:color="auto"/>
                </w:tcBorders>
                <w:vAlign w:val="center"/>
                <w:hideMark/>
              </w:tcPr>
            </w:tcPrChange>
          </w:tcPr>
          <w:p w14:paraId="03B06911" w14:textId="77777777" w:rsidR="00E17250" w:rsidRPr="00193049" w:rsidRDefault="00E17250">
            <w:pPr>
              <w:ind w:firstLine="404"/>
              <w:jc w:val="both"/>
              <w:rPr>
                <w:rFonts w:cs="Times New Roman"/>
                <w:spacing w:val="-4"/>
                <w:sz w:val="21"/>
                <w:szCs w:val="21"/>
                <w:rPrChange w:id="4511" w:author="zhouyou" w:date="2025-04-18T16:48:00Z">
                  <w:rPr>
                    <w:rFonts w:ascii="仿宋" w:hAnsi="仿宋" w:cs="Times New Roman"/>
                    <w:spacing w:val="-4"/>
                    <w:sz w:val="21"/>
                    <w:szCs w:val="21"/>
                  </w:rPr>
                </w:rPrChange>
              </w:rPr>
              <w:pPrChange w:id="4512" w:author="zhouyou" w:date="2025-04-18T16:45:00Z">
                <w:pPr>
                  <w:ind w:firstLine="404"/>
                  <w:jc w:val="center"/>
                </w:pPr>
              </w:pPrChange>
            </w:pPr>
          </w:p>
        </w:tc>
        <w:tc>
          <w:tcPr>
            <w:tcW w:w="1690" w:type="dxa"/>
            <w:gridSpan w:val="3"/>
            <w:tcBorders>
              <w:top w:val="single" w:sz="4" w:space="0" w:color="auto"/>
              <w:left w:val="single" w:sz="4" w:space="0" w:color="auto"/>
              <w:bottom w:val="single" w:sz="4" w:space="0" w:color="auto"/>
              <w:right w:val="single" w:sz="4" w:space="0" w:color="auto"/>
            </w:tcBorders>
            <w:vAlign w:val="center"/>
            <w:hideMark/>
            <w:tcPrChange w:id="4513" w:author="zhouyou" w:date="2025-04-18T16:59:00Z">
              <w:tcPr>
                <w:tcW w:w="1800" w:type="dxa"/>
                <w:gridSpan w:val="3"/>
                <w:tcBorders>
                  <w:top w:val="single" w:sz="4" w:space="0" w:color="auto"/>
                  <w:left w:val="single" w:sz="4" w:space="0" w:color="auto"/>
                  <w:bottom w:val="single" w:sz="4" w:space="0" w:color="auto"/>
                  <w:right w:val="single" w:sz="4" w:space="0" w:color="auto"/>
                </w:tcBorders>
                <w:vAlign w:val="center"/>
                <w:hideMark/>
              </w:tcPr>
            </w:tcPrChange>
          </w:tcPr>
          <w:p w14:paraId="21BB61BB" w14:textId="77777777" w:rsidR="00E17250" w:rsidRPr="00193049" w:rsidRDefault="00E17250">
            <w:pPr>
              <w:adjustRightInd w:val="0"/>
              <w:snapToGrid w:val="0"/>
              <w:ind w:firstLineChars="0" w:firstLine="0"/>
              <w:jc w:val="both"/>
              <w:rPr>
                <w:rFonts w:cs="Times New Roman"/>
                <w:spacing w:val="-4"/>
                <w:sz w:val="21"/>
                <w:szCs w:val="21"/>
                <w:rPrChange w:id="4514" w:author="zhouyou" w:date="2025-04-18T16:48:00Z">
                  <w:rPr>
                    <w:rFonts w:ascii="仿宋" w:hAnsi="仿宋" w:cs="Times New Roman"/>
                    <w:spacing w:val="-4"/>
                    <w:sz w:val="21"/>
                    <w:szCs w:val="21"/>
                  </w:rPr>
                </w:rPrChange>
              </w:rPr>
              <w:pPrChange w:id="4515" w:author="zhouyou" w:date="2025-04-18T16:45:00Z">
                <w:pPr>
                  <w:adjustRightInd w:val="0"/>
                  <w:snapToGrid w:val="0"/>
                  <w:ind w:firstLineChars="0" w:firstLine="0"/>
                  <w:jc w:val="center"/>
                </w:pPr>
              </w:pPrChange>
            </w:pPr>
            <w:r w:rsidRPr="00193049">
              <w:rPr>
                <w:rFonts w:cs="Times New Roman"/>
                <w:spacing w:val="-4"/>
                <w:sz w:val="21"/>
                <w:szCs w:val="21"/>
                <w:rPrChange w:id="4516" w:author="zhouyou" w:date="2025-04-18T16:48:00Z">
                  <w:rPr>
                    <w:rFonts w:ascii="仿宋" w:hAnsi="仿宋" w:cs="Times New Roman"/>
                    <w:spacing w:val="-4"/>
                    <w:sz w:val="21"/>
                    <w:szCs w:val="21"/>
                  </w:rPr>
                </w:rPrChange>
              </w:rPr>
              <w:t>3</w:t>
            </w:r>
          </w:p>
        </w:tc>
        <w:tc>
          <w:tcPr>
            <w:tcW w:w="2237" w:type="dxa"/>
            <w:tcBorders>
              <w:top w:val="single" w:sz="4" w:space="0" w:color="auto"/>
              <w:left w:val="single" w:sz="4" w:space="0" w:color="auto"/>
              <w:bottom w:val="single" w:sz="4" w:space="0" w:color="auto"/>
              <w:right w:val="single" w:sz="4" w:space="0" w:color="auto"/>
            </w:tcBorders>
            <w:vAlign w:val="center"/>
            <w:hideMark/>
            <w:tcPrChange w:id="4517" w:author="zhouyou" w:date="2025-04-18T16:59:00Z">
              <w:tcPr>
                <w:tcW w:w="2127" w:type="dxa"/>
                <w:tcBorders>
                  <w:top w:val="single" w:sz="4" w:space="0" w:color="auto"/>
                  <w:left w:val="single" w:sz="4" w:space="0" w:color="auto"/>
                  <w:bottom w:val="single" w:sz="4" w:space="0" w:color="auto"/>
                  <w:right w:val="single" w:sz="4" w:space="0" w:color="auto"/>
                </w:tcBorders>
                <w:vAlign w:val="center"/>
                <w:hideMark/>
              </w:tcPr>
            </w:tcPrChange>
          </w:tcPr>
          <w:p w14:paraId="62352A92" w14:textId="77777777" w:rsidR="00300C6D" w:rsidRPr="00193049" w:rsidRDefault="00E17250">
            <w:pPr>
              <w:adjustRightInd w:val="0"/>
              <w:snapToGrid w:val="0"/>
              <w:ind w:firstLineChars="0" w:firstLine="0"/>
              <w:jc w:val="both"/>
              <w:rPr>
                <w:rFonts w:cs="Times New Roman"/>
                <w:color w:val="000000"/>
                <w:spacing w:val="-4"/>
                <w:sz w:val="21"/>
                <w:szCs w:val="21"/>
                <w:rPrChange w:id="4518" w:author="zhouyou" w:date="2025-04-18T16:48:00Z">
                  <w:rPr>
                    <w:rFonts w:ascii="仿宋" w:hAnsi="仿宋" w:cs="宋体"/>
                    <w:color w:val="000000"/>
                    <w:spacing w:val="-4"/>
                    <w:sz w:val="21"/>
                    <w:szCs w:val="21"/>
                  </w:rPr>
                </w:rPrChange>
              </w:rPr>
              <w:pPrChange w:id="4519" w:author="zhouyou" w:date="2025-04-18T16:45:00Z">
                <w:pPr>
                  <w:adjustRightInd w:val="0"/>
                  <w:snapToGrid w:val="0"/>
                  <w:ind w:firstLineChars="0" w:firstLine="0"/>
                  <w:jc w:val="center"/>
                </w:pPr>
              </w:pPrChange>
            </w:pPr>
            <w:r w:rsidRPr="00193049">
              <w:rPr>
                <w:rFonts w:cs="Times New Roman" w:hint="eastAsia"/>
                <w:color w:val="000000"/>
                <w:spacing w:val="-4"/>
                <w:sz w:val="21"/>
                <w:szCs w:val="21"/>
                <w:rPrChange w:id="4520" w:author="zhouyou" w:date="2025-04-18T16:48:00Z">
                  <w:rPr>
                    <w:rFonts w:ascii="仿宋" w:hAnsi="仿宋" w:cs="宋体" w:hint="eastAsia"/>
                    <w:color w:val="000000"/>
                    <w:spacing w:val="-4"/>
                    <w:sz w:val="21"/>
                    <w:szCs w:val="21"/>
                  </w:rPr>
                </w:rPrChange>
              </w:rPr>
              <w:t>课题最终验收科技</w:t>
            </w:r>
          </w:p>
          <w:p w14:paraId="2CA11163" w14:textId="24DA3522" w:rsidR="00E17250" w:rsidRPr="00193049" w:rsidRDefault="00E17250">
            <w:pPr>
              <w:adjustRightInd w:val="0"/>
              <w:snapToGrid w:val="0"/>
              <w:ind w:firstLineChars="0" w:firstLine="0"/>
              <w:jc w:val="both"/>
              <w:rPr>
                <w:rFonts w:cs="Times New Roman"/>
                <w:spacing w:val="-4"/>
                <w:sz w:val="21"/>
                <w:szCs w:val="21"/>
                <w:rPrChange w:id="4521" w:author="zhouyou" w:date="2025-04-18T16:48:00Z">
                  <w:rPr>
                    <w:rFonts w:ascii="仿宋" w:hAnsi="仿宋" w:cs="Times New Roman"/>
                    <w:spacing w:val="-4"/>
                    <w:sz w:val="21"/>
                    <w:szCs w:val="21"/>
                  </w:rPr>
                </w:rPrChange>
              </w:rPr>
              <w:pPrChange w:id="4522" w:author="zhouyou" w:date="2025-04-18T16:45:00Z">
                <w:pPr>
                  <w:adjustRightInd w:val="0"/>
                  <w:snapToGrid w:val="0"/>
                  <w:ind w:firstLineChars="0" w:firstLine="0"/>
                  <w:jc w:val="center"/>
                </w:pPr>
              </w:pPrChange>
            </w:pPr>
            <w:r w:rsidRPr="00193049">
              <w:rPr>
                <w:rFonts w:cs="Times New Roman" w:hint="eastAsia"/>
                <w:color w:val="000000"/>
                <w:spacing w:val="-4"/>
                <w:sz w:val="21"/>
                <w:szCs w:val="21"/>
                <w:rPrChange w:id="4523" w:author="zhouyou" w:date="2025-04-18T16:48:00Z">
                  <w:rPr>
                    <w:rFonts w:ascii="仿宋" w:hAnsi="仿宋" w:cs="宋体" w:hint="eastAsia"/>
                    <w:color w:val="000000"/>
                    <w:spacing w:val="-4"/>
                    <w:sz w:val="21"/>
                    <w:szCs w:val="21"/>
                  </w:rPr>
                </w:rPrChange>
              </w:rPr>
              <w:t>报告</w:t>
            </w:r>
          </w:p>
        </w:tc>
        <w:tc>
          <w:tcPr>
            <w:tcW w:w="1134" w:type="dxa"/>
            <w:tcBorders>
              <w:top w:val="single" w:sz="4" w:space="0" w:color="auto"/>
              <w:left w:val="single" w:sz="4" w:space="0" w:color="auto"/>
              <w:bottom w:val="single" w:sz="4" w:space="0" w:color="auto"/>
              <w:right w:val="single" w:sz="4" w:space="0" w:color="auto"/>
            </w:tcBorders>
            <w:vAlign w:val="center"/>
            <w:hideMark/>
            <w:tcPrChange w:id="4524" w:author="zhouyou" w:date="2025-04-18T16:59:00Z">
              <w:tcPr>
                <w:tcW w:w="1134" w:type="dxa"/>
                <w:tcBorders>
                  <w:top w:val="single" w:sz="4" w:space="0" w:color="auto"/>
                  <w:left w:val="single" w:sz="4" w:space="0" w:color="auto"/>
                  <w:bottom w:val="single" w:sz="4" w:space="0" w:color="auto"/>
                  <w:right w:val="single" w:sz="4" w:space="0" w:color="auto"/>
                </w:tcBorders>
                <w:vAlign w:val="center"/>
                <w:hideMark/>
              </w:tcPr>
            </w:tcPrChange>
          </w:tcPr>
          <w:p w14:paraId="3A24BD42" w14:textId="77777777" w:rsidR="00E17250" w:rsidRPr="00193049" w:rsidRDefault="00E17250">
            <w:pPr>
              <w:adjustRightInd w:val="0"/>
              <w:snapToGrid w:val="0"/>
              <w:ind w:firstLineChars="0" w:firstLine="0"/>
              <w:jc w:val="both"/>
              <w:rPr>
                <w:rFonts w:cs="Times New Roman"/>
                <w:spacing w:val="-4"/>
                <w:sz w:val="21"/>
                <w:szCs w:val="21"/>
                <w:rPrChange w:id="4525" w:author="zhouyou" w:date="2025-04-18T16:48:00Z">
                  <w:rPr>
                    <w:rFonts w:ascii="仿宋" w:hAnsi="仿宋" w:cs="Times New Roman"/>
                    <w:spacing w:val="-4"/>
                    <w:sz w:val="21"/>
                    <w:szCs w:val="21"/>
                  </w:rPr>
                </w:rPrChange>
              </w:rPr>
              <w:pPrChange w:id="4526" w:author="zhouyou" w:date="2025-04-18T16:45:00Z">
                <w:pPr>
                  <w:adjustRightInd w:val="0"/>
                  <w:snapToGrid w:val="0"/>
                  <w:ind w:firstLineChars="0" w:firstLine="0"/>
                  <w:jc w:val="center"/>
                </w:pPr>
              </w:pPrChange>
            </w:pPr>
            <w:r w:rsidRPr="00193049">
              <w:rPr>
                <w:rFonts w:cs="Times New Roman"/>
                <w:spacing w:val="-4"/>
                <w:sz w:val="21"/>
                <w:szCs w:val="21"/>
                <w:rPrChange w:id="4527" w:author="zhouyou" w:date="2025-04-18T16:48:00Z">
                  <w:rPr>
                    <w:rFonts w:ascii="仿宋" w:hAnsi="仿宋" w:cs="Times New Roman"/>
                    <w:spacing w:val="-4"/>
                    <w:sz w:val="21"/>
                    <w:szCs w:val="21"/>
                  </w:rPr>
                </w:rPrChange>
              </w:rPr>
              <w:t>1</w:t>
            </w:r>
          </w:p>
        </w:tc>
        <w:tc>
          <w:tcPr>
            <w:tcW w:w="3827" w:type="dxa"/>
            <w:gridSpan w:val="3"/>
            <w:tcBorders>
              <w:top w:val="single" w:sz="4" w:space="0" w:color="auto"/>
              <w:left w:val="single" w:sz="4" w:space="0" w:color="auto"/>
              <w:bottom w:val="single" w:sz="4" w:space="0" w:color="auto"/>
              <w:right w:val="single" w:sz="4" w:space="0" w:color="auto"/>
            </w:tcBorders>
            <w:vAlign w:val="center"/>
            <w:hideMark/>
            <w:tcPrChange w:id="4528" w:author="zhouyou" w:date="2025-04-18T16:59:00Z">
              <w:tcPr>
                <w:tcW w:w="3827" w:type="dxa"/>
                <w:gridSpan w:val="3"/>
                <w:tcBorders>
                  <w:top w:val="single" w:sz="4" w:space="0" w:color="auto"/>
                  <w:left w:val="single" w:sz="4" w:space="0" w:color="auto"/>
                  <w:bottom w:val="single" w:sz="4" w:space="0" w:color="auto"/>
                  <w:right w:val="single" w:sz="4" w:space="0" w:color="auto"/>
                </w:tcBorders>
                <w:vAlign w:val="center"/>
                <w:hideMark/>
              </w:tcPr>
            </w:tcPrChange>
          </w:tcPr>
          <w:p w14:paraId="2E7D72F5" w14:textId="77777777" w:rsidR="00E17250" w:rsidRPr="00193049" w:rsidRDefault="00E17250">
            <w:pPr>
              <w:adjustRightInd w:val="0"/>
              <w:snapToGrid w:val="0"/>
              <w:ind w:firstLineChars="0" w:firstLine="0"/>
              <w:jc w:val="both"/>
              <w:rPr>
                <w:rFonts w:cs="Times New Roman"/>
                <w:spacing w:val="-4"/>
                <w:sz w:val="21"/>
                <w:szCs w:val="21"/>
                <w:rPrChange w:id="4529" w:author="zhouyou" w:date="2025-04-18T16:48:00Z">
                  <w:rPr>
                    <w:rFonts w:ascii="仿宋" w:hAnsi="仿宋" w:cs="Times New Roman"/>
                    <w:spacing w:val="-4"/>
                    <w:sz w:val="21"/>
                    <w:szCs w:val="21"/>
                  </w:rPr>
                </w:rPrChange>
              </w:rPr>
              <w:pPrChange w:id="4530" w:author="zhouyou" w:date="2025-04-18T16:45:00Z">
                <w:pPr>
                  <w:adjustRightInd w:val="0"/>
                  <w:snapToGrid w:val="0"/>
                  <w:ind w:firstLineChars="0" w:firstLine="0"/>
                  <w:jc w:val="center"/>
                </w:pPr>
              </w:pPrChange>
            </w:pPr>
            <w:r w:rsidRPr="00193049">
              <w:rPr>
                <w:rFonts w:cs="Times New Roman"/>
                <w:color w:val="000000"/>
                <w:spacing w:val="-4"/>
                <w:sz w:val="21"/>
                <w:szCs w:val="21"/>
                <w:rPrChange w:id="4531" w:author="zhouyou" w:date="2025-04-18T16:48:00Z">
                  <w:rPr>
                    <w:rFonts w:ascii="仿宋" w:hAnsi="仿宋" w:cs="宋体"/>
                    <w:color w:val="000000"/>
                    <w:spacing w:val="-4"/>
                    <w:sz w:val="21"/>
                    <w:szCs w:val="21"/>
                  </w:rPr>
                </w:rPrChange>
              </w:rPr>
              <w:t>2027</w:t>
            </w:r>
            <w:r w:rsidRPr="00193049">
              <w:rPr>
                <w:rFonts w:cs="Times New Roman" w:hint="eastAsia"/>
                <w:color w:val="000000"/>
                <w:spacing w:val="-4"/>
                <w:sz w:val="21"/>
                <w:szCs w:val="21"/>
                <w:rPrChange w:id="4532" w:author="zhouyou" w:date="2025-04-18T16:48:00Z">
                  <w:rPr>
                    <w:rFonts w:ascii="仿宋" w:hAnsi="仿宋" w:cs="宋体" w:hint="eastAsia"/>
                    <w:color w:val="000000"/>
                    <w:spacing w:val="-4"/>
                    <w:sz w:val="21"/>
                    <w:szCs w:val="21"/>
                  </w:rPr>
                </w:rPrChange>
              </w:rPr>
              <w:t>年</w:t>
            </w:r>
            <w:r w:rsidRPr="00193049">
              <w:rPr>
                <w:rFonts w:cs="Times New Roman"/>
                <w:color w:val="000000"/>
                <w:spacing w:val="-4"/>
                <w:sz w:val="21"/>
                <w:szCs w:val="21"/>
                <w:rPrChange w:id="4533" w:author="zhouyou" w:date="2025-04-18T16:48:00Z">
                  <w:rPr>
                    <w:rFonts w:ascii="仿宋" w:hAnsi="仿宋" w:cs="宋体"/>
                    <w:color w:val="000000"/>
                    <w:spacing w:val="-4"/>
                    <w:sz w:val="21"/>
                    <w:szCs w:val="21"/>
                  </w:rPr>
                </w:rPrChange>
              </w:rPr>
              <w:t>11</w:t>
            </w:r>
            <w:r w:rsidRPr="00193049">
              <w:rPr>
                <w:rFonts w:cs="Times New Roman" w:hint="eastAsia"/>
                <w:color w:val="000000"/>
                <w:spacing w:val="-4"/>
                <w:sz w:val="21"/>
                <w:szCs w:val="21"/>
                <w:rPrChange w:id="4534" w:author="zhouyou" w:date="2025-04-18T16:48:00Z">
                  <w:rPr>
                    <w:rFonts w:ascii="仿宋" w:hAnsi="仿宋" w:cs="宋体" w:hint="eastAsia"/>
                    <w:color w:val="000000"/>
                    <w:spacing w:val="-4"/>
                    <w:sz w:val="21"/>
                    <w:szCs w:val="21"/>
                  </w:rPr>
                </w:rPrChange>
              </w:rPr>
              <w:t>月</w:t>
            </w:r>
          </w:p>
        </w:tc>
        <w:tc>
          <w:tcPr>
            <w:tcW w:w="3290" w:type="dxa"/>
            <w:tcBorders>
              <w:top w:val="single" w:sz="4" w:space="0" w:color="auto"/>
              <w:left w:val="single" w:sz="4" w:space="0" w:color="auto"/>
              <w:bottom w:val="single" w:sz="4" w:space="0" w:color="auto"/>
              <w:right w:val="single" w:sz="4" w:space="0" w:color="auto"/>
            </w:tcBorders>
            <w:vAlign w:val="center"/>
            <w:hideMark/>
            <w:tcPrChange w:id="4535" w:author="zhouyou" w:date="2025-04-18T16:59:00Z">
              <w:tcPr>
                <w:tcW w:w="3290" w:type="dxa"/>
                <w:tcBorders>
                  <w:top w:val="single" w:sz="4" w:space="0" w:color="auto"/>
                  <w:left w:val="single" w:sz="4" w:space="0" w:color="auto"/>
                  <w:bottom w:val="single" w:sz="4" w:space="0" w:color="auto"/>
                  <w:right w:val="single" w:sz="4" w:space="0" w:color="auto"/>
                </w:tcBorders>
                <w:vAlign w:val="center"/>
                <w:hideMark/>
              </w:tcPr>
            </w:tcPrChange>
          </w:tcPr>
          <w:p w14:paraId="1DAFDCA6" w14:textId="77777777" w:rsidR="00E17250" w:rsidRPr="00193049" w:rsidRDefault="00E17250">
            <w:pPr>
              <w:adjustRightInd w:val="0"/>
              <w:snapToGrid w:val="0"/>
              <w:ind w:firstLineChars="0" w:firstLine="0"/>
              <w:jc w:val="both"/>
              <w:rPr>
                <w:rFonts w:cs="Times New Roman"/>
                <w:spacing w:val="-4"/>
                <w:sz w:val="21"/>
                <w:szCs w:val="21"/>
                <w:rPrChange w:id="4536" w:author="zhouyou" w:date="2025-04-18T16:48:00Z">
                  <w:rPr>
                    <w:rFonts w:ascii="仿宋" w:hAnsi="仿宋" w:cs="Times New Roman"/>
                    <w:spacing w:val="-4"/>
                    <w:sz w:val="21"/>
                    <w:szCs w:val="21"/>
                  </w:rPr>
                </w:rPrChange>
              </w:rPr>
              <w:pPrChange w:id="4537" w:author="zhouyou" w:date="2025-04-18T16:45:00Z">
                <w:pPr>
                  <w:adjustRightInd w:val="0"/>
                  <w:snapToGrid w:val="0"/>
                  <w:ind w:firstLineChars="0" w:firstLine="0"/>
                  <w:jc w:val="center"/>
                </w:pPr>
              </w:pPrChange>
            </w:pPr>
            <w:r w:rsidRPr="00193049">
              <w:rPr>
                <w:rFonts w:cs="Times New Roman" w:hint="eastAsia"/>
                <w:spacing w:val="-4"/>
                <w:sz w:val="21"/>
                <w:szCs w:val="21"/>
                <w:rPrChange w:id="4538" w:author="zhouyou" w:date="2025-04-18T16:48:00Z">
                  <w:rPr>
                    <w:rFonts w:ascii="仿宋" w:hAnsi="仿宋" w:cs="宋体" w:hint="eastAsia"/>
                    <w:spacing w:val="-4"/>
                    <w:sz w:val="21"/>
                    <w:szCs w:val="21"/>
                  </w:rPr>
                </w:rPrChange>
              </w:rPr>
              <w:t>延期三年公开</w:t>
            </w:r>
          </w:p>
        </w:tc>
      </w:tr>
    </w:tbl>
    <w:p w14:paraId="779B06B7" w14:textId="77777777" w:rsidR="00677DB3" w:rsidRPr="00193049" w:rsidRDefault="00677DB3">
      <w:pPr>
        <w:spacing w:before="571" w:after="190"/>
        <w:ind w:firstLine="420"/>
        <w:jc w:val="both"/>
        <w:rPr>
          <w:rFonts w:cs="Times New Roman"/>
          <w:color w:val="000000"/>
          <w:sz w:val="21"/>
          <w:szCs w:val="21"/>
          <w:rPrChange w:id="4539" w:author="zhouyou" w:date="2025-04-18T16:48:00Z">
            <w:rPr>
              <w:rFonts w:ascii="仿宋" w:hAnsi="仿宋" w:cs="Times New Roman"/>
              <w:color w:val="000000"/>
              <w:sz w:val="21"/>
              <w:szCs w:val="21"/>
            </w:rPr>
          </w:rPrChange>
        </w:rPr>
        <w:pPrChange w:id="4540" w:author="zhouyou" w:date="2025-04-18T16:45:00Z">
          <w:pPr>
            <w:spacing w:before="571" w:after="190"/>
            <w:ind w:firstLine="420"/>
          </w:pPr>
        </w:pPrChang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3075"/>
      </w:tblGrid>
      <w:tr w:rsidR="00677DB3" w:rsidRPr="00193049" w14:paraId="4C40DD22" w14:textId="77777777">
        <w:tc>
          <w:tcPr>
            <w:tcW w:w="13750" w:type="dxa"/>
            <w:gridSpan w:val="2"/>
            <w:shd w:val="clear" w:color="auto" w:fill="auto"/>
            <w:vAlign w:val="center"/>
          </w:tcPr>
          <w:p w14:paraId="115D8841" w14:textId="77777777" w:rsidR="00677DB3" w:rsidRPr="00193049" w:rsidRDefault="003101FD">
            <w:pPr>
              <w:ind w:firstLine="420"/>
              <w:jc w:val="both"/>
              <w:rPr>
                <w:rFonts w:cs="Times New Roman"/>
                <w:color w:val="000000"/>
                <w:sz w:val="21"/>
                <w:szCs w:val="21"/>
                <w:rPrChange w:id="4541" w:author="zhouyou" w:date="2025-04-18T16:48:00Z">
                  <w:rPr>
                    <w:rFonts w:ascii="仿宋" w:hAnsi="仿宋" w:cs="Times New Roman"/>
                    <w:color w:val="000000"/>
                    <w:sz w:val="21"/>
                    <w:szCs w:val="21"/>
                  </w:rPr>
                </w:rPrChange>
              </w:rPr>
              <w:pPrChange w:id="4542" w:author="zhouyou" w:date="2025-04-18T16:45:00Z">
                <w:pPr>
                  <w:ind w:firstLine="420"/>
                  <w:jc w:val="center"/>
                </w:pPr>
              </w:pPrChange>
            </w:pPr>
            <w:bookmarkStart w:id="4543" w:name="_Hlk184585008"/>
            <w:r w:rsidRPr="00193049">
              <w:rPr>
                <w:rFonts w:cs="Times New Roman" w:hint="eastAsia"/>
                <w:color w:val="000000"/>
                <w:sz w:val="21"/>
                <w:szCs w:val="21"/>
                <w:rPrChange w:id="4544" w:author="zhouyou" w:date="2025-04-18T16:48:00Z">
                  <w:rPr>
                    <w:rFonts w:ascii="仿宋" w:hAnsi="仿宋" w:cs="Times New Roman" w:hint="eastAsia"/>
                    <w:color w:val="000000"/>
                    <w:sz w:val="21"/>
                    <w:szCs w:val="21"/>
                  </w:rPr>
                </w:rPrChange>
              </w:rPr>
              <w:t>备选第三方测试机构</w:t>
            </w:r>
            <w:r w:rsidRPr="00193049">
              <w:rPr>
                <w:rFonts w:cs="Times New Roman"/>
                <w:color w:val="000000"/>
                <w:sz w:val="21"/>
                <w:szCs w:val="21"/>
                <w:rPrChange w:id="4545" w:author="zhouyou" w:date="2025-04-18T16:48:00Z">
                  <w:rPr>
                    <w:rFonts w:ascii="仿宋" w:hAnsi="仿宋" w:cs="Times New Roman"/>
                    <w:color w:val="000000"/>
                    <w:sz w:val="21"/>
                    <w:szCs w:val="21"/>
                  </w:rPr>
                </w:rPrChange>
              </w:rPr>
              <w:t xml:space="preserve"> </w:t>
            </w:r>
          </w:p>
        </w:tc>
      </w:tr>
      <w:tr w:rsidR="00677DB3" w:rsidRPr="00193049" w14:paraId="31195C13" w14:textId="77777777">
        <w:tc>
          <w:tcPr>
            <w:tcW w:w="675" w:type="dxa"/>
            <w:shd w:val="clear" w:color="auto" w:fill="auto"/>
          </w:tcPr>
          <w:p w14:paraId="6F70520B" w14:textId="77777777" w:rsidR="00677DB3" w:rsidRPr="00193049" w:rsidRDefault="003101FD">
            <w:pPr>
              <w:snapToGrid w:val="0"/>
              <w:ind w:firstLineChars="0" w:firstLine="0"/>
              <w:jc w:val="both"/>
              <w:rPr>
                <w:rFonts w:cs="Times New Roman"/>
                <w:color w:val="000000"/>
                <w:sz w:val="21"/>
                <w:szCs w:val="21"/>
                <w:rPrChange w:id="4546" w:author="zhouyou" w:date="2025-04-18T16:48:00Z">
                  <w:rPr>
                    <w:rFonts w:ascii="仿宋" w:hAnsi="仿宋" w:cs="Times New Roman"/>
                    <w:color w:val="000000"/>
                    <w:sz w:val="21"/>
                    <w:szCs w:val="21"/>
                  </w:rPr>
                </w:rPrChange>
              </w:rPr>
              <w:pPrChange w:id="4547" w:author="zhouyou" w:date="2025-04-18T16:45:00Z">
                <w:pPr>
                  <w:snapToGrid w:val="0"/>
                  <w:ind w:firstLineChars="0" w:firstLine="0"/>
                  <w:jc w:val="center"/>
                </w:pPr>
              </w:pPrChange>
            </w:pPr>
            <w:r w:rsidRPr="00193049">
              <w:rPr>
                <w:rFonts w:cs="Times New Roman"/>
                <w:color w:val="000000"/>
                <w:sz w:val="21"/>
                <w:szCs w:val="21"/>
                <w:rPrChange w:id="4548" w:author="zhouyou" w:date="2025-04-18T16:48:00Z">
                  <w:rPr>
                    <w:rFonts w:ascii="仿宋" w:hAnsi="仿宋" w:cs="Times New Roman"/>
                    <w:color w:val="000000"/>
                    <w:sz w:val="21"/>
                    <w:szCs w:val="21"/>
                  </w:rPr>
                </w:rPrChange>
              </w:rPr>
              <w:t>1</w:t>
            </w:r>
          </w:p>
        </w:tc>
        <w:tc>
          <w:tcPr>
            <w:tcW w:w="13075" w:type="dxa"/>
            <w:shd w:val="clear" w:color="auto" w:fill="auto"/>
            <w:vAlign w:val="center"/>
          </w:tcPr>
          <w:p w14:paraId="43085107" w14:textId="77777777" w:rsidR="00677DB3" w:rsidRPr="00193049" w:rsidRDefault="003101FD">
            <w:pPr>
              <w:snapToGrid w:val="0"/>
              <w:ind w:firstLine="420"/>
              <w:jc w:val="both"/>
              <w:rPr>
                <w:rFonts w:cs="Times New Roman"/>
                <w:color w:val="000000"/>
                <w:sz w:val="21"/>
                <w:szCs w:val="21"/>
                <w:rPrChange w:id="4549" w:author="zhouyou" w:date="2025-04-18T16:48:00Z">
                  <w:rPr>
                    <w:rFonts w:ascii="仿宋" w:hAnsi="仿宋" w:cs="Times New Roman"/>
                    <w:color w:val="000000"/>
                    <w:sz w:val="21"/>
                    <w:szCs w:val="21"/>
                  </w:rPr>
                </w:rPrChange>
              </w:rPr>
              <w:pPrChange w:id="4550" w:author="zhouyou" w:date="2025-04-18T16:45:00Z">
                <w:pPr>
                  <w:snapToGrid w:val="0"/>
                  <w:ind w:firstLine="420"/>
                  <w:jc w:val="center"/>
                </w:pPr>
              </w:pPrChange>
            </w:pPr>
            <w:r w:rsidRPr="00193049">
              <w:rPr>
                <w:rFonts w:cs="Times New Roman" w:hint="eastAsia"/>
                <w:color w:val="000000"/>
                <w:sz w:val="21"/>
                <w:szCs w:val="21"/>
                <w:rPrChange w:id="4551" w:author="zhouyou" w:date="2025-04-18T16:48:00Z">
                  <w:rPr>
                    <w:rFonts w:ascii="仿宋" w:hAnsi="仿宋" w:cs="Times New Roman" w:hint="eastAsia"/>
                    <w:color w:val="000000"/>
                    <w:sz w:val="21"/>
                    <w:szCs w:val="21"/>
                  </w:rPr>
                </w:rPrChange>
              </w:rPr>
              <w:t>国家光电子信息产品质量监督检验中心</w:t>
            </w:r>
          </w:p>
        </w:tc>
      </w:tr>
      <w:tr w:rsidR="00677DB3" w:rsidRPr="00193049" w14:paraId="652AC408" w14:textId="77777777">
        <w:tc>
          <w:tcPr>
            <w:tcW w:w="675" w:type="dxa"/>
            <w:shd w:val="clear" w:color="auto" w:fill="auto"/>
          </w:tcPr>
          <w:p w14:paraId="34EE1946" w14:textId="77777777" w:rsidR="00677DB3" w:rsidRPr="00193049" w:rsidRDefault="003101FD">
            <w:pPr>
              <w:snapToGrid w:val="0"/>
              <w:ind w:firstLineChars="0" w:firstLine="0"/>
              <w:jc w:val="both"/>
              <w:rPr>
                <w:rFonts w:cs="Times New Roman"/>
                <w:color w:val="000000"/>
                <w:sz w:val="21"/>
                <w:szCs w:val="21"/>
                <w:rPrChange w:id="4552" w:author="zhouyou" w:date="2025-04-18T16:48:00Z">
                  <w:rPr>
                    <w:rFonts w:ascii="仿宋" w:hAnsi="仿宋" w:cs="Times New Roman"/>
                    <w:color w:val="000000"/>
                    <w:sz w:val="21"/>
                    <w:szCs w:val="21"/>
                  </w:rPr>
                </w:rPrChange>
              </w:rPr>
              <w:pPrChange w:id="4553" w:author="zhouyou" w:date="2025-04-18T16:45:00Z">
                <w:pPr>
                  <w:snapToGrid w:val="0"/>
                  <w:ind w:firstLineChars="0" w:firstLine="0"/>
                  <w:jc w:val="center"/>
                </w:pPr>
              </w:pPrChange>
            </w:pPr>
            <w:r w:rsidRPr="00193049">
              <w:rPr>
                <w:rFonts w:cs="Times New Roman"/>
                <w:color w:val="000000"/>
                <w:sz w:val="21"/>
                <w:szCs w:val="21"/>
                <w:rPrChange w:id="4554" w:author="zhouyou" w:date="2025-04-18T16:48:00Z">
                  <w:rPr>
                    <w:rFonts w:ascii="仿宋" w:hAnsi="仿宋" w:cs="Times New Roman"/>
                    <w:color w:val="000000"/>
                    <w:sz w:val="21"/>
                    <w:szCs w:val="21"/>
                  </w:rPr>
                </w:rPrChange>
              </w:rPr>
              <w:t>2</w:t>
            </w:r>
          </w:p>
        </w:tc>
        <w:tc>
          <w:tcPr>
            <w:tcW w:w="13075" w:type="dxa"/>
            <w:shd w:val="clear" w:color="auto" w:fill="auto"/>
            <w:vAlign w:val="center"/>
          </w:tcPr>
          <w:p w14:paraId="2D4C5A23" w14:textId="77777777" w:rsidR="00677DB3" w:rsidRPr="00193049" w:rsidRDefault="003101FD">
            <w:pPr>
              <w:snapToGrid w:val="0"/>
              <w:ind w:firstLine="420"/>
              <w:jc w:val="both"/>
              <w:rPr>
                <w:rFonts w:cs="Times New Roman"/>
                <w:color w:val="000000"/>
                <w:sz w:val="21"/>
                <w:szCs w:val="21"/>
                <w:rPrChange w:id="4555" w:author="zhouyou" w:date="2025-04-18T16:48:00Z">
                  <w:rPr>
                    <w:rFonts w:ascii="仿宋" w:hAnsi="仿宋" w:cs="Times New Roman"/>
                    <w:color w:val="000000"/>
                    <w:sz w:val="21"/>
                    <w:szCs w:val="21"/>
                  </w:rPr>
                </w:rPrChange>
              </w:rPr>
              <w:pPrChange w:id="4556" w:author="zhouyou" w:date="2025-04-18T16:45:00Z">
                <w:pPr>
                  <w:snapToGrid w:val="0"/>
                  <w:ind w:firstLine="420"/>
                  <w:jc w:val="center"/>
                </w:pPr>
              </w:pPrChange>
            </w:pPr>
            <w:r w:rsidRPr="00193049">
              <w:rPr>
                <w:rFonts w:cs="Times New Roman" w:hint="eastAsia"/>
                <w:color w:val="000000"/>
                <w:sz w:val="21"/>
                <w:szCs w:val="21"/>
                <w:rPrChange w:id="4557" w:author="zhouyou" w:date="2025-04-18T16:48:00Z">
                  <w:rPr>
                    <w:rFonts w:ascii="仿宋" w:hAnsi="仿宋" w:cs="Times New Roman" w:hint="eastAsia"/>
                    <w:color w:val="000000"/>
                    <w:sz w:val="21"/>
                    <w:szCs w:val="21"/>
                  </w:rPr>
                </w:rPrChange>
              </w:rPr>
              <w:t>国家光学仪器质量监督检测中心</w:t>
            </w:r>
          </w:p>
        </w:tc>
      </w:tr>
      <w:tr w:rsidR="00677DB3" w:rsidRPr="00193049" w14:paraId="3A5CDEBC" w14:textId="77777777">
        <w:tc>
          <w:tcPr>
            <w:tcW w:w="675" w:type="dxa"/>
            <w:shd w:val="clear" w:color="auto" w:fill="auto"/>
          </w:tcPr>
          <w:p w14:paraId="34AF6683" w14:textId="77777777" w:rsidR="00677DB3" w:rsidRPr="00193049" w:rsidRDefault="003101FD">
            <w:pPr>
              <w:ind w:firstLineChars="0" w:firstLine="0"/>
              <w:jc w:val="both"/>
              <w:rPr>
                <w:rFonts w:cs="Times New Roman"/>
                <w:color w:val="000000"/>
                <w:sz w:val="21"/>
                <w:szCs w:val="21"/>
                <w:rPrChange w:id="4558" w:author="zhouyou" w:date="2025-04-18T16:48:00Z">
                  <w:rPr>
                    <w:rFonts w:ascii="仿宋" w:hAnsi="仿宋" w:cs="Times New Roman"/>
                    <w:color w:val="000000"/>
                    <w:sz w:val="21"/>
                    <w:szCs w:val="21"/>
                  </w:rPr>
                </w:rPrChange>
              </w:rPr>
              <w:pPrChange w:id="4559" w:author="zhouyou" w:date="2025-04-18T16:45:00Z">
                <w:pPr>
                  <w:ind w:firstLineChars="0" w:firstLine="0"/>
                  <w:jc w:val="center"/>
                </w:pPr>
              </w:pPrChange>
            </w:pPr>
            <w:r w:rsidRPr="00193049">
              <w:rPr>
                <w:rFonts w:cs="Times New Roman"/>
                <w:color w:val="000000"/>
                <w:sz w:val="21"/>
                <w:szCs w:val="21"/>
                <w:rPrChange w:id="4560" w:author="zhouyou" w:date="2025-04-18T16:48:00Z">
                  <w:rPr>
                    <w:rFonts w:ascii="仿宋" w:hAnsi="仿宋" w:cs="Times New Roman"/>
                    <w:color w:val="000000"/>
                    <w:sz w:val="21"/>
                    <w:szCs w:val="21"/>
                  </w:rPr>
                </w:rPrChange>
              </w:rPr>
              <w:t>3</w:t>
            </w:r>
          </w:p>
        </w:tc>
        <w:tc>
          <w:tcPr>
            <w:tcW w:w="13075" w:type="dxa"/>
            <w:shd w:val="clear" w:color="auto" w:fill="auto"/>
            <w:vAlign w:val="center"/>
          </w:tcPr>
          <w:p w14:paraId="47FC6FE1" w14:textId="77777777" w:rsidR="00677DB3" w:rsidRPr="00193049" w:rsidRDefault="003101FD">
            <w:pPr>
              <w:ind w:firstLine="420"/>
              <w:jc w:val="both"/>
              <w:rPr>
                <w:rFonts w:cs="Times New Roman"/>
                <w:color w:val="000000"/>
                <w:sz w:val="21"/>
                <w:szCs w:val="21"/>
                <w:rPrChange w:id="4561" w:author="zhouyou" w:date="2025-04-18T16:48:00Z">
                  <w:rPr>
                    <w:rFonts w:ascii="仿宋" w:hAnsi="仿宋" w:cs="Times New Roman"/>
                    <w:color w:val="000000"/>
                    <w:sz w:val="21"/>
                    <w:szCs w:val="21"/>
                  </w:rPr>
                </w:rPrChange>
              </w:rPr>
              <w:pPrChange w:id="4562" w:author="zhouyou" w:date="2025-04-18T16:45:00Z">
                <w:pPr>
                  <w:ind w:firstLine="420"/>
                  <w:jc w:val="center"/>
                </w:pPr>
              </w:pPrChange>
            </w:pPr>
            <w:r w:rsidRPr="00193049">
              <w:rPr>
                <w:rFonts w:cs="Times New Roman" w:hint="eastAsia"/>
                <w:color w:val="000000"/>
                <w:sz w:val="21"/>
                <w:szCs w:val="21"/>
                <w:rPrChange w:id="4563" w:author="zhouyou" w:date="2025-04-18T16:48:00Z">
                  <w:rPr>
                    <w:rFonts w:ascii="仿宋" w:hAnsi="仿宋" w:cs="Times New Roman" w:hint="eastAsia"/>
                    <w:color w:val="000000"/>
                    <w:sz w:val="21"/>
                    <w:szCs w:val="21"/>
                  </w:rPr>
                </w:rPrChange>
              </w:rPr>
              <w:t>国家电子计算机质量监督检验中心</w:t>
            </w:r>
          </w:p>
        </w:tc>
      </w:tr>
      <w:tr w:rsidR="00677DB3" w:rsidRPr="00193049" w14:paraId="614CE2AC" w14:textId="77777777">
        <w:tc>
          <w:tcPr>
            <w:tcW w:w="675" w:type="dxa"/>
            <w:shd w:val="clear" w:color="auto" w:fill="auto"/>
          </w:tcPr>
          <w:p w14:paraId="17D99D87" w14:textId="77777777" w:rsidR="00677DB3" w:rsidRPr="00193049" w:rsidRDefault="003101FD">
            <w:pPr>
              <w:ind w:firstLineChars="0" w:firstLine="0"/>
              <w:jc w:val="both"/>
              <w:rPr>
                <w:rFonts w:cs="Times New Roman"/>
                <w:color w:val="000000"/>
                <w:sz w:val="21"/>
                <w:szCs w:val="21"/>
                <w:rPrChange w:id="4564" w:author="zhouyou" w:date="2025-04-18T16:48:00Z">
                  <w:rPr>
                    <w:rFonts w:ascii="仿宋" w:hAnsi="仿宋" w:cs="Times New Roman"/>
                    <w:color w:val="000000"/>
                    <w:sz w:val="21"/>
                    <w:szCs w:val="21"/>
                  </w:rPr>
                </w:rPrChange>
              </w:rPr>
              <w:pPrChange w:id="4565" w:author="zhouyou" w:date="2025-04-18T16:45:00Z">
                <w:pPr>
                  <w:ind w:firstLineChars="0" w:firstLine="0"/>
                  <w:jc w:val="center"/>
                </w:pPr>
              </w:pPrChange>
            </w:pPr>
            <w:r w:rsidRPr="00193049">
              <w:rPr>
                <w:rFonts w:cs="Times New Roman"/>
                <w:color w:val="000000"/>
                <w:sz w:val="21"/>
                <w:szCs w:val="21"/>
                <w:rPrChange w:id="4566" w:author="zhouyou" w:date="2025-04-18T16:48:00Z">
                  <w:rPr>
                    <w:rFonts w:ascii="仿宋" w:hAnsi="仿宋" w:cs="Times New Roman"/>
                    <w:color w:val="000000"/>
                    <w:sz w:val="21"/>
                    <w:szCs w:val="21"/>
                  </w:rPr>
                </w:rPrChange>
              </w:rPr>
              <w:t>4</w:t>
            </w:r>
          </w:p>
        </w:tc>
        <w:tc>
          <w:tcPr>
            <w:tcW w:w="13075" w:type="dxa"/>
            <w:shd w:val="clear" w:color="auto" w:fill="auto"/>
            <w:vAlign w:val="center"/>
          </w:tcPr>
          <w:p w14:paraId="127D059C" w14:textId="77777777" w:rsidR="00677DB3" w:rsidRPr="00193049" w:rsidRDefault="003101FD">
            <w:pPr>
              <w:ind w:firstLine="420"/>
              <w:jc w:val="both"/>
              <w:rPr>
                <w:rFonts w:cs="Times New Roman"/>
                <w:color w:val="000000"/>
                <w:sz w:val="21"/>
                <w:szCs w:val="21"/>
                <w:rPrChange w:id="4567" w:author="zhouyou" w:date="2025-04-18T16:48:00Z">
                  <w:rPr>
                    <w:rFonts w:ascii="仿宋" w:hAnsi="仿宋" w:cs="Times New Roman"/>
                    <w:color w:val="000000"/>
                    <w:sz w:val="21"/>
                    <w:szCs w:val="21"/>
                  </w:rPr>
                </w:rPrChange>
              </w:rPr>
              <w:pPrChange w:id="4568" w:author="zhouyou" w:date="2025-04-18T16:45:00Z">
                <w:pPr>
                  <w:ind w:firstLine="420"/>
                  <w:jc w:val="center"/>
                </w:pPr>
              </w:pPrChange>
            </w:pPr>
            <w:r w:rsidRPr="00193049">
              <w:rPr>
                <w:rFonts w:cs="Times New Roman" w:hint="eastAsia"/>
                <w:color w:val="000000"/>
                <w:sz w:val="21"/>
                <w:szCs w:val="21"/>
                <w:rPrChange w:id="4569" w:author="zhouyou" w:date="2025-04-18T16:48:00Z">
                  <w:rPr>
                    <w:rFonts w:ascii="仿宋" w:hAnsi="仿宋" w:cs="Times New Roman" w:hint="eastAsia"/>
                    <w:color w:val="000000"/>
                    <w:sz w:val="21"/>
                    <w:szCs w:val="21"/>
                  </w:rPr>
                </w:rPrChange>
              </w:rPr>
              <w:t>国家电子计算机外部设备质量检验检测中心</w:t>
            </w:r>
          </w:p>
        </w:tc>
      </w:tr>
      <w:tr w:rsidR="00677DB3" w:rsidRPr="00193049" w14:paraId="092F0EA8" w14:textId="77777777">
        <w:tc>
          <w:tcPr>
            <w:tcW w:w="675" w:type="dxa"/>
            <w:shd w:val="clear" w:color="auto" w:fill="auto"/>
          </w:tcPr>
          <w:p w14:paraId="5DA0D8BE" w14:textId="77777777" w:rsidR="00677DB3" w:rsidRPr="00193049" w:rsidRDefault="003101FD">
            <w:pPr>
              <w:ind w:firstLineChars="0" w:firstLine="0"/>
              <w:jc w:val="both"/>
              <w:rPr>
                <w:rFonts w:cs="Times New Roman"/>
                <w:color w:val="000000"/>
                <w:sz w:val="21"/>
                <w:szCs w:val="21"/>
                <w:rPrChange w:id="4570" w:author="zhouyou" w:date="2025-04-18T16:48:00Z">
                  <w:rPr>
                    <w:rFonts w:ascii="仿宋" w:hAnsi="仿宋" w:cs="Times New Roman"/>
                    <w:color w:val="000000"/>
                    <w:sz w:val="21"/>
                    <w:szCs w:val="21"/>
                  </w:rPr>
                </w:rPrChange>
              </w:rPr>
              <w:pPrChange w:id="4571" w:author="zhouyou" w:date="2025-04-18T16:45:00Z">
                <w:pPr>
                  <w:ind w:firstLineChars="0" w:firstLine="0"/>
                  <w:jc w:val="center"/>
                </w:pPr>
              </w:pPrChange>
            </w:pPr>
            <w:r w:rsidRPr="00193049">
              <w:rPr>
                <w:rFonts w:cs="Times New Roman"/>
                <w:color w:val="000000"/>
                <w:sz w:val="21"/>
                <w:szCs w:val="21"/>
                <w:rPrChange w:id="4572" w:author="zhouyou" w:date="2025-04-18T16:48:00Z">
                  <w:rPr>
                    <w:rFonts w:ascii="仿宋" w:hAnsi="仿宋" w:cs="Times New Roman"/>
                    <w:color w:val="000000"/>
                    <w:sz w:val="21"/>
                    <w:szCs w:val="21"/>
                  </w:rPr>
                </w:rPrChange>
              </w:rPr>
              <w:t>5</w:t>
            </w:r>
          </w:p>
        </w:tc>
        <w:tc>
          <w:tcPr>
            <w:tcW w:w="13075" w:type="dxa"/>
            <w:shd w:val="clear" w:color="auto" w:fill="auto"/>
            <w:vAlign w:val="center"/>
          </w:tcPr>
          <w:p w14:paraId="7EA7DF50" w14:textId="77777777" w:rsidR="00677DB3" w:rsidRPr="00193049" w:rsidRDefault="003101FD">
            <w:pPr>
              <w:ind w:firstLine="420"/>
              <w:jc w:val="both"/>
              <w:rPr>
                <w:rFonts w:cs="Times New Roman"/>
                <w:color w:val="000000"/>
                <w:sz w:val="21"/>
                <w:szCs w:val="21"/>
                <w:rPrChange w:id="4573" w:author="zhouyou" w:date="2025-04-18T16:48:00Z">
                  <w:rPr>
                    <w:rFonts w:ascii="仿宋" w:hAnsi="仿宋" w:cs="Times New Roman"/>
                    <w:color w:val="000000"/>
                    <w:sz w:val="21"/>
                    <w:szCs w:val="21"/>
                  </w:rPr>
                </w:rPrChange>
              </w:rPr>
              <w:pPrChange w:id="4574" w:author="zhouyou" w:date="2025-04-18T16:45:00Z">
                <w:pPr>
                  <w:ind w:firstLine="420"/>
                  <w:jc w:val="center"/>
                </w:pPr>
              </w:pPrChange>
            </w:pPr>
            <w:r w:rsidRPr="00193049">
              <w:rPr>
                <w:rFonts w:cs="Times New Roman" w:hint="eastAsia"/>
                <w:color w:val="000000"/>
                <w:sz w:val="21"/>
                <w:szCs w:val="21"/>
                <w:rPrChange w:id="4575" w:author="zhouyou" w:date="2025-04-18T16:48:00Z">
                  <w:rPr>
                    <w:rFonts w:ascii="仿宋" w:hAnsi="仿宋" w:cs="Times New Roman" w:hint="eastAsia"/>
                    <w:color w:val="000000"/>
                    <w:sz w:val="21"/>
                    <w:szCs w:val="21"/>
                  </w:rPr>
                </w:rPrChange>
              </w:rPr>
              <w:t>中国计量科学研究院</w:t>
            </w:r>
          </w:p>
        </w:tc>
      </w:tr>
      <w:tr w:rsidR="00677DB3" w:rsidRPr="00193049" w14:paraId="0BDBEDE7" w14:textId="77777777">
        <w:tc>
          <w:tcPr>
            <w:tcW w:w="675" w:type="dxa"/>
            <w:shd w:val="clear" w:color="auto" w:fill="auto"/>
          </w:tcPr>
          <w:p w14:paraId="6D51E99E" w14:textId="77777777" w:rsidR="00677DB3" w:rsidRPr="00193049" w:rsidRDefault="003101FD">
            <w:pPr>
              <w:ind w:firstLineChars="0" w:firstLine="0"/>
              <w:jc w:val="both"/>
              <w:rPr>
                <w:rFonts w:cs="Times New Roman"/>
                <w:color w:val="000000"/>
                <w:sz w:val="21"/>
                <w:szCs w:val="21"/>
                <w:rPrChange w:id="4576" w:author="zhouyou" w:date="2025-04-18T16:48:00Z">
                  <w:rPr>
                    <w:rFonts w:ascii="仿宋" w:hAnsi="仿宋" w:cs="Times New Roman"/>
                    <w:color w:val="000000"/>
                    <w:sz w:val="21"/>
                    <w:szCs w:val="21"/>
                  </w:rPr>
                </w:rPrChange>
              </w:rPr>
              <w:pPrChange w:id="4577" w:author="zhouyou" w:date="2025-04-18T16:45:00Z">
                <w:pPr>
                  <w:ind w:firstLineChars="0" w:firstLine="0"/>
                  <w:jc w:val="center"/>
                </w:pPr>
              </w:pPrChange>
            </w:pPr>
            <w:r w:rsidRPr="00193049">
              <w:rPr>
                <w:rFonts w:cs="Times New Roman"/>
                <w:color w:val="000000"/>
                <w:sz w:val="21"/>
                <w:szCs w:val="21"/>
                <w:rPrChange w:id="4578" w:author="zhouyou" w:date="2025-04-18T16:48:00Z">
                  <w:rPr>
                    <w:rFonts w:ascii="仿宋" w:hAnsi="仿宋" w:cs="Times New Roman"/>
                    <w:color w:val="000000"/>
                    <w:sz w:val="21"/>
                    <w:szCs w:val="21"/>
                  </w:rPr>
                </w:rPrChange>
              </w:rPr>
              <w:t>6</w:t>
            </w:r>
          </w:p>
        </w:tc>
        <w:tc>
          <w:tcPr>
            <w:tcW w:w="13075" w:type="dxa"/>
            <w:shd w:val="clear" w:color="auto" w:fill="auto"/>
            <w:vAlign w:val="center"/>
          </w:tcPr>
          <w:p w14:paraId="7A7C4124" w14:textId="77777777" w:rsidR="00677DB3" w:rsidRPr="00193049" w:rsidRDefault="003101FD">
            <w:pPr>
              <w:ind w:firstLine="420"/>
              <w:jc w:val="both"/>
              <w:rPr>
                <w:rFonts w:cs="Times New Roman"/>
                <w:color w:val="000000"/>
                <w:sz w:val="21"/>
                <w:szCs w:val="21"/>
                <w:rPrChange w:id="4579" w:author="zhouyou" w:date="2025-04-18T16:48:00Z">
                  <w:rPr>
                    <w:rFonts w:ascii="仿宋" w:hAnsi="仿宋" w:cs="Times New Roman"/>
                    <w:color w:val="000000"/>
                    <w:sz w:val="21"/>
                    <w:szCs w:val="21"/>
                  </w:rPr>
                </w:rPrChange>
              </w:rPr>
              <w:pPrChange w:id="4580" w:author="zhouyou" w:date="2025-04-18T16:45:00Z">
                <w:pPr>
                  <w:ind w:firstLine="420"/>
                  <w:jc w:val="center"/>
                </w:pPr>
              </w:pPrChange>
            </w:pPr>
            <w:r w:rsidRPr="00193049">
              <w:rPr>
                <w:rFonts w:cs="Times New Roman" w:hint="eastAsia"/>
                <w:color w:val="000000"/>
                <w:sz w:val="21"/>
                <w:szCs w:val="21"/>
                <w:rPrChange w:id="4581" w:author="zhouyou" w:date="2025-04-18T16:48:00Z">
                  <w:rPr>
                    <w:rFonts w:ascii="仿宋" w:hAnsi="仿宋" w:cs="Times New Roman" w:hint="eastAsia"/>
                    <w:color w:val="000000"/>
                    <w:sz w:val="21"/>
                    <w:szCs w:val="21"/>
                  </w:rPr>
                </w:rPrChange>
              </w:rPr>
              <w:t>中国信息通信研究院</w:t>
            </w:r>
          </w:p>
        </w:tc>
      </w:tr>
      <w:tr w:rsidR="00677DB3" w:rsidRPr="00193049" w14:paraId="21CAB9BF" w14:textId="77777777">
        <w:tc>
          <w:tcPr>
            <w:tcW w:w="675" w:type="dxa"/>
            <w:shd w:val="clear" w:color="auto" w:fill="auto"/>
          </w:tcPr>
          <w:p w14:paraId="0F427915" w14:textId="77777777" w:rsidR="00677DB3" w:rsidRPr="00193049" w:rsidRDefault="003101FD">
            <w:pPr>
              <w:ind w:firstLineChars="0" w:firstLine="0"/>
              <w:jc w:val="both"/>
              <w:rPr>
                <w:rFonts w:cs="Times New Roman"/>
                <w:color w:val="000000"/>
                <w:sz w:val="21"/>
                <w:szCs w:val="21"/>
                <w:rPrChange w:id="4582" w:author="zhouyou" w:date="2025-04-18T16:48:00Z">
                  <w:rPr>
                    <w:rFonts w:ascii="仿宋" w:hAnsi="仿宋" w:cs="Times New Roman"/>
                    <w:color w:val="000000"/>
                    <w:sz w:val="21"/>
                    <w:szCs w:val="21"/>
                  </w:rPr>
                </w:rPrChange>
              </w:rPr>
              <w:pPrChange w:id="4583" w:author="zhouyou" w:date="2025-04-18T16:45:00Z">
                <w:pPr>
                  <w:ind w:firstLineChars="0" w:firstLine="0"/>
                  <w:jc w:val="center"/>
                </w:pPr>
              </w:pPrChange>
            </w:pPr>
            <w:r w:rsidRPr="00193049">
              <w:rPr>
                <w:rFonts w:cs="Times New Roman"/>
                <w:color w:val="000000"/>
                <w:sz w:val="21"/>
                <w:szCs w:val="21"/>
                <w:rPrChange w:id="4584" w:author="zhouyou" w:date="2025-04-18T16:48:00Z">
                  <w:rPr>
                    <w:rFonts w:ascii="仿宋" w:hAnsi="仿宋" w:cs="Times New Roman"/>
                    <w:color w:val="000000"/>
                    <w:sz w:val="21"/>
                    <w:szCs w:val="21"/>
                  </w:rPr>
                </w:rPrChange>
              </w:rPr>
              <w:t>7</w:t>
            </w:r>
          </w:p>
        </w:tc>
        <w:tc>
          <w:tcPr>
            <w:tcW w:w="13075" w:type="dxa"/>
            <w:shd w:val="clear" w:color="auto" w:fill="auto"/>
            <w:vAlign w:val="center"/>
          </w:tcPr>
          <w:p w14:paraId="042BDD05" w14:textId="77777777" w:rsidR="00677DB3" w:rsidRPr="00193049" w:rsidRDefault="003101FD">
            <w:pPr>
              <w:ind w:firstLine="420"/>
              <w:jc w:val="both"/>
              <w:rPr>
                <w:rFonts w:cs="Times New Roman"/>
                <w:color w:val="000000"/>
                <w:sz w:val="21"/>
                <w:szCs w:val="21"/>
                <w:rPrChange w:id="4585" w:author="zhouyou" w:date="2025-04-18T16:48:00Z">
                  <w:rPr>
                    <w:rFonts w:ascii="仿宋" w:hAnsi="仿宋" w:cs="Times New Roman"/>
                    <w:color w:val="000000"/>
                    <w:sz w:val="21"/>
                    <w:szCs w:val="21"/>
                  </w:rPr>
                </w:rPrChange>
              </w:rPr>
              <w:pPrChange w:id="4586" w:author="zhouyou" w:date="2025-04-18T16:45:00Z">
                <w:pPr>
                  <w:ind w:firstLine="420"/>
                  <w:jc w:val="center"/>
                </w:pPr>
              </w:pPrChange>
            </w:pPr>
            <w:r w:rsidRPr="00193049">
              <w:rPr>
                <w:rFonts w:cs="Times New Roman" w:hint="eastAsia"/>
                <w:color w:val="000000"/>
                <w:sz w:val="21"/>
                <w:szCs w:val="21"/>
                <w:rPrChange w:id="4587" w:author="zhouyou" w:date="2025-04-18T16:48:00Z">
                  <w:rPr>
                    <w:rFonts w:ascii="仿宋" w:hAnsi="仿宋" w:cs="Times New Roman" w:hint="eastAsia"/>
                    <w:color w:val="000000"/>
                    <w:sz w:val="21"/>
                    <w:szCs w:val="21"/>
                  </w:rPr>
                </w:rPrChange>
              </w:rPr>
              <w:t>中国科学院长春光学精密机械与物理研究所</w:t>
            </w:r>
          </w:p>
        </w:tc>
      </w:tr>
      <w:tr w:rsidR="00677DB3" w:rsidRPr="00193049" w14:paraId="27EBDA3F" w14:textId="77777777">
        <w:tc>
          <w:tcPr>
            <w:tcW w:w="675" w:type="dxa"/>
            <w:shd w:val="clear" w:color="auto" w:fill="auto"/>
          </w:tcPr>
          <w:p w14:paraId="79449F50" w14:textId="77777777" w:rsidR="00677DB3" w:rsidRPr="00193049" w:rsidRDefault="003101FD">
            <w:pPr>
              <w:ind w:firstLineChars="0" w:firstLine="0"/>
              <w:jc w:val="both"/>
              <w:rPr>
                <w:rFonts w:cs="Times New Roman"/>
                <w:color w:val="000000"/>
                <w:sz w:val="21"/>
                <w:szCs w:val="21"/>
                <w:rPrChange w:id="4588" w:author="zhouyou" w:date="2025-04-18T16:48:00Z">
                  <w:rPr>
                    <w:rFonts w:ascii="仿宋" w:hAnsi="仿宋" w:cs="Times New Roman"/>
                    <w:color w:val="000000"/>
                    <w:sz w:val="21"/>
                    <w:szCs w:val="21"/>
                  </w:rPr>
                </w:rPrChange>
              </w:rPr>
              <w:pPrChange w:id="4589" w:author="zhouyou" w:date="2025-04-18T16:45:00Z">
                <w:pPr>
                  <w:ind w:firstLineChars="0" w:firstLine="0"/>
                  <w:jc w:val="center"/>
                </w:pPr>
              </w:pPrChange>
            </w:pPr>
            <w:r w:rsidRPr="00193049">
              <w:rPr>
                <w:rFonts w:cs="Times New Roman"/>
                <w:color w:val="000000"/>
                <w:sz w:val="21"/>
                <w:szCs w:val="21"/>
                <w:rPrChange w:id="4590" w:author="zhouyou" w:date="2025-04-18T16:48:00Z">
                  <w:rPr>
                    <w:rFonts w:ascii="仿宋" w:hAnsi="仿宋" w:cs="Times New Roman"/>
                    <w:color w:val="000000"/>
                    <w:sz w:val="21"/>
                    <w:szCs w:val="21"/>
                  </w:rPr>
                </w:rPrChange>
              </w:rPr>
              <w:t>8</w:t>
            </w:r>
          </w:p>
        </w:tc>
        <w:tc>
          <w:tcPr>
            <w:tcW w:w="13075" w:type="dxa"/>
            <w:shd w:val="clear" w:color="auto" w:fill="auto"/>
            <w:vAlign w:val="center"/>
          </w:tcPr>
          <w:p w14:paraId="58A0B27A" w14:textId="77777777" w:rsidR="00677DB3" w:rsidRPr="00193049" w:rsidRDefault="003101FD">
            <w:pPr>
              <w:ind w:firstLine="420"/>
              <w:jc w:val="both"/>
              <w:rPr>
                <w:rFonts w:cs="Times New Roman"/>
                <w:color w:val="000000"/>
                <w:sz w:val="21"/>
                <w:szCs w:val="21"/>
                <w:rPrChange w:id="4591" w:author="zhouyou" w:date="2025-04-18T16:48:00Z">
                  <w:rPr>
                    <w:rFonts w:ascii="仿宋" w:hAnsi="仿宋" w:cs="Times New Roman"/>
                    <w:color w:val="000000"/>
                    <w:sz w:val="21"/>
                    <w:szCs w:val="21"/>
                  </w:rPr>
                </w:rPrChange>
              </w:rPr>
              <w:pPrChange w:id="4592" w:author="zhouyou" w:date="2025-04-18T16:45:00Z">
                <w:pPr>
                  <w:ind w:firstLine="420"/>
                  <w:jc w:val="center"/>
                </w:pPr>
              </w:pPrChange>
            </w:pPr>
            <w:r w:rsidRPr="00193049">
              <w:rPr>
                <w:rFonts w:cs="Times New Roman" w:hint="eastAsia"/>
                <w:color w:val="000000"/>
                <w:sz w:val="21"/>
                <w:szCs w:val="21"/>
                <w:rPrChange w:id="4593" w:author="zhouyou" w:date="2025-04-18T16:48:00Z">
                  <w:rPr>
                    <w:rFonts w:ascii="仿宋" w:hAnsi="仿宋" w:cs="Times New Roman" w:hint="eastAsia"/>
                    <w:color w:val="000000"/>
                    <w:sz w:val="21"/>
                    <w:szCs w:val="21"/>
                  </w:rPr>
                </w:rPrChange>
              </w:rPr>
              <w:t>中国船舶集团有限公司第七二二研究所</w:t>
            </w:r>
          </w:p>
        </w:tc>
      </w:tr>
      <w:tr w:rsidR="00677DB3" w:rsidRPr="00193049" w14:paraId="731E2685" w14:textId="77777777">
        <w:tc>
          <w:tcPr>
            <w:tcW w:w="675" w:type="dxa"/>
            <w:shd w:val="clear" w:color="auto" w:fill="auto"/>
          </w:tcPr>
          <w:p w14:paraId="1E207A41" w14:textId="77777777" w:rsidR="00677DB3" w:rsidRPr="00193049" w:rsidRDefault="003101FD">
            <w:pPr>
              <w:ind w:firstLineChars="0" w:firstLine="0"/>
              <w:jc w:val="both"/>
              <w:rPr>
                <w:rFonts w:cs="Times New Roman"/>
                <w:color w:val="000000"/>
                <w:sz w:val="21"/>
                <w:szCs w:val="21"/>
                <w:rPrChange w:id="4594" w:author="zhouyou" w:date="2025-04-18T16:48:00Z">
                  <w:rPr>
                    <w:rFonts w:ascii="仿宋" w:hAnsi="仿宋" w:cs="Times New Roman"/>
                    <w:color w:val="000000"/>
                    <w:sz w:val="21"/>
                    <w:szCs w:val="21"/>
                  </w:rPr>
                </w:rPrChange>
              </w:rPr>
              <w:pPrChange w:id="4595" w:author="zhouyou" w:date="2025-04-18T16:45:00Z">
                <w:pPr>
                  <w:ind w:firstLineChars="0" w:firstLine="0"/>
                  <w:jc w:val="center"/>
                </w:pPr>
              </w:pPrChange>
            </w:pPr>
            <w:r w:rsidRPr="00193049">
              <w:rPr>
                <w:rFonts w:cs="Times New Roman"/>
                <w:color w:val="000000"/>
                <w:sz w:val="21"/>
                <w:szCs w:val="21"/>
                <w:rPrChange w:id="4596" w:author="zhouyou" w:date="2025-04-18T16:48:00Z">
                  <w:rPr>
                    <w:rFonts w:ascii="仿宋" w:hAnsi="仿宋" w:cs="Times New Roman"/>
                    <w:color w:val="000000"/>
                    <w:sz w:val="21"/>
                    <w:szCs w:val="21"/>
                  </w:rPr>
                </w:rPrChange>
              </w:rPr>
              <w:t>9</w:t>
            </w:r>
          </w:p>
        </w:tc>
        <w:tc>
          <w:tcPr>
            <w:tcW w:w="13075" w:type="dxa"/>
            <w:shd w:val="clear" w:color="auto" w:fill="auto"/>
            <w:vAlign w:val="center"/>
          </w:tcPr>
          <w:p w14:paraId="5EFEE182" w14:textId="77777777" w:rsidR="00677DB3" w:rsidRPr="00193049" w:rsidRDefault="003101FD">
            <w:pPr>
              <w:ind w:firstLine="420"/>
              <w:jc w:val="both"/>
              <w:rPr>
                <w:rFonts w:cs="Times New Roman"/>
                <w:color w:val="000000"/>
                <w:sz w:val="21"/>
                <w:szCs w:val="21"/>
                <w:rPrChange w:id="4597" w:author="zhouyou" w:date="2025-04-18T16:48:00Z">
                  <w:rPr>
                    <w:rFonts w:ascii="仿宋" w:hAnsi="仿宋" w:cs="Times New Roman"/>
                    <w:color w:val="000000"/>
                    <w:sz w:val="21"/>
                    <w:szCs w:val="21"/>
                  </w:rPr>
                </w:rPrChange>
              </w:rPr>
              <w:pPrChange w:id="4598" w:author="zhouyou" w:date="2025-04-18T16:45:00Z">
                <w:pPr>
                  <w:ind w:firstLine="420"/>
                  <w:jc w:val="center"/>
                </w:pPr>
              </w:pPrChange>
            </w:pPr>
            <w:r w:rsidRPr="00193049">
              <w:rPr>
                <w:rFonts w:cs="Times New Roman" w:hint="eastAsia"/>
                <w:color w:val="000000"/>
                <w:sz w:val="21"/>
                <w:szCs w:val="21"/>
                <w:rPrChange w:id="4599" w:author="zhouyou" w:date="2025-04-18T16:48:00Z">
                  <w:rPr>
                    <w:rFonts w:ascii="仿宋" w:hAnsi="仿宋" w:cs="Times New Roman" w:hint="eastAsia"/>
                    <w:color w:val="000000"/>
                    <w:sz w:val="21"/>
                    <w:szCs w:val="21"/>
                  </w:rPr>
                </w:rPrChange>
              </w:rPr>
              <w:t>吉林省电子信息产品检验研究院</w:t>
            </w:r>
          </w:p>
        </w:tc>
      </w:tr>
      <w:tr w:rsidR="00677DB3" w:rsidRPr="00193049" w14:paraId="48484528" w14:textId="77777777">
        <w:tc>
          <w:tcPr>
            <w:tcW w:w="675" w:type="dxa"/>
            <w:shd w:val="clear" w:color="auto" w:fill="auto"/>
          </w:tcPr>
          <w:p w14:paraId="66B8A48A" w14:textId="77777777" w:rsidR="00677DB3" w:rsidRPr="00193049" w:rsidRDefault="003101FD">
            <w:pPr>
              <w:ind w:firstLineChars="0" w:firstLine="0"/>
              <w:jc w:val="both"/>
              <w:rPr>
                <w:rFonts w:cs="Times New Roman"/>
                <w:color w:val="000000"/>
                <w:sz w:val="21"/>
                <w:szCs w:val="21"/>
                <w:rPrChange w:id="4600" w:author="zhouyou" w:date="2025-04-18T16:48:00Z">
                  <w:rPr>
                    <w:rFonts w:ascii="仿宋" w:hAnsi="仿宋" w:cs="Times New Roman"/>
                    <w:color w:val="000000"/>
                    <w:sz w:val="21"/>
                    <w:szCs w:val="21"/>
                  </w:rPr>
                </w:rPrChange>
              </w:rPr>
              <w:pPrChange w:id="4601" w:author="zhouyou" w:date="2025-04-18T16:45:00Z">
                <w:pPr>
                  <w:ind w:firstLineChars="0" w:firstLine="0"/>
                  <w:jc w:val="center"/>
                </w:pPr>
              </w:pPrChange>
            </w:pPr>
            <w:r w:rsidRPr="00193049">
              <w:rPr>
                <w:rFonts w:cs="Times New Roman"/>
                <w:color w:val="000000"/>
                <w:sz w:val="21"/>
                <w:szCs w:val="21"/>
                <w:rPrChange w:id="4602" w:author="zhouyou" w:date="2025-04-18T16:48:00Z">
                  <w:rPr>
                    <w:rFonts w:ascii="仿宋" w:hAnsi="仿宋" w:cs="Times New Roman"/>
                    <w:color w:val="000000"/>
                    <w:sz w:val="21"/>
                    <w:szCs w:val="21"/>
                  </w:rPr>
                </w:rPrChange>
              </w:rPr>
              <w:t>10</w:t>
            </w:r>
          </w:p>
        </w:tc>
        <w:tc>
          <w:tcPr>
            <w:tcW w:w="13075" w:type="dxa"/>
            <w:shd w:val="clear" w:color="auto" w:fill="auto"/>
            <w:vAlign w:val="center"/>
          </w:tcPr>
          <w:p w14:paraId="548D3572" w14:textId="77777777" w:rsidR="00677DB3" w:rsidRPr="00193049" w:rsidRDefault="003101FD">
            <w:pPr>
              <w:ind w:firstLine="420"/>
              <w:jc w:val="both"/>
              <w:rPr>
                <w:rFonts w:cs="Times New Roman"/>
                <w:color w:val="000000"/>
                <w:sz w:val="21"/>
                <w:szCs w:val="21"/>
                <w:rPrChange w:id="4603" w:author="zhouyou" w:date="2025-04-18T16:48:00Z">
                  <w:rPr>
                    <w:rFonts w:ascii="仿宋" w:hAnsi="仿宋" w:cs="Times New Roman"/>
                    <w:color w:val="000000"/>
                    <w:sz w:val="21"/>
                    <w:szCs w:val="21"/>
                  </w:rPr>
                </w:rPrChange>
              </w:rPr>
              <w:pPrChange w:id="4604" w:author="zhouyou" w:date="2025-04-18T16:45:00Z">
                <w:pPr>
                  <w:ind w:firstLine="420"/>
                  <w:jc w:val="center"/>
                </w:pPr>
              </w:pPrChange>
            </w:pPr>
            <w:r w:rsidRPr="00193049">
              <w:rPr>
                <w:rFonts w:cs="Times New Roman" w:hint="eastAsia"/>
                <w:color w:val="000000"/>
                <w:sz w:val="21"/>
                <w:szCs w:val="21"/>
                <w:rPrChange w:id="4605" w:author="zhouyou" w:date="2025-04-18T16:48:00Z">
                  <w:rPr>
                    <w:rFonts w:ascii="仿宋" w:hAnsi="仿宋" w:cs="Times New Roman" w:hint="eastAsia"/>
                    <w:color w:val="000000"/>
                    <w:sz w:val="21"/>
                    <w:szCs w:val="21"/>
                  </w:rPr>
                </w:rPrChange>
              </w:rPr>
              <w:t>北京尊冠科技有限公司</w:t>
            </w:r>
          </w:p>
        </w:tc>
      </w:tr>
      <w:bookmarkEnd w:id="4543"/>
    </w:tbl>
    <w:p w14:paraId="1791FB35" w14:textId="77777777" w:rsidR="00000000" w:rsidRDefault="00652E2A">
      <w:pPr>
        <w:spacing w:before="571" w:after="190"/>
        <w:ind w:firstLine="560"/>
        <w:jc w:val="both"/>
        <w:rPr>
          <w:rFonts w:cs="Times New Roman"/>
          <w:rPrChange w:id="4606" w:author="zhouyou" w:date="2025-04-18T16:48:00Z">
            <w:rPr>
              <w:rFonts w:ascii="仿宋" w:hAnsi="仿宋"/>
            </w:rPr>
          </w:rPrChange>
        </w:rPr>
        <w:sectPr w:rsidR="00000000" w:rsidSect="001B4DB3">
          <w:footerReference w:type="default" r:id="rId42"/>
          <w:pgSz w:w="16838" w:h="11906" w:orient="landscape"/>
          <w:pgMar w:top="1800" w:right="1440" w:bottom="1800" w:left="1440" w:header="851" w:footer="992" w:gutter="0"/>
          <w:cols w:space="425"/>
          <w:docGrid w:type="lines" w:linePitch="381"/>
        </w:sectPr>
        <w:pPrChange w:id="4607" w:author="zhouyou" w:date="2025-04-18T16:45:00Z">
          <w:pPr>
            <w:spacing w:before="571" w:after="190"/>
            <w:ind w:firstLine="560"/>
          </w:pPr>
        </w:pPrChange>
      </w:pPr>
    </w:p>
    <w:p w14:paraId="41895DDB" w14:textId="588CC0A3" w:rsidR="00500E4B" w:rsidRPr="00193049" w:rsidRDefault="00500E4B">
      <w:pPr>
        <w:pStyle w:val="3"/>
        <w:ind w:firstLineChars="71"/>
        <w:rPr>
          <w:rFonts w:cs="Times New Roman"/>
          <w:rPrChange w:id="4608" w:author="zhouyou" w:date="2025-04-18T16:48:00Z">
            <w:rPr/>
          </w:rPrChange>
        </w:rPr>
      </w:pPr>
      <w:bookmarkStart w:id="4609" w:name="_Toc195645218"/>
      <w:r w:rsidRPr="00885D23">
        <w:rPr>
          <w:rFonts w:cs="Times New Roman"/>
        </w:rPr>
        <w:lastRenderedPageBreak/>
        <w:t>5.2.2</w:t>
      </w:r>
      <w:r w:rsidRPr="00193049">
        <w:rPr>
          <w:rFonts w:cs="Times New Roman" w:hint="eastAsia"/>
          <w:rPrChange w:id="4610" w:author="zhouyou" w:date="2025-04-18T16:48:00Z">
            <w:rPr>
              <w:rFonts w:hint="eastAsia"/>
            </w:rPr>
          </w:rPrChange>
        </w:rPr>
        <w:t>考核指标与考核方法</w:t>
      </w:r>
      <w:bookmarkEnd w:id="4609"/>
    </w:p>
    <w:p w14:paraId="4DE27200" w14:textId="77777777" w:rsidR="00500E4B" w:rsidRPr="00193049" w:rsidRDefault="00500E4B">
      <w:pPr>
        <w:ind w:firstLine="560"/>
        <w:jc w:val="both"/>
        <w:rPr>
          <w:rFonts w:cs="Times New Roman"/>
          <w:rPrChange w:id="4611" w:author="zhouyou" w:date="2025-04-18T16:48:00Z">
            <w:rPr>
              <w:rFonts w:ascii="仿宋" w:hAnsi="仿宋"/>
            </w:rPr>
          </w:rPrChange>
        </w:rPr>
      </w:pPr>
      <w:r w:rsidRPr="00193049">
        <w:rPr>
          <w:rFonts w:cs="Times New Roman" w:hint="eastAsia"/>
          <w:rPrChange w:id="4612" w:author="zhouyou" w:date="2025-04-18T16:48:00Z">
            <w:rPr>
              <w:rFonts w:ascii="仿宋" w:hAnsi="仿宋" w:hint="eastAsia"/>
            </w:rPr>
          </w:rPrChange>
        </w:rPr>
        <w:t>研究</w:t>
      </w:r>
      <w:r w:rsidRPr="00193049">
        <w:rPr>
          <w:rFonts w:cs="Times New Roman"/>
          <w:rPrChange w:id="4613" w:author="zhouyou" w:date="2025-04-18T16:48:00Z">
            <w:rPr>
              <w:rFonts w:ascii="仿宋" w:hAnsi="仿宋"/>
            </w:rPr>
          </w:rPrChange>
        </w:rPr>
        <w:t>ZB</w:t>
      </w:r>
      <w:r w:rsidRPr="00193049">
        <w:rPr>
          <w:rFonts w:cs="Times New Roman" w:hint="eastAsia"/>
          <w:rPrChange w:id="4614" w:author="zhouyou" w:date="2025-04-18T16:48:00Z">
            <w:rPr>
              <w:rFonts w:ascii="仿宋" w:hAnsi="仿宋" w:hint="eastAsia"/>
            </w:rPr>
          </w:rPrChange>
        </w:rPr>
        <w:t>级海量</w:t>
      </w:r>
      <w:proofErr w:type="gramStart"/>
      <w:r w:rsidRPr="00193049">
        <w:rPr>
          <w:rFonts w:cs="Times New Roman" w:hint="eastAsia"/>
          <w:rPrChange w:id="4615" w:author="zhouyou" w:date="2025-04-18T16:48:00Z">
            <w:rPr>
              <w:rFonts w:ascii="仿宋" w:hAnsi="仿宋" w:hint="eastAsia"/>
            </w:rPr>
          </w:rPrChange>
        </w:rPr>
        <w:t>冷数据</w:t>
      </w:r>
      <w:proofErr w:type="gramEnd"/>
      <w:r w:rsidRPr="00193049">
        <w:rPr>
          <w:rFonts w:cs="Times New Roman" w:hint="eastAsia"/>
          <w:rPrChange w:id="4616" w:author="zhouyou" w:date="2025-04-18T16:48:00Z">
            <w:rPr>
              <w:rFonts w:ascii="仿宋" w:hAnsi="仿宋" w:hint="eastAsia"/>
            </w:rPr>
          </w:rPrChange>
        </w:rPr>
        <w:t>存储架构和高效存储管理系统；研究海量</w:t>
      </w:r>
      <w:proofErr w:type="gramStart"/>
      <w:r w:rsidRPr="00193049">
        <w:rPr>
          <w:rFonts w:cs="Times New Roman" w:hint="eastAsia"/>
          <w:rPrChange w:id="4617" w:author="zhouyou" w:date="2025-04-18T16:48:00Z">
            <w:rPr>
              <w:rFonts w:ascii="仿宋" w:hAnsi="仿宋" w:hint="eastAsia"/>
            </w:rPr>
          </w:rPrChange>
        </w:rPr>
        <w:t>冷数据</w:t>
      </w:r>
      <w:proofErr w:type="gramEnd"/>
      <w:r w:rsidRPr="00193049">
        <w:rPr>
          <w:rFonts w:cs="Times New Roman" w:hint="eastAsia"/>
          <w:rPrChange w:id="4618" w:author="zhouyou" w:date="2025-04-18T16:48:00Z">
            <w:rPr>
              <w:rFonts w:ascii="仿宋" w:hAnsi="仿宋" w:hint="eastAsia"/>
            </w:rPr>
          </w:rPrChange>
        </w:rPr>
        <w:t>统一长期高效组织方式；研究支持</w:t>
      </w:r>
      <w:r w:rsidRPr="00193049">
        <w:rPr>
          <w:rFonts w:cs="Times New Roman"/>
          <w:rPrChange w:id="4619" w:author="zhouyou" w:date="2025-04-18T16:48:00Z">
            <w:rPr>
              <w:rFonts w:ascii="仿宋" w:hAnsi="仿宋"/>
            </w:rPr>
          </w:rPrChange>
        </w:rPr>
        <w:t>ZB</w:t>
      </w:r>
      <w:r w:rsidRPr="00193049">
        <w:rPr>
          <w:rFonts w:cs="Times New Roman" w:hint="eastAsia"/>
          <w:rPrChange w:id="4620" w:author="zhouyou" w:date="2025-04-18T16:48:00Z">
            <w:rPr>
              <w:rFonts w:ascii="仿宋" w:hAnsi="仿宋" w:hint="eastAsia"/>
            </w:rPr>
          </w:rPrChange>
        </w:rPr>
        <w:t>级数据管理的高能效元数据服务集群；研究万亿文件元数据高效索引机制；研究</w:t>
      </w:r>
      <w:r w:rsidRPr="00193049">
        <w:rPr>
          <w:rFonts w:cs="Times New Roman"/>
          <w:rPrChange w:id="4621" w:author="zhouyou" w:date="2025-04-18T16:48:00Z">
            <w:rPr>
              <w:rFonts w:ascii="仿宋" w:hAnsi="仿宋"/>
            </w:rPr>
          </w:rPrChange>
        </w:rPr>
        <w:t>ZB</w:t>
      </w:r>
      <w:proofErr w:type="gramStart"/>
      <w:r w:rsidRPr="00193049">
        <w:rPr>
          <w:rFonts w:cs="Times New Roman" w:hint="eastAsia"/>
          <w:rPrChange w:id="4622" w:author="zhouyou" w:date="2025-04-18T16:48:00Z">
            <w:rPr>
              <w:rFonts w:ascii="仿宋" w:hAnsi="仿宋" w:hint="eastAsia"/>
            </w:rPr>
          </w:rPrChange>
        </w:rPr>
        <w:t>级冷数据</w:t>
      </w:r>
      <w:proofErr w:type="gramEnd"/>
      <w:r w:rsidRPr="00193049">
        <w:rPr>
          <w:rFonts w:cs="Times New Roman" w:hint="eastAsia"/>
          <w:rPrChange w:id="4623" w:author="zhouyou" w:date="2025-04-18T16:48:00Z">
            <w:rPr>
              <w:rFonts w:ascii="仿宋" w:hAnsi="仿宋" w:hint="eastAsia"/>
            </w:rPr>
          </w:rPrChange>
        </w:rPr>
        <w:t>存储系统应用模式和存取接口。具备管理超过</w:t>
      </w:r>
      <w:r w:rsidRPr="00193049">
        <w:rPr>
          <w:rFonts w:cs="Times New Roman"/>
          <w:rPrChange w:id="4624" w:author="zhouyou" w:date="2025-04-18T16:48:00Z">
            <w:rPr>
              <w:rFonts w:ascii="仿宋" w:hAnsi="仿宋"/>
            </w:rPr>
          </w:rPrChange>
        </w:rPr>
        <w:t>1</w:t>
      </w:r>
      <w:r w:rsidRPr="00193049">
        <w:rPr>
          <w:rFonts w:cs="Times New Roman" w:hint="eastAsia"/>
          <w:rPrChange w:id="4625" w:author="zhouyou" w:date="2025-04-18T16:48:00Z">
            <w:rPr>
              <w:rFonts w:ascii="仿宋" w:hAnsi="仿宋" w:hint="eastAsia"/>
            </w:rPr>
          </w:rPrChange>
        </w:rPr>
        <w:t>亿张光盘、</w:t>
      </w:r>
      <w:r w:rsidRPr="00193049">
        <w:rPr>
          <w:rFonts w:cs="Times New Roman"/>
          <w:rPrChange w:id="4626" w:author="zhouyou" w:date="2025-04-18T16:48:00Z">
            <w:rPr>
              <w:rFonts w:ascii="仿宋" w:hAnsi="仿宋"/>
            </w:rPr>
          </w:rPrChange>
        </w:rPr>
        <w:t>100</w:t>
      </w:r>
      <w:r w:rsidRPr="00193049">
        <w:rPr>
          <w:rFonts w:cs="Times New Roman" w:hint="eastAsia"/>
          <w:rPrChange w:id="4627" w:author="zhouyou" w:date="2025-04-18T16:48:00Z">
            <w:rPr>
              <w:rFonts w:ascii="仿宋" w:hAnsi="仿宋" w:hint="eastAsia"/>
            </w:rPr>
          </w:rPrChange>
        </w:rPr>
        <w:t>亿个文件、</w:t>
      </w:r>
      <w:r w:rsidRPr="00193049">
        <w:rPr>
          <w:rFonts w:cs="Times New Roman"/>
          <w:rPrChange w:id="4628" w:author="zhouyou" w:date="2025-04-18T16:48:00Z">
            <w:rPr>
              <w:rFonts w:ascii="仿宋" w:hAnsi="仿宋"/>
            </w:rPr>
          </w:rPrChange>
        </w:rPr>
        <w:t>1 ZB</w:t>
      </w:r>
      <w:r w:rsidRPr="00193049">
        <w:rPr>
          <w:rFonts w:cs="Times New Roman" w:hint="eastAsia"/>
          <w:rPrChange w:id="4629" w:author="zhouyou" w:date="2025-04-18T16:48:00Z">
            <w:rPr>
              <w:rFonts w:ascii="仿宋" w:hAnsi="仿宋" w:hint="eastAsia"/>
            </w:rPr>
          </w:rPrChange>
        </w:rPr>
        <w:t>数据的能力，平均检索时间小于</w:t>
      </w:r>
      <w:r w:rsidRPr="00193049">
        <w:rPr>
          <w:rFonts w:cs="Times New Roman"/>
          <w:rPrChange w:id="4630" w:author="zhouyou" w:date="2025-04-18T16:48:00Z">
            <w:rPr>
              <w:rFonts w:ascii="仿宋" w:hAnsi="仿宋"/>
            </w:rPr>
          </w:rPrChange>
        </w:rPr>
        <w:t>1</w:t>
      </w:r>
      <w:r w:rsidRPr="00193049">
        <w:rPr>
          <w:rFonts w:cs="Times New Roman" w:hint="eastAsia"/>
          <w:rPrChange w:id="4631" w:author="zhouyou" w:date="2025-04-18T16:48:00Z">
            <w:rPr>
              <w:rFonts w:ascii="仿宋" w:hAnsi="仿宋" w:hint="eastAsia"/>
            </w:rPr>
          </w:rPrChange>
        </w:rPr>
        <w:t>秒，能效比提升</w:t>
      </w:r>
      <w:r w:rsidRPr="00193049">
        <w:rPr>
          <w:rFonts w:cs="Times New Roman"/>
          <w:rPrChange w:id="4632" w:author="zhouyou" w:date="2025-04-18T16:48:00Z">
            <w:rPr>
              <w:rFonts w:ascii="仿宋" w:hAnsi="仿宋"/>
            </w:rPr>
          </w:rPrChange>
        </w:rPr>
        <w:t>1</w:t>
      </w:r>
      <w:r w:rsidRPr="00193049">
        <w:rPr>
          <w:rFonts w:cs="Times New Roman" w:hint="eastAsia"/>
          <w:rPrChange w:id="4633" w:author="zhouyou" w:date="2025-04-18T16:48:00Z">
            <w:rPr>
              <w:rFonts w:ascii="仿宋" w:hAnsi="仿宋" w:hint="eastAsia"/>
            </w:rPr>
          </w:rPrChange>
        </w:rPr>
        <w:t>个数量级。检测方法：经专家组认可的测试大纲进行第三方测试并出具报告。</w:t>
      </w:r>
    </w:p>
    <w:p w14:paraId="033C42DE" w14:textId="77777777" w:rsidR="00500E4B" w:rsidRPr="00193049" w:rsidRDefault="00500E4B">
      <w:pPr>
        <w:ind w:firstLine="562"/>
        <w:jc w:val="both"/>
        <w:rPr>
          <w:rFonts w:cs="Times New Roman"/>
          <w:b/>
          <w:bCs/>
          <w:rPrChange w:id="4634" w:author="zhouyou" w:date="2025-04-18T16:48:00Z">
            <w:rPr>
              <w:rFonts w:ascii="仿宋" w:hAnsi="仿宋"/>
              <w:b/>
              <w:bCs/>
            </w:rPr>
          </w:rPrChange>
        </w:rPr>
      </w:pPr>
      <w:r w:rsidRPr="00193049">
        <w:rPr>
          <w:rFonts w:cs="Times New Roman"/>
          <w:b/>
          <w:bCs/>
          <w:rPrChange w:id="4635" w:author="zhouyou" w:date="2025-04-18T16:48:00Z">
            <w:rPr>
              <w:rFonts w:ascii="仿宋" w:hAnsi="仿宋"/>
              <w:b/>
              <w:bCs/>
            </w:rPr>
          </w:rPrChange>
        </w:rPr>
        <w:t>评测手段</w:t>
      </w:r>
      <w:r w:rsidRPr="00193049">
        <w:rPr>
          <w:rFonts w:cs="Times New Roman"/>
          <w:b/>
          <w:bCs/>
          <w:rPrChange w:id="4636" w:author="zhouyou" w:date="2025-04-18T16:48:00Z">
            <w:rPr>
              <w:rFonts w:ascii="仿宋" w:hAnsi="仿宋"/>
              <w:b/>
              <w:bCs/>
            </w:rPr>
          </w:rPrChange>
        </w:rPr>
        <w:t>/</w:t>
      </w:r>
      <w:r w:rsidRPr="00193049">
        <w:rPr>
          <w:rFonts w:cs="Times New Roman"/>
          <w:b/>
          <w:bCs/>
          <w:rPrChange w:id="4637" w:author="zhouyou" w:date="2025-04-18T16:48:00Z">
            <w:rPr>
              <w:rFonts w:ascii="仿宋" w:hAnsi="仿宋"/>
              <w:b/>
              <w:bCs/>
            </w:rPr>
          </w:rPrChange>
        </w:rPr>
        <w:t>方法：</w:t>
      </w:r>
    </w:p>
    <w:p w14:paraId="39DE0276" w14:textId="77777777" w:rsidR="00500E4B" w:rsidRPr="00193049" w:rsidRDefault="00500E4B">
      <w:pPr>
        <w:ind w:firstLine="560"/>
        <w:jc w:val="both"/>
        <w:rPr>
          <w:rFonts w:cs="Times New Roman"/>
          <w:rPrChange w:id="4638" w:author="zhouyou" w:date="2025-04-18T16:48:00Z">
            <w:rPr>
              <w:rFonts w:ascii="仿宋" w:hAnsi="仿宋"/>
            </w:rPr>
          </w:rPrChange>
        </w:rPr>
      </w:pPr>
      <w:r w:rsidRPr="00193049">
        <w:rPr>
          <w:rFonts w:cs="Times New Roman" w:hint="eastAsia"/>
          <w:rPrChange w:id="4639" w:author="zhouyou" w:date="2025-04-18T16:48:00Z">
            <w:rPr>
              <w:rFonts w:ascii="仿宋" w:hAnsi="仿宋" w:hint="eastAsia"/>
            </w:rPr>
          </w:rPrChange>
        </w:rPr>
        <w:t>（</w:t>
      </w:r>
      <w:r w:rsidRPr="00193049">
        <w:rPr>
          <w:rFonts w:cs="Times New Roman"/>
          <w:rPrChange w:id="4640" w:author="zhouyou" w:date="2025-04-18T16:48:00Z">
            <w:rPr>
              <w:rFonts w:ascii="仿宋" w:hAnsi="仿宋"/>
            </w:rPr>
          </w:rPrChange>
        </w:rPr>
        <w:t>1</w:t>
      </w:r>
      <w:r w:rsidRPr="00193049">
        <w:rPr>
          <w:rFonts w:cs="Times New Roman" w:hint="eastAsia"/>
          <w:rPrChange w:id="4641" w:author="zhouyou" w:date="2025-04-18T16:48:00Z">
            <w:rPr>
              <w:rFonts w:ascii="仿宋" w:hAnsi="仿宋" w:hint="eastAsia"/>
            </w:rPr>
          </w:rPrChange>
        </w:rPr>
        <w:t>）支持</w:t>
      </w:r>
      <w:r w:rsidRPr="00193049">
        <w:rPr>
          <w:rFonts w:cs="Times New Roman"/>
          <w:rPrChange w:id="4642" w:author="zhouyou" w:date="2025-04-18T16:48:00Z">
            <w:rPr>
              <w:rFonts w:ascii="仿宋" w:hAnsi="仿宋"/>
            </w:rPr>
          </w:rPrChange>
        </w:rPr>
        <w:t xml:space="preserve">ZB </w:t>
      </w:r>
      <w:r w:rsidRPr="00193049">
        <w:rPr>
          <w:rFonts w:cs="Times New Roman" w:hint="eastAsia"/>
          <w:rPrChange w:id="4643" w:author="zhouyou" w:date="2025-04-18T16:48:00Z">
            <w:rPr>
              <w:rFonts w:ascii="仿宋" w:hAnsi="仿宋" w:hint="eastAsia"/>
            </w:rPr>
          </w:rPrChange>
        </w:rPr>
        <w:t>级海量数据存储与管理</w:t>
      </w:r>
    </w:p>
    <w:p w14:paraId="15112B1C" w14:textId="77777777" w:rsidR="00500E4B" w:rsidRPr="00193049" w:rsidRDefault="00500E4B">
      <w:pPr>
        <w:ind w:firstLine="560"/>
        <w:jc w:val="both"/>
        <w:rPr>
          <w:rFonts w:cs="Times New Roman"/>
          <w:rPrChange w:id="4644" w:author="zhouyou" w:date="2025-04-18T16:48:00Z">
            <w:rPr>
              <w:rFonts w:ascii="仿宋" w:hAnsi="仿宋"/>
            </w:rPr>
          </w:rPrChange>
        </w:rPr>
      </w:pPr>
      <w:r w:rsidRPr="00193049">
        <w:rPr>
          <w:rFonts w:cs="Times New Roman" w:hint="eastAsia"/>
          <w:rPrChange w:id="4645" w:author="zhouyou" w:date="2025-04-18T16:48:00Z">
            <w:rPr>
              <w:rFonts w:ascii="仿宋" w:hAnsi="仿宋" w:hint="eastAsia"/>
            </w:rPr>
          </w:rPrChange>
        </w:rPr>
        <w:t>本指标的验证采用部分实际测试和整体仿真测算的方法进行。设计并实现</w:t>
      </w:r>
      <w:r w:rsidRPr="00193049">
        <w:rPr>
          <w:rFonts w:cs="Times New Roman"/>
          <w:rPrChange w:id="4646" w:author="zhouyou" w:date="2025-04-18T16:48:00Z">
            <w:rPr>
              <w:rFonts w:ascii="仿宋" w:hAnsi="仿宋"/>
            </w:rPr>
          </w:rPrChange>
        </w:rPr>
        <w:t>ZB</w:t>
      </w:r>
      <w:r w:rsidRPr="00193049">
        <w:rPr>
          <w:rFonts w:cs="Times New Roman" w:hint="eastAsia"/>
          <w:rPrChange w:id="4647" w:author="zhouyou" w:date="2025-04-18T16:48:00Z">
            <w:rPr>
              <w:rFonts w:ascii="仿宋" w:hAnsi="仿宋" w:hint="eastAsia"/>
            </w:rPr>
          </w:rPrChange>
        </w:rPr>
        <w:t>级数据存储仿真系统，通过仿真系统验证能够对</w:t>
      </w:r>
      <w:r w:rsidRPr="00193049">
        <w:rPr>
          <w:rFonts w:cs="Times New Roman"/>
          <w:rPrChange w:id="4648" w:author="zhouyou" w:date="2025-04-18T16:48:00Z">
            <w:rPr>
              <w:rFonts w:ascii="仿宋" w:hAnsi="仿宋"/>
            </w:rPr>
          </w:rPrChange>
        </w:rPr>
        <w:t xml:space="preserve"> ZB </w:t>
      </w:r>
      <w:r w:rsidRPr="00193049">
        <w:rPr>
          <w:rFonts w:cs="Times New Roman" w:hint="eastAsia"/>
          <w:rPrChange w:id="4649" w:author="zhouyou" w:date="2025-04-18T16:48:00Z">
            <w:rPr>
              <w:rFonts w:ascii="仿宋" w:hAnsi="仿宋" w:hint="eastAsia"/>
            </w:rPr>
          </w:rPrChange>
        </w:rPr>
        <w:t>数据进行存储和管理。具体而言，设定光盘、磁盘、固态盘、混合存储节点等存储对象模型，定义用户任务、用户文件、光盘归档文件等数据对象模型，实现数据对象到存储对象的高效组织管理。每张光盘</w:t>
      </w:r>
      <w:r w:rsidRPr="00193049">
        <w:rPr>
          <w:rFonts w:cs="Times New Roman"/>
          <w:rPrChange w:id="4650" w:author="zhouyou" w:date="2025-04-18T16:48:00Z">
            <w:rPr>
              <w:rFonts w:ascii="仿宋" w:hAnsi="仿宋"/>
            </w:rPr>
          </w:rPrChange>
        </w:rPr>
        <w:t>10 TB</w:t>
      </w:r>
      <w:r w:rsidRPr="00193049">
        <w:rPr>
          <w:rFonts w:cs="Times New Roman" w:hint="eastAsia"/>
          <w:rPrChange w:id="4651" w:author="zhouyou" w:date="2025-04-18T16:48:00Z">
            <w:rPr>
              <w:rFonts w:ascii="仿宋" w:hAnsi="仿宋" w:hint="eastAsia"/>
            </w:rPr>
          </w:rPrChange>
        </w:rPr>
        <w:t>，</w:t>
      </w:r>
      <w:r w:rsidRPr="00193049">
        <w:rPr>
          <w:rFonts w:cs="Times New Roman"/>
          <w:rPrChange w:id="4652" w:author="zhouyou" w:date="2025-04-18T16:48:00Z">
            <w:rPr>
              <w:rFonts w:ascii="仿宋" w:hAnsi="仿宋"/>
            </w:rPr>
          </w:rPrChange>
        </w:rPr>
        <w:t>1</w:t>
      </w:r>
      <w:r w:rsidRPr="00193049">
        <w:rPr>
          <w:rFonts w:cs="Times New Roman" w:hint="eastAsia"/>
          <w:rPrChange w:id="4653" w:author="zhouyou" w:date="2025-04-18T16:48:00Z">
            <w:rPr>
              <w:rFonts w:ascii="仿宋" w:hAnsi="仿宋" w:hint="eastAsia"/>
            </w:rPr>
          </w:rPrChange>
        </w:rPr>
        <w:t>亿张光盘总容量为</w:t>
      </w:r>
      <w:r w:rsidRPr="00193049">
        <w:rPr>
          <w:rFonts w:cs="Times New Roman"/>
          <w:rPrChange w:id="4654" w:author="zhouyou" w:date="2025-04-18T16:48:00Z">
            <w:rPr>
              <w:rFonts w:ascii="仿宋" w:hAnsi="仿宋"/>
            </w:rPr>
          </w:rPrChange>
        </w:rPr>
        <w:t>10</w:t>
      </w:r>
      <w:r w:rsidRPr="00193049">
        <w:rPr>
          <w:rFonts w:cs="Times New Roman"/>
          <w:vertAlign w:val="superscript"/>
          <w:rPrChange w:id="4655" w:author="zhouyou" w:date="2025-04-18T16:48:00Z">
            <w:rPr>
              <w:rFonts w:ascii="仿宋" w:hAnsi="仿宋"/>
              <w:vertAlign w:val="superscript"/>
            </w:rPr>
          </w:rPrChange>
        </w:rPr>
        <w:t>9</w:t>
      </w:r>
      <w:r w:rsidRPr="00193049">
        <w:rPr>
          <w:rFonts w:cs="Times New Roman"/>
          <w:rPrChange w:id="4656" w:author="zhouyou" w:date="2025-04-18T16:48:00Z">
            <w:rPr>
              <w:rFonts w:ascii="仿宋" w:hAnsi="仿宋"/>
            </w:rPr>
          </w:rPrChange>
        </w:rPr>
        <w:t xml:space="preserve"> TB</w:t>
      </w:r>
      <w:r w:rsidRPr="00193049">
        <w:rPr>
          <w:rFonts w:cs="Times New Roman" w:hint="eastAsia"/>
          <w:rPrChange w:id="4657" w:author="zhouyou" w:date="2025-04-18T16:48:00Z">
            <w:rPr>
              <w:rFonts w:ascii="仿宋" w:hAnsi="仿宋" w:hint="eastAsia"/>
            </w:rPr>
          </w:rPrChange>
        </w:rPr>
        <w:t>，总数据容量就是</w:t>
      </w:r>
      <w:r w:rsidRPr="00193049">
        <w:rPr>
          <w:rFonts w:cs="Times New Roman"/>
          <w:rPrChange w:id="4658" w:author="zhouyou" w:date="2025-04-18T16:48:00Z">
            <w:rPr>
              <w:rFonts w:ascii="仿宋" w:hAnsi="仿宋"/>
            </w:rPr>
          </w:rPrChange>
        </w:rPr>
        <w:t>1 ZB</w:t>
      </w:r>
      <w:r w:rsidRPr="00193049">
        <w:rPr>
          <w:rFonts w:cs="Times New Roman" w:hint="eastAsia"/>
          <w:rPrChange w:id="4659" w:author="zhouyou" w:date="2025-04-18T16:48:00Z">
            <w:rPr>
              <w:rFonts w:ascii="仿宋" w:hAnsi="仿宋" w:hint="eastAsia"/>
            </w:rPr>
          </w:rPrChange>
        </w:rPr>
        <w:t>。设置两种光盘归档文件大小。当单个文件大小为</w:t>
      </w:r>
      <w:r w:rsidRPr="00193049">
        <w:rPr>
          <w:rFonts w:cs="Times New Roman"/>
          <w:rPrChange w:id="4660" w:author="zhouyou" w:date="2025-04-18T16:48:00Z">
            <w:rPr>
              <w:rFonts w:ascii="仿宋" w:hAnsi="仿宋"/>
            </w:rPr>
          </w:rPrChange>
        </w:rPr>
        <w:t>100 GB</w:t>
      </w:r>
      <w:r w:rsidRPr="00193049">
        <w:rPr>
          <w:rFonts w:cs="Times New Roman" w:hint="eastAsia"/>
          <w:rPrChange w:id="4661" w:author="zhouyou" w:date="2025-04-18T16:48:00Z">
            <w:rPr>
              <w:rFonts w:ascii="仿宋" w:hAnsi="仿宋" w:hint="eastAsia"/>
            </w:rPr>
          </w:rPrChange>
        </w:rPr>
        <w:t>时，每张</w:t>
      </w:r>
      <w:r w:rsidRPr="00193049">
        <w:rPr>
          <w:rFonts w:cs="Times New Roman"/>
          <w:rPrChange w:id="4662" w:author="zhouyou" w:date="2025-04-18T16:48:00Z">
            <w:rPr>
              <w:rFonts w:ascii="仿宋" w:hAnsi="仿宋"/>
            </w:rPr>
          </w:rPrChange>
        </w:rPr>
        <w:t>10 TB</w:t>
      </w:r>
      <w:r w:rsidRPr="00193049">
        <w:rPr>
          <w:rFonts w:cs="Times New Roman" w:hint="eastAsia"/>
          <w:rPrChange w:id="4663" w:author="zhouyou" w:date="2025-04-18T16:48:00Z">
            <w:rPr>
              <w:rFonts w:ascii="仿宋" w:hAnsi="仿宋" w:hint="eastAsia"/>
            </w:rPr>
          </w:rPrChange>
        </w:rPr>
        <w:t>光盘上保存</w:t>
      </w:r>
      <w:r w:rsidRPr="00193049">
        <w:rPr>
          <w:rFonts w:cs="Times New Roman"/>
          <w:rPrChange w:id="4664" w:author="zhouyou" w:date="2025-04-18T16:48:00Z">
            <w:rPr>
              <w:rFonts w:ascii="仿宋" w:hAnsi="仿宋"/>
            </w:rPr>
          </w:rPrChange>
        </w:rPr>
        <w:t>100</w:t>
      </w:r>
      <w:r w:rsidRPr="00193049">
        <w:rPr>
          <w:rFonts w:cs="Times New Roman" w:hint="eastAsia"/>
          <w:rPrChange w:id="4665" w:author="zhouyou" w:date="2025-04-18T16:48:00Z">
            <w:rPr>
              <w:rFonts w:ascii="仿宋" w:hAnsi="仿宋" w:hint="eastAsia"/>
            </w:rPr>
          </w:rPrChange>
        </w:rPr>
        <w:t>个光盘归档文件，则管理光盘归档文件数量为</w:t>
      </w:r>
      <w:r w:rsidRPr="00193049">
        <w:rPr>
          <w:rFonts w:cs="Times New Roman"/>
          <w:rPrChange w:id="4666" w:author="zhouyou" w:date="2025-04-18T16:48:00Z">
            <w:rPr>
              <w:rFonts w:ascii="仿宋" w:hAnsi="仿宋"/>
            </w:rPr>
          </w:rPrChange>
        </w:rPr>
        <w:t>100</w:t>
      </w:r>
      <w:r w:rsidRPr="00193049">
        <w:rPr>
          <w:rFonts w:cs="Times New Roman" w:hint="eastAsia"/>
          <w:rPrChange w:id="4667" w:author="zhouyou" w:date="2025-04-18T16:48:00Z">
            <w:rPr>
              <w:rFonts w:ascii="仿宋" w:hAnsi="仿宋" w:hint="eastAsia"/>
            </w:rPr>
          </w:rPrChange>
        </w:rPr>
        <w:t>亿。当单个文件大小为</w:t>
      </w:r>
      <w:r w:rsidRPr="00193049">
        <w:rPr>
          <w:rFonts w:cs="Times New Roman"/>
          <w:rPrChange w:id="4668" w:author="zhouyou" w:date="2025-04-18T16:48:00Z">
            <w:rPr>
              <w:rFonts w:ascii="仿宋" w:hAnsi="仿宋"/>
            </w:rPr>
          </w:rPrChange>
        </w:rPr>
        <w:t>1 GB</w:t>
      </w:r>
      <w:r w:rsidRPr="00193049">
        <w:rPr>
          <w:rFonts w:cs="Times New Roman" w:hint="eastAsia"/>
          <w:rPrChange w:id="4669" w:author="zhouyou" w:date="2025-04-18T16:48:00Z">
            <w:rPr>
              <w:rFonts w:ascii="仿宋" w:hAnsi="仿宋" w:hint="eastAsia"/>
            </w:rPr>
          </w:rPrChange>
        </w:rPr>
        <w:t>时，每张</w:t>
      </w:r>
      <w:r w:rsidRPr="00193049">
        <w:rPr>
          <w:rFonts w:cs="Times New Roman"/>
          <w:rPrChange w:id="4670" w:author="zhouyou" w:date="2025-04-18T16:48:00Z">
            <w:rPr>
              <w:rFonts w:ascii="仿宋" w:hAnsi="仿宋"/>
            </w:rPr>
          </w:rPrChange>
        </w:rPr>
        <w:t>10 TB</w:t>
      </w:r>
      <w:r w:rsidRPr="00193049">
        <w:rPr>
          <w:rFonts w:cs="Times New Roman" w:hint="eastAsia"/>
          <w:rPrChange w:id="4671" w:author="zhouyou" w:date="2025-04-18T16:48:00Z">
            <w:rPr>
              <w:rFonts w:ascii="仿宋" w:hAnsi="仿宋" w:hint="eastAsia"/>
            </w:rPr>
          </w:rPrChange>
        </w:rPr>
        <w:t>光盘上包含</w:t>
      </w:r>
      <w:r w:rsidRPr="00193049">
        <w:rPr>
          <w:rFonts w:cs="Times New Roman"/>
          <w:rPrChange w:id="4672" w:author="zhouyou" w:date="2025-04-18T16:48:00Z">
            <w:rPr>
              <w:rFonts w:ascii="仿宋" w:hAnsi="仿宋"/>
            </w:rPr>
          </w:rPrChange>
        </w:rPr>
        <w:t>1</w:t>
      </w:r>
      <w:r w:rsidRPr="00193049">
        <w:rPr>
          <w:rFonts w:cs="Times New Roman" w:hint="eastAsia"/>
          <w:rPrChange w:id="4673" w:author="zhouyou" w:date="2025-04-18T16:48:00Z">
            <w:rPr>
              <w:rFonts w:ascii="仿宋" w:hAnsi="仿宋" w:hint="eastAsia"/>
            </w:rPr>
          </w:rPrChange>
        </w:rPr>
        <w:t>万个光盘归档文件，则系统管理的光盘归档文件数量达到</w:t>
      </w:r>
      <w:r w:rsidRPr="00193049">
        <w:rPr>
          <w:rFonts w:cs="Times New Roman"/>
          <w:rPrChange w:id="4674" w:author="zhouyou" w:date="2025-04-18T16:48:00Z">
            <w:rPr>
              <w:rFonts w:ascii="仿宋" w:hAnsi="仿宋"/>
            </w:rPr>
          </w:rPrChange>
        </w:rPr>
        <w:t>1</w:t>
      </w:r>
      <w:proofErr w:type="gramStart"/>
      <w:r w:rsidRPr="00193049">
        <w:rPr>
          <w:rFonts w:cs="Times New Roman" w:hint="eastAsia"/>
          <w:rPrChange w:id="4675" w:author="zhouyou" w:date="2025-04-18T16:48:00Z">
            <w:rPr>
              <w:rFonts w:ascii="仿宋" w:hAnsi="仿宋" w:hint="eastAsia"/>
            </w:rPr>
          </w:rPrChange>
        </w:rPr>
        <w:t>万亿</w:t>
      </w:r>
      <w:proofErr w:type="gramEnd"/>
      <w:r w:rsidRPr="00193049">
        <w:rPr>
          <w:rFonts w:cs="Times New Roman" w:hint="eastAsia"/>
          <w:rPrChange w:id="4676" w:author="zhouyou" w:date="2025-04-18T16:48:00Z">
            <w:rPr>
              <w:rFonts w:ascii="仿宋" w:hAnsi="仿宋" w:hint="eastAsia"/>
            </w:rPr>
          </w:rPrChange>
        </w:rPr>
        <w:t>。通过仿真系统验证能够对</w:t>
      </w:r>
      <w:r w:rsidRPr="00193049">
        <w:rPr>
          <w:rFonts w:cs="Times New Roman"/>
          <w:rPrChange w:id="4677" w:author="zhouyou" w:date="2025-04-18T16:48:00Z">
            <w:rPr>
              <w:rFonts w:ascii="仿宋" w:hAnsi="仿宋"/>
            </w:rPr>
          </w:rPrChange>
        </w:rPr>
        <w:t>ZB</w:t>
      </w:r>
      <w:r w:rsidRPr="00193049">
        <w:rPr>
          <w:rFonts w:cs="Times New Roman" w:hint="eastAsia"/>
          <w:rPrChange w:id="4678" w:author="zhouyou" w:date="2025-04-18T16:48:00Z">
            <w:rPr>
              <w:rFonts w:ascii="仿宋" w:hAnsi="仿宋" w:hint="eastAsia"/>
            </w:rPr>
          </w:rPrChange>
        </w:rPr>
        <w:t>数据进行存储和管理。构建用户名</w:t>
      </w:r>
      <w:r w:rsidRPr="00193049">
        <w:rPr>
          <w:rFonts w:cs="Times New Roman"/>
          <w:rPrChange w:id="4679" w:author="zhouyou" w:date="2025-04-18T16:48:00Z">
            <w:rPr>
              <w:rFonts w:ascii="仿宋" w:hAnsi="仿宋"/>
            </w:rPr>
          </w:rPrChange>
        </w:rPr>
        <w:t>/</w:t>
      </w:r>
      <w:r w:rsidRPr="00193049">
        <w:rPr>
          <w:rFonts w:cs="Times New Roman" w:hint="eastAsia"/>
          <w:rPrChange w:id="4680" w:author="zhouyou" w:date="2025-04-18T16:48:00Z">
            <w:rPr>
              <w:rFonts w:ascii="仿宋" w:hAnsi="仿宋" w:hint="eastAsia"/>
            </w:rPr>
          </w:rPrChange>
        </w:rPr>
        <w:t>用户命名空间</w:t>
      </w:r>
      <w:r w:rsidRPr="00193049">
        <w:rPr>
          <w:rFonts w:cs="Times New Roman"/>
          <w:rPrChange w:id="4681" w:author="zhouyou" w:date="2025-04-18T16:48:00Z">
            <w:rPr>
              <w:rFonts w:ascii="仿宋" w:hAnsi="仿宋"/>
            </w:rPr>
          </w:rPrChange>
        </w:rPr>
        <w:t>/</w:t>
      </w:r>
      <w:r w:rsidRPr="00193049">
        <w:rPr>
          <w:rFonts w:cs="Times New Roman" w:hint="eastAsia"/>
          <w:rPrChange w:id="4682" w:author="zhouyou" w:date="2025-04-18T16:48:00Z">
            <w:rPr>
              <w:rFonts w:ascii="仿宋" w:hAnsi="仿宋" w:hint="eastAsia"/>
            </w:rPr>
          </w:rPrChange>
        </w:rPr>
        <w:t>用户文件三层全局命名空间，并根据典型应用行为，创建万亿规模光盘归档</w:t>
      </w:r>
      <w:r w:rsidRPr="00193049">
        <w:rPr>
          <w:rFonts w:cs="Times New Roman" w:hint="eastAsia"/>
          <w:rPrChange w:id="4683" w:author="zhouyou" w:date="2025-04-18T16:48:00Z">
            <w:rPr>
              <w:rFonts w:ascii="仿宋" w:hAnsi="仿宋" w:hint="eastAsia"/>
            </w:rPr>
          </w:rPrChange>
        </w:rPr>
        <w:lastRenderedPageBreak/>
        <w:t>文件的命名空间，对于光盘归档文件地址和部分属性进行查询，在仿真系统之上进行光盘、光盘文件管理和文件数据读取过程模拟，验证存储管理系统具备管理超过</w:t>
      </w:r>
      <w:r w:rsidRPr="00193049">
        <w:rPr>
          <w:rFonts w:cs="Times New Roman"/>
          <w:rPrChange w:id="4684" w:author="zhouyou" w:date="2025-04-18T16:48:00Z">
            <w:rPr>
              <w:rFonts w:ascii="仿宋" w:hAnsi="仿宋"/>
            </w:rPr>
          </w:rPrChange>
        </w:rPr>
        <w:t>1</w:t>
      </w:r>
      <w:r w:rsidRPr="00193049">
        <w:rPr>
          <w:rFonts w:cs="Times New Roman" w:hint="eastAsia"/>
          <w:rPrChange w:id="4685" w:author="zhouyou" w:date="2025-04-18T16:48:00Z">
            <w:rPr>
              <w:rFonts w:ascii="仿宋" w:hAnsi="仿宋" w:hint="eastAsia"/>
            </w:rPr>
          </w:rPrChange>
        </w:rPr>
        <w:t>亿张光盘、</w:t>
      </w:r>
      <w:r w:rsidRPr="00193049">
        <w:rPr>
          <w:rFonts w:cs="Times New Roman"/>
          <w:rPrChange w:id="4686" w:author="zhouyou" w:date="2025-04-18T16:48:00Z">
            <w:rPr>
              <w:rFonts w:ascii="仿宋" w:hAnsi="仿宋"/>
            </w:rPr>
          </w:rPrChange>
        </w:rPr>
        <w:t>100</w:t>
      </w:r>
      <w:r w:rsidRPr="00193049">
        <w:rPr>
          <w:rFonts w:cs="Times New Roman" w:hint="eastAsia"/>
          <w:rPrChange w:id="4687" w:author="zhouyou" w:date="2025-04-18T16:48:00Z">
            <w:rPr>
              <w:rFonts w:ascii="仿宋" w:hAnsi="仿宋" w:hint="eastAsia"/>
            </w:rPr>
          </w:rPrChange>
        </w:rPr>
        <w:t>亿个文件、</w:t>
      </w:r>
      <w:r w:rsidRPr="00193049">
        <w:rPr>
          <w:rFonts w:cs="Times New Roman"/>
          <w:rPrChange w:id="4688" w:author="zhouyou" w:date="2025-04-18T16:48:00Z">
            <w:rPr>
              <w:rFonts w:ascii="仿宋" w:hAnsi="仿宋"/>
            </w:rPr>
          </w:rPrChange>
        </w:rPr>
        <w:t>1 ZB</w:t>
      </w:r>
      <w:r w:rsidRPr="00193049">
        <w:rPr>
          <w:rFonts w:cs="Times New Roman" w:hint="eastAsia"/>
          <w:rPrChange w:id="4689" w:author="zhouyou" w:date="2025-04-18T16:48:00Z">
            <w:rPr>
              <w:rFonts w:ascii="仿宋" w:hAnsi="仿宋" w:hint="eastAsia"/>
            </w:rPr>
          </w:rPrChange>
        </w:rPr>
        <w:t>数据的能力。</w:t>
      </w:r>
    </w:p>
    <w:p w14:paraId="4EAF8B2A" w14:textId="77777777" w:rsidR="00500E4B" w:rsidRPr="00193049" w:rsidRDefault="00500E4B">
      <w:pPr>
        <w:ind w:firstLine="560"/>
        <w:jc w:val="both"/>
        <w:rPr>
          <w:rFonts w:cs="Times New Roman"/>
          <w:rPrChange w:id="4690" w:author="zhouyou" w:date="2025-04-18T16:48:00Z">
            <w:rPr>
              <w:rFonts w:ascii="仿宋" w:hAnsi="仿宋"/>
            </w:rPr>
          </w:rPrChange>
        </w:rPr>
      </w:pPr>
      <w:r w:rsidRPr="00193049">
        <w:rPr>
          <w:rFonts w:cs="Times New Roman" w:hint="eastAsia"/>
          <w:rPrChange w:id="4691" w:author="zhouyou" w:date="2025-04-18T16:48:00Z">
            <w:rPr>
              <w:rFonts w:ascii="仿宋" w:hAnsi="仿宋" w:hint="eastAsia"/>
            </w:rPr>
          </w:rPrChange>
        </w:rPr>
        <w:t>首先，通过</w:t>
      </w:r>
      <w:r w:rsidRPr="00193049">
        <w:rPr>
          <w:rFonts w:cs="Times New Roman"/>
          <w:rPrChange w:id="4692" w:author="zhouyou" w:date="2025-04-18T16:48:00Z">
            <w:rPr>
              <w:rFonts w:ascii="仿宋" w:hAnsi="仿宋"/>
            </w:rPr>
          </w:rPrChange>
        </w:rPr>
        <w:t>ZB</w:t>
      </w:r>
      <w:r w:rsidRPr="00193049">
        <w:rPr>
          <w:rFonts w:cs="Times New Roman" w:hint="eastAsia"/>
          <w:rPrChange w:id="4693" w:author="zhouyou" w:date="2025-04-18T16:48:00Z">
            <w:rPr>
              <w:rFonts w:ascii="仿宋" w:hAnsi="仿宋" w:hint="eastAsia"/>
            </w:rPr>
          </w:rPrChange>
        </w:rPr>
        <w:t>级海量冷数据管理系统提供的</w:t>
      </w:r>
      <w:r w:rsidRPr="00193049">
        <w:rPr>
          <w:rFonts w:cs="Times New Roman"/>
          <w:rPrChange w:id="4694" w:author="zhouyou" w:date="2025-04-18T16:48:00Z">
            <w:rPr>
              <w:rFonts w:ascii="仿宋" w:hAnsi="仿宋"/>
            </w:rPr>
          </w:rPrChange>
        </w:rPr>
        <w:t>API</w:t>
      </w:r>
      <w:r w:rsidRPr="00193049">
        <w:rPr>
          <w:rFonts w:cs="Times New Roman" w:hint="eastAsia"/>
          <w:rPrChange w:id="4695" w:author="zhouyou" w:date="2025-04-18T16:48:00Z">
            <w:rPr>
              <w:rFonts w:ascii="仿宋" w:hAnsi="仿宋" w:hint="eastAsia"/>
            </w:rPr>
          </w:rPrChange>
        </w:rPr>
        <w:t>接口向真实</w:t>
      </w:r>
      <w:r w:rsidRPr="00193049">
        <w:rPr>
          <w:rFonts w:cs="Times New Roman"/>
          <w:rPrChange w:id="4696" w:author="zhouyou" w:date="2025-04-18T16:48:00Z">
            <w:rPr>
              <w:rFonts w:ascii="仿宋" w:hAnsi="仿宋"/>
            </w:rPr>
          </w:rPrChange>
        </w:rPr>
        <w:t>ZB</w:t>
      </w:r>
      <w:r w:rsidRPr="00193049">
        <w:rPr>
          <w:rFonts w:cs="Times New Roman" w:hint="eastAsia"/>
          <w:rPrChange w:id="4697" w:author="zhouyou" w:date="2025-04-18T16:48:00Z">
            <w:rPr>
              <w:rFonts w:ascii="仿宋" w:hAnsi="仿宋" w:hint="eastAsia"/>
            </w:rPr>
          </w:rPrChange>
        </w:rPr>
        <w:t>级海量</w:t>
      </w:r>
      <w:proofErr w:type="gramStart"/>
      <w:r w:rsidRPr="00193049">
        <w:rPr>
          <w:rFonts w:cs="Times New Roman" w:hint="eastAsia"/>
          <w:rPrChange w:id="4698" w:author="zhouyou" w:date="2025-04-18T16:48:00Z">
            <w:rPr>
              <w:rFonts w:ascii="仿宋" w:hAnsi="仿宋" w:hint="eastAsia"/>
            </w:rPr>
          </w:rPrChange>
        </w:rPr>
        <w:t>冷数据</w:t>
      </w:r>
      <w:proofErr w:type="gramEnd"/>
      <w:r w:rsidRPr="00193049">
        <w:rPr>
          <w:rFonts w:cs="Times New Roman" w:hint="eastAsia"/>
          <w:rPrChange w:id="4699" w:author="zhouyou" w:date="2025-04-18T16:48:00Z">
            <w:rPr>
              <w:rFonts w:ascii="仿宋" w:hAnsi="仿宋" w:hint="eastAsia"/>
            </w:rPr>
          </w:rPrChange>
        </w:rPr>
        <w:t>存储节点中导入数据并验证写入数据的准确性，验证管理系统</w:t>
      </w:r>
      <w:r w:rsidRPr="00193049">
        <w:rPr>
          <w:rFonts w:cs="Times New Roman"/>
          <w:rPrChange w:id="4700" w:author="zhouyou" w:date="2025-04-18T16:48:00Z">
            <w:rPr>
              <w:rFonts w:ascii="仿宋" w:hAnsi="仿宋"/>
            </w:rPr>
          </w:rPrChange>
        </w:rPr>
        <w:t>API</w:t>
      </w:r>
      <w:r w:rsidRPr="00193049">
        <w:rPr>
          <w:rFonts w:cs="Times New Roman" w:hint="eastAsia"/>
          <w:rPrChange w:id="4701" w:author="zhouyou" w:date="2025-04-18T16:48:00Z">
            <w:rPr>
              <w:rFonts w:ascii="仿宋" w:hAnsi="仿宋" w:hint="eastAsia"/>
            </w:rPr>
          </w:rPrChange>
        </w:rPr>
        <w:t>的功能是否正确实现；其次，以真实</w:t>
      </w:r>
      <w:r w:rsidRPr="00193049">
        <w:rPr>
          <w:rFonts w:cs="Times New Roman"/>
          <w:rPrChange w:id="4702" w:author="zhouyou" w:date="2025-04-18T16:48:00Z">
            <w:rPr>
              <w:rFonts w:ascii="仿宋" w:hAnsi="仿宋"/>
            </w:rPr>
          </w:rPrChange>
        </w:rPr>
        <w:t>ZB</w:t>
      </w:r>
      <w:r w:rsidRPr="00193049">
        <w:rPr>
          <w:rFonts w:cs="Times New Roman" w:hint="eastAsia"/>
          <w:rPrChange w:id="4703" w:author="zhouyou" w:date="2025-04-18T16:48:00Z">
            <w:rPr>
              <w:rFonts w:ascii="仿宋" w:hAnsi="仿宋" w:hint="eastAsia"/>
            </w:rPr>
          </w:rPrChange>
        </w:rPr>
        <w:t>级海量</w:t>
      </w:r>
      <w:proofErr w:type="gramStart"/>
      <w:r w:rsidRPr="00193049">
        <w:rPr>
          <w:rFonts w:cs="Times New Roman" w:hint="eastAsia"/>
          <w:rPrChange w:id="4704" w:author="zhouyou" w:date="2025-04-18T16:48:00Z">
            <w:rPr>
              <w:rFonts w:ascii="仿宋" w:hAnsi="仿宋" w:hint="eastAsia"/>
            </w:rPr>
          </w:rPrChange>
        </w:rPr>
        <w:t>冷数据</w:t>
      </w:r>
      <w:proofErr w:type="gramEnd"/>
      <w:r w:rsidRPr="00193049">
        <w:rPr>
          <w:rFonts w:cs="Times New Roman" w:hint="eastAsia"/>
          <w:rPrChange w:id="4705" w:author="zhouyou" w:date="2025-04-18T16:48:00Z">
            <w:rPr>
              <w:rFonts w:ascii="仿宋" w:hAnsi="仿宋" w:hint="eastAsia"/>
            </w:rPr>
          </w:rPrChange>
        </w:rPr>
        <w:t>存储节点为基础，通过仿真系统扩展存储规模至</w:t>
      </w:r>
      <w:r w:rsidRPr="00193049">
        <w:rPr>
          <w:rFonts w:cs="Times New Roman"/>
          <w:rPrChange w:id="4706" w:author="zhouyou" w:date="2025-04-18T16:48:00Z">
            <w:rPr>
              <w:rFonts w:ascii="仿宋" w:hAnsi="仿宋"/>
            </w:rPr>
          </w:rPrChange>
        </w:rPr>
        <w:t>ZB</w:t>
      </w:r>
      <w:r w:rsidRPr="00193049">
        <w:rPr>
          <w:rFonts w:cs="Times New Roman" w:hint="eastAsia"/>
          <w:rPrChange w:id="4707" w:author="zhouyou" w:date="2025-04-18T16:48:00Z">
            <w:rPr>
              <w:rFonts w:ascii="仿宋" w:hAnsi="仿宋" w:hint="eastAsia"/>
            </w:rPr>
          </w:rPrChange>
        </w:rPr>
        <w:t>级。</w:t>
      </w:r>
      <w:r w:rsidRPr="00193049">
        <w:rPr>
          <w:rFonts w:cs="Times New Roman"/>
          <w:rPrChange w:id="4708" w:author="zhouyou" w:date="2025-04-18T16:48:00Z">
            <w:rPr>
              <w:rFonts w:ascii="仿宋" w:hAnsi="仿宋"/>
            </w:rPr>
          </w:rPrChange>
        </w:rPr>
        <w:t>ZB</w:t>
      </w:r>
      <w:r w:rsidRPr="00193049">
        <w:rPr>
          <w:rFonts w:cs="Times New Roman" w:hint="eastAsia"/>
          <w:rPrChange w:id="4709" w:author="zhouyou" w:date="2025-04-18T16:48:00Z">
            <w:rPr>
              <w:rFonts w:ascii="仿宋" w:hAnsi="仿宋" w:hint="eastAsia"/>
            </w:rPr>
          </w:rPrChange>
        </w:rPr>
        <w:t>级海量冷数据管理系统能够对指定的一系列访问请求做出正确的响应。</w:t>
      </w:r>
    </w:p>
    <w:p w14:paraId="3F7ABABA" w14:textId="77777777" w:rsidR="00500E4B" w:rsidRPr="00193049" w:rsidRDefault="00500E4B">
      <w:pPr>
        <w:ind w:firstLine="560"/>
        <w:jc w:val="both"/>
        <w:rPr>
          <w:rFonts w:cs="Times New Roman"/>
          <w:rPrChange w:id="4710" w:author="zhouyou" w:date="2025-04-18T16:48:00Z">
            <w:rPr>
              <w:rFonts w:ascii="仿宋" w:hAnsi="仿宋"/>
            </w:rPr>
          </w:rPrChange>
        </w:rPr>
      </w:pPr>
      <w:r w:rsidRPr="00193049">
        <w:rPr>
          <w:rFonts w:cs="Times New Roman" w:hint="eastAsia"/>
          <w:rPrChange w:id="4711" w:author="zhouyou" w:date="2025-04-18T16:48:00Z">
            <w:rPr>
              <w:rFonts w:ascii="仿宋" w:hAnsi="仿宋" w:hint="eastAsia"/>
            </w:rPr>
          </w:rPrChange>
        </w:rPr>
        <w:t>（</w:t>
      </w:r>
      <w:r w:rsidRPr="00193049">
        <w:rPr>
          <w:rFonts w:cs="Times New Roman"/>
          <w:rPrChange w:id="4712" w:author="zhouyou" w:date="2025-04-18T16:48:00Z">
            <w:rPr>
              <w:rFonts w:ascii="仿宋" w:hAnsi="仿宋"/>
            </w:rPr>
          </w:rPrChange>
        </w:rPr>
        <w:t>2</w:t>
      </w:r>
      <w:r w:rsidRPr="00193049">
        <w:rPr>
          <w:rFonts w:cs="Times New Roman" w:hint="eastAsia"/>
          <w:rPrChange w:id="4713" w:author="zhouyou" w:date="2025-04-18T16:48:00Z">
            <w:rPr>
              <w:rFonts w:ascii="仿宋" w:hAnsi="仿宋" w:hint="eastAsia"/>
            </w:rPr>
          </w:rPrChange>
        </w:rPr>
        <w:t>）</w:t>
      </w:r>
      <w:r w:rsidRPr="00193049">
        <w:rPr>
          <w:rFonts w:cs="Times New Roman"/>
          <w:rPrChange w:id="4714" w:author="zhouyou" w:date="2025-04-18T16:48:00Z">
            <w:rPr>
              <w:rFonts w:ascii="仿宋" w:hAnsi="仿宋"/>
            </w:rPr>
          </w:rPrChange>
        </w:rPr>
        <w:t>ZB</w:t>
      </w:r>
      <w:r w:rsidRPr="00193049">
        <w:rPr>
          <w:rFonts w:cs="Times New Roman" w:hint="eastAsia"/>
          <w:rPrChange w:id="4715" w:author="zhouyou" w:date="2025-04-18T16:48:00Z">
            <w:rPr>
              <w:rFonts w:ascii="仿宋" w:hAnsi="仿宋" w:hint="eastAsia"/>
            </w:rPr>
          </w:rPrChange>
        </w:rPr>
        <w:t>级数据、</w:t>
      </w:r>
      <w:r w:rsidRPr="00193049">
        <w:rPr>
          <w:rFonts w:cs="Times New Roman"/>
          <w:rPrChange w:id="4716" w:author="zhouyou" w:date="2025-04-18T16:48:00Z">
            <w:rPr>
              <w:rFonts w:ascii="仿宋" w:hAnsi="仿宋"/>
            </w:rPr>
          </w:rPrChange>
        </w:rPr>
        <w:t>100</w:t>
      </w:r>
      <w:r w:rsidRPr="00193049">
        <w:rPr>
          <w:rFonts w:cs="Times New Roman" w:hint="eastAsia"/>
          <w:rPrChange w:id="4717" w:author="zhouyou" w:date="2025-04-18T16:48:00Z">
            <w:rPr>
              <w:rFonts w:ascii="仿宋" w:hAnsi="仿宋" w:hint="eastAsia"/>
            </w:rPr>
          </w:rPrChange>
        </w:rPr>
        <w:t>亿文件平均查询延迟</w:t>
      </w:r>
    </w:p>
    <w:p w14:paraId="625A3DB2" w14:textId="707DBABE" w:rsidR="00500E4B" w:rsidRPr="00193049" w:rsidRDefault="00500E4B">
      <w:pPr>
        <w:ind w:firstLine="560"/>
        <w:jc w:val="both"/>
        <w:rPr>
          <w:rFonts w:cs="Times New Roman"/>
          <w:rPrChange w:id="4718" w:author="zhouyou" w:date="2025-04-18T16:48:00Z">
            <w:rPr>
              <w:rFonts w:ascii="仿宋" w:hAnsi="仿宋"/>
            </w:rPr>
          </w:rPrChange>
        </w:rPr>
      </w:pPr>
      <w:r w:rsidRPr="00193049">
        <w:rPr>
          <w:rFonts w:cs="Times New Roman" w:hint="eastAsia"/>
          <w:rPrChange w:id="4719" w:author="zhouyou" w:date="2025-04-18T16:48:00Z">
            <w:rPr>
              <w:rFonts w:ascii="仿宋" w:hAnsi="仿宋" w:hint="eastAsia"/>
            </w:rPr>
          </w:rPrChange>
        </w:rPr>
        <w:t>本指标的验证采用部分实际测试和整体仿真测算的方法进行。平均检索时间是针对</w:t>
      </w:r>
      <w:r w:rsidRPr="00193049">
        <w:rPr>
          <w:rFonts w:cs="Times New Roman"/>
          <w:rPrChange w:id="4720" w:author="zhouyou" w:date="2025-04-18T16:48:00Z">
            <w:rPr>
              <w:rFonts w:ascii="仿宋" w:hAnsi="仿宋"/>
            </w:rPr>
          </w:rPrChange>
        </w:rPr>
        <w:t xml:space="preserve"> 1 </w:t>
      </w:r>
      <w:r w:rsidRPr="00193049">
        <w:rPr>
          <w:rFonts w:cs="Times New Roman" w:hint="eastAsia"/>
          <w:rPrChange w:id="4721" w:author="zhouyou" w:date="2025-04-18T16:48:00Z">
            <w:rPr>
              <w:rFonts w:ascii="仿宋" w:hAnsi="仿宋" w:hint="eastAsia"/>
            </w:rPr>
          </w:rPrChange>
        </w:rPr>
        <w:t>亿张光盘、</w:t>
      </w:r>
      <w:r w:rsidRPr="00193049">
        <w:rPr>
          <w:rFonts w:cs="Times New Roman"/>
          <w:rPrChange w:id="4722" w:author="zhouyou" w:date="2025-04-18T16:48:00Z">
            <w:rPr>
              <w:rFonts w:ascii="仿宋" w:hAnsi="仿宋"/>
            </w:rPr>
          </w:rPrChange>
        </w:rPr>
        <w:t xml:space="preserve">100 </w:t>
      </w:r>
      <w:r w:rsidRPr="00193049">
        <w:rPr>
          <w:rFonts w:cs="Times New Roman" w:hint="eastAsia"/>
          <w:rPrChange w:id="4723" w:author="zhouyou" w:date="2025-04-18T16:48:00Z">
            <w:rPr>
              <w:rFonts w:ascii="仿宋" w:hAnsi="仿宋" w:hint="eastAsia"/>
            </w:rPr>
          </w:rPrChange>
        </w:rPr>
        <w:t>亿以上文件、</w:t>
      </w:r>
      <w:r w:rsidRPr="00193049">
        <w:rPr>
          <w:rFonts w:cs="Times New Roman"/>
          <w:rPrChange w:id="4724" w:author="zhouyou" w:date="2025-04-18T16:48:00Z">
            <w:rPr>
              <w:rFonts w:ascii="仿宋" w:hAnsi="仿宋"/>
            </w:rPr>
          </w:rPrChange>
        </w:rPr>
        <w:t xml:space="preserve">1ZB </w:t>
      </w:r>
      <w:r w:rsidRPr="00193049">
        <w:rPr>
          <w:rFonts w:cs="Times New Roman" w:hint="eastAsia"/>
          <w:rPrChange w:id="4725" w:author="zhouyou" w:date="2025-04-18T16:48:00Z">
            <w:rPr>
              <w:rFonts w:ascii="仿宋" w:hAnsi="仿宋" w:hint="eastAsia"/>
            </w:rPr>
          </w:rPrChange>
        </w:rPr>
        <w:t>数据的元数据进行检索的平均查询时间，全局元数据管理系统执行单条元数据查询的平均检索时间小于</w:t>
      </w:r>
      <w:r w:rsidRPr="00193049">
        <w:rPr>
          <w:rFonts w:cs="Times New Roman"/>
          <w:rPrChange w:id="4726" w:author="zhouyou" w:date="2025-04-18T16:48:00Z">
            <w:rPr>
              <w:rFonts w:ascii="仿宋" w:hAnsi="仿宋"/>
            </w:rPr>
          </w:rPrChange>
        </w:rPr>
        <w:t xml:space="preserve"> 1</w:t>
      </w:r>
      <w:r w:rsidRPr="00193049">
        <w:rPr>
          <w:rFonts w:cs="Times New Roman" w:hint="eastAsia"/>
          <w:rPrChange w:id="4727" w:author="zhouyou" w:date="2025-04-18T16:48:00Z">
            <w:rPr>
              <w:rFonts w:ascii="仿宋" w:hAnsi="仿宋" w:hint="eastAsia"/>
            </w:rPr>
          </w:rPrChange>
        </w:rPr>
        <w:t>秒。结合</w:t>
      </w:r>
      <w:proofErr w:type="gramStart"/>
      <w:r w:rsidRPr="00193049">
        <w:rPr>
          <w:rFonts w:cs="Times New Roman" w:hint="eastAsia"/>
          <w:rPrChange w:id="4728" w:author="zhouyou" w:date="2025-04-18T16:48:00Z">
            <w:rPr>
              <w:rFonts w:ascii="仿宋" w:hAnsi="仿宋" w:hint="eastAsia"/>
            </w:rPr>
          </w:rPrChange>
        </w:rPr>
        <w:t>济南超算</w:t>
      </w:r>
      <w:proofErr w:type="gramEnd"/>
      <w:r w:rsidRPr="00193049">
        <w:rPr>
          <w:rFonts w:cs="Times New Roman" w:hint="eastAsia"/>
          <w:rPrChange w:id="4729" w:author="zhouyou" w:date="2025-04-18T16:48:00Z">
            <w:rPr>
              <w:rFonts w:ascii="仿宋" w:hAnsi="仿宋" w:hint="eastAsia"/>
            </w:rPr>
          </w:rPrChange>
        </w:rPr>
        <w:t>等应用场景构造全局文件命名空间，设计适应长期海量</w:t>
      </w:r>
      <w:proofErr w:type="gramStart"/>
      <w:r w:rsidRPr="00193049">
        <w:rPr>
          <w:rFonts w:cs="Times New Roman" w:hint="eastAsia"/>
          <w:rPrChange w:id="4730" w:author="zhouyou" w:date="2025-04-18T16:48:00Z">
            <w:rPr>
              <w:rFonts w:ascii="仿宋" w:hAnsi="仿宋" w:hint="eastAsia"/>
            </w:rPr>
          </w:rPrChange>
        </w:rPr>
        <w:t>冷数据</w:t>
      </w:r>
      <w:proofErr w:type="gramEnd"/>
      <w:r w:rsidRPr="00193049">
        <w:rPr>
          <w:rFonts w:cs="Times New Roman" w:hint="eastAsia"/>
          <w:rPrChange w:id="4731" w:author="zhouyou" w:date="2025-04-18T16:48:00Z">
            <w:rPr>
              <w:rFonts w:ascii="仿宋" w:hAnsi="仿宋" w:hint="eastAsia"/>
            </w:rPr>
          </w:rPrChange>
        </w:rPr>
        <w:t>存储场景的文件元数据，单个文件元数据大小可以为</w:t>
      </w:r>
      <w:r w:rsidRPr="00193049">
        <w:rPr>
          <w:rFonts w:cs="Times New Roman"/>
          <w:rPrChange w:id="4732" w:author="zhouyou" w:date="2025-04-18T16:48:00Z">
            <w:rPr>
              <w:rFonts w:ascii="仿宋" w:hAnsi="仿宋"/>
            </w:rPr>
          </w:rPrChange>
        </w:rPr>
        <w:t xml:space="preserve"> 1KB</w:t>
      </w:r>
      <w:r w:rsidRPr="00193049">
        <w:rPr>
          <w:rFonts w:cs="Times New Roman" w:hint="eastAsia"/>
          <w:rPrChange w:id="4733" w:author="zhouyou" w:date="2025-04-18T16:48:00Z">
            <w:rPr>
              <w:rFonts w:ascii="仿宋" w:hAnsi="仿宋" w:hint="eastAsia"/>
            </w:rPr>
          </w:rPrChange>
        </w:rPr>
        <w:t>或</w:t>
      </w:r>
      <w:r w:rsidRPr="00193049">
        <w:rPr>
          <w:rFonts w:cs="Times New Roman"/>
          <w:rPrChange w:id="4734" w:author="zhouyou" w:date="2025-04-18T16:48:00Z">
            <w:rPr>
              <w:rFonts w:ascii="仿宋" w:hAnsi="仿宋"/>
            </w:rPr>
          </w:rPrChange>
        </w:rPr>
        <w:t>4KB</w:t>
      </w:r>
      <w:r w:rsidRPr="00193049">
        <w:rPr>
          <w:rFonts w:cs="Times New Roman" w:hint="eastAsia"/>
          <w:rPrChange w:id="4735" w:author="zhouyou" w:date="2025-04-18T16:48:00Z">
            <w:rPr>
              <w:rFonts w:ascii="仿宋" w:hAnsi="仿宋" w:hint="eastAsia"/>
            </w:rPr>
          </w:rPrChange>
        </w:rPr>
        <w:t>，实际构造百亿以上文件的元数据，将其全部存储在高效元数据服务集群之上。在全局命名空间中通过文件路径进行查询，在元数据服务集群中查询其文件的元数据，计算平均延迟时间</w:t>
      </w:r>
      <w:ins w:id="4736" w:author="zhouyou" w:date="2025-04-18T17:01:00Z">
        <w:r w:rsidR="005D1850" w:rsidRPr="005D1850">
          <w:rPr>
            <w:rFonts w:cs="Times New Roman" w:hint="eastAsia"/>
            <w:highlight w:val="yellow"/>
            <w:rPrChange w:id="4737" w:author="zhouyou" w:date="2025-04-18T17:01:00Z">
              <w:rPr>
                <w:rFonts w:cs="Times New Roman" w:hint="eastAsia"/>
              </w:rPr>
            </w:rPrChange>
          </w:rPr>
          <w:t>，查询过程如图</w:t>
        </w:r>
        <w:r w:rsidR="005D1850" w:rsidRPr="005D1850">
          <w:rPr>
            <w:rFonts w:cs="Times New Roman"/>
            <w:highlight w:val="yellow"/>
            <w:rPrChange w:id="4738" w:author="zhouyou" w:date="2025-04-18T17:01:00Z">
              <w:rPr>
                <w:rFonts w:cs="Times New Roman"/>
              </w:rPr>
            </w:rPrChange>
          </w:rPr>
          <w:t>5.1</w:t>
        </w:r>
        <w:r w:rsidR="005D1850" w:rsidRPr="005D1850">
          <w:rPr>
            <w:rFonts w:cs="Times New Roman" w:hint="eastAsia"/>
            <w:highlight w:val="yellow"/>
            <w:rPrChange w:id="4739" w:author="zhouyou" w:date="2025-04-18T17:01:00Z">
              <w:rPr>
                <w:rFonts w:cs="Times New Roman" w:hint="eastAsia"/>
              </w:rPr>
            </w:rPrChange>
          </w:rPr>
          <w:t>所示</w:t>
        </w:r>
      </w:ins>
      <w:r w:rsidRPr="00193049">
        <w:rPr>
          <w:rFonts w:cs="Times New Roman" w:hint="eastAsia"/>
          <w:rPrChange w:id="4740" w:author="zhouyou" w:date="2025-04-18T16:48:00Z">
            <w:rPr>
              <w:rFonts w:ascii="仿宋" w:hAnsi="仿宋" w:hint="eastAsia"/>
            </w:rPr>
          </w:rPrChange>
        </w:rPr>
        <w:t>。</w:t>
      </w:r>
    </w:p>
    <w:p w14:paraId="3AFDC47C" w14:textId="77777777" w:rsidR="00500E4B" w:rsidRPr="00193049" w:rsidRDefault="00500E4B">
      <w:pPr>
        <w:pStyle w:val="a7"/>
        <w:keepNext/>
        <w:spacing w:before="571" w:after="190"/>
        <w:ind w:firstLineChars="0" w:firstLine="0"/>
        <w:rPr>
          <w:rPrChange w:id="4741" w:author="zhouyou" w:date="2025-04-18T16:48:00Z">
            <w:rPr>
              <w:rFonts w:ascii="仿宋" w:hAnsi="仿宋"/>
            </w:rPr>
          </w:rPrChange>
        </w:rPr>
        <w:pPrChange w:id="4742" w:author="zhouyou" w:date="2025-04-18T17:01:00Z">
          <w:pPr>
            <w:pStyle w:val="a7"/>
            <w:keepNext/>
            <w:spacing w:before="571" w:after="190"/>
            <w:ind w:firstLine="560"/>
          </w:pPr>
        </w:pPrChange>
      </w:pPr>
      <w:r w:rsidRPr="00193049">
        <w:rPr>
          <w:noProof/>
          <w:sz w:val="28"/>
          <w:szCs w:val="28"/>
          <w:rPrChange w:id="4743" w:author="zhouyou" w:date="2025-04-18T16:48:00Z">
            <w:rPr>
              <w:rFonts w:ascii="仿宋" w:hAnsi="仿宋"/>
              <w:noProof/>
              <w:sz w:val="28"/>
              <w:szCs w:val="28"/>
            </w:rPr>
          </w:rPrChange>
        </w:rPr>
        <w:lastRenderedPageBreak/>
        <w:drawing>
          <wp:inline distT="0" distB="0" distL="0" distR="0" wp14:anchorId="0FA94487" wp14:editId="6399595F">
            <wp:extent cx="5144494" cy="3258415"/>
            <wp:effectExtent l="0" t="0" r="0" b="0"/>
            <wp:docPr id="50" name="图片 135877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pic:cNvPicPr>
                      <a:picLocks noChangeAspect="1" noChangeArrowheads="1"/>
                    </pic:cNvPicPr>
                  </pic:nvPicPr>
                  <pic:blipFill>
                    <a:blip r:embed="rId43" cstate="print"/>
                    <a:srcRect/>
                    <a:stretch>
                      <a:fillRect/>
                    </a:stretch>
                  </pic:blipFill>
                  <pic:spPr>
                    <a:xfrm>
                      <a:off x="0" y="0"/>
                      <a:ext cx="5199454" cy="3293225"/>
                    </a:xfrm>
                    <a:prstGeom prst="rect">
                      <a:avLst/>
                    </a:prstGeom>
                    <a:noFill/>
                  </pic:spPr>
                </pic:pic>
              </a:graphicData>
            </a:graphic>
          </wp:inline>
        </w:drawing>
      </w:r>
    </w:p>
    <w:p w14:paraId="34679553" w14:textId="0AF93C9E" w:rsidR="00500E4B" w:rsidRPr="00193049" w:rsidRDefault="00500E4B">
      <w:pPr>
        <w:pStyle w:val="af3"/>
        <w:spacing w:before="120" w:after="120"/>
        <w:ind w:firstLine="480"/>
        <w:rPr>
          <w:rFonts w:cs="Times New Roman"/>
          <w:rPrChange w:id="4744" w:author="zhouyou" w:date="2025-04-18T16:48:00Z">
            <w:rPr>
              <w:rFonts w:ascii="仿宋" w:hAnsi="仿宋"/>
            </w:rPr>
          </w:rPrChange>
        </w:rPr>
        <w:pPrChange w:id="4745" w:author="zhouyou" w:date="2025-04-18T17:02:00Z">
          <w:pPr>
            <w:pStyle w:val="af3"/>
            <w:spacing w:before="571" w:after="190"/>
            <w:ind w:firstLine="480"/>
          </w:pPr>
        </w:pPrChange>
      </w:pPr>
      <w:r w:rsidRPr="00193049">
        <w:rPr>
          <w:rFonts w:cs="Times New Roman" w:hint="eastAsia"/>
          <w:rPrChange w:id="4746" w:author="zhouyou" w:date="2025-04-18T16:48:00Z">
            <w:rPr>
              <w:rFonts w:ascii="仿宋" w:hAnsi="仿宋" w:hint="eastAsia"/>
            </w:rPr>
          </w:rPrChange>
        </w:rPr>
        <w:t>图</w:t>
      </w:r>
      <w:r w:rsidRPr="00193049">
        <w:rPr>
          <w:rFonts w:cs="Times New Roman"/>
          <w:rPrChange w:id="4747" w:author="zhouyou" w:date="2025-04-18T16:48:00Z">
            <w:rPr>
              <w:rFonts w:ascii="仿宋" w:hAnsi="仿宋"/>
            </w:rPr>
          </w:rPrChange>
        </w:rPr>
        <w:t>5.</w:t>
      </w:r>
      <w:r w:rsidRPr="00193049">
        <w:rPr>
          <w:rFonts w:cs="Times New Roman"/>
          <w:rPrChange w:id="4748" w:author="zhouyou" w:date="2025-04-18T16:48:00Z">
            <w:rPr>
              <w:rFonts w:ascii="仿宋" w:hAnsi="仿宋"/>
            </w:rPr>
          </w:rPrChange>
        </w:rPr>
        <w:fldChar w:fldCharType="begin"/>
      </w:r>
      <w:r w:rsidRPr="00193049">
        <w:rPr>
          <w:rFonts w:cs="Times New Roman"/>
          <w:rPrChange w:id="4749" w:author="zhouyou" w:date="2025-04-18T16:48:00Z">
            <w:rPr>
              <w:rFonts w:ascii="仿宋" w:hAnsi="仿宋"/>
            </w:rPr>
          </w:rPrChange>
        </w:rPr>
        <w:instrText xml:space="preserve"> SEQ </w:instrText>
      </w:r>
      <w:r w:rsidRPr="00193049">
        <w:rPr>
          <w:rFonts w:cs="Times New Roman" w:hint="eastAsia"/>
          <w:rPrChange w:id="4750" w:author="zhouyou" w:date="2025-04-18T16:48:00Z">
            <w:rPr>
              <w:rFonts w:ascii="仿宋" w:hAnsi="仿宋" w:hint="eastAsia"/>
            </w:rPr>
          </w:rPrChange>
        </w:rPr>
        <w:instrText>图</w:instrText>
      </w:r>
      <w:r w:rsidRPr="00193049">
        <w:rPr>
          <w:rFonts w:cs="Times New Roman"/>
          <w:rPrChange w:id="4751" w:author="zhouyou" w:date="2025-04-18T16:48:00Z">
            <w:rPr>
              <w:rFonts w:ascii="仿宋" w:hAnsi="仿宋"/>
            </w:rPr>
          </w:rPrChange>
        </w:rPr>
        <w:instrText xml:space="preserve">5. \* ARABIC </w:instrText>
      </w:r>
      <w:r w:rsidRPr="00193049">
        <w:rPr>
          <w:rFonts w:cs="Times New Roman"/>
          <w:rPrChange w:id="4752" w:author="zhouyou" w:date="2025-04-18T16:48:00Z">
            <w:rPr>
              <w:rFonts w:ascii="仿宋" w:hAnsi="仿宋"/>
            </w:rPr>
          </w:rPrChange>
        </w:rPr>
        <w:fldChar w:fldCharType="separate"/>
      </w:r>
      <w:r w:rsidRPr="00193049">
        <w:rPr>
          <w:rFonts w:cs="Times New Roman"/>
          <w:noProof/>
          <w:rPrChange w:id="4753" w:author="zhouyou" w:date="2025-04-18T16:48:00Z">
            <w:rPr>
              <w:rFonts w:ascii="仿宋" w:hAnsi="仿宋"/>
              <w:noProof/>
            </w:rPr>
          </w:rPrChange>
        </w:rPr>
        <w:t>1</w:t>
      </w:r>
      <w:r w:rsidRPr="00193049">
        <w:rPr>
          <w:rFonts w:cs="Times New Roman"/>
          <w:rPrChange w:id="4754" w:author="zhouyou" w:date="2025-04-18T16:48:00Z">
            <w:rPr>
              <w:rFonts w:ascii="仿宋" w:hAnsi="仿宋"/>
            </w:rPr>
          </w:rPrChange>
        </w:rPr>
        <w:fldChar w:fldCharType="end"/>
      </w:r>
      <w:r w:rsidRPr="00193049">
        <w:rPr>
          <w:rFonts w:cs="Times New Roman"/>
          <w:rPrChange w:id="4755" w:author="zhouyou" w:date="2025-04-18T16:48:00Z">
            <w:rPr>
              <w:rFonts w:ascii="仿宋" w:hAnsi="仿宋"/>
            </w:rPr>
          </w:rPrChange>
        </w:rPr>
        <w:t xml:space="preserve"> </w:t>
      </w:r>
      <w:r w:rsidRPr="00193049">
        <w:rPr>
          <w:rFonts w:cs="Times New Roman" w:hint="eastAsia"/>
          <w:rPrChange w:id="4756" w:author="zhouyou" w:date="2025-04-18T16:48:00Z">
            <w:rPr>
              <w:rFonts w:ascii="仿宋" w:hAnsi="仿宋" w:hint="eastAsia"/>
            </w:rPr>
          </w:rPrChange>
        </w:rPr>
        <w:t>命名空间管理与元数据查询数据</w:t>
      </w:r>
      <w:r w:rsidR="00D20874" w:rsidRPr="00193049">
        <w:rPr>
          <w:rFonts w:cs="Times New Roman" w:hint="eastAsia"/>
          <w:rPrChange w:id="4757" w:author="zhouyou" w:date="2025-04-18T16:48:00Z">
            <w:rPr>
              <w:rFonts w:ascii="仿宋" w:hAnsi="仿宋" w:hint="eastAsia"/>
            </w:rPr>
          </w:rPrChange>
        </w:rPr>
        <w:t>过程</w:t>
      </w:r>
      <w:r w:rsidRPr="00193049">
        <w:rPr>
          <w:rFonts w:cs="Times New Roman" w:hint="eastAsia"/>
          <w:rPrChange w:id="4758" w:author="zhouyou" w:date="2025-04-18T16:48:00Z">
            <w:rPr>
              <w:rFonts w:ascii="仿宋" w:hAnsi="仿宋" w:hint="eastAsia"/>
            </w:rPr>
          </w:rPrChange>
        </w:rPr>
        <w:t>示意图</w:t>
      </w:r>
    </w:p>
    <w:p w14:paraId="04D8678C" w14:textId="77777777" w:rsidR="00500E4B" w:rsidRPr="00193049" w:rsidRDefault="00500E4B">
      <w:pPr>
        <w:ind w:firstLine="560"/>
        <w:jc w:val="both"/>
        <w:rPr>
          <w:rFonts w:cs="Times New Roman"/>
          <w:rPrChange w:id="4759" w:author="zhouyou" w:date="2025-04-18T16:48:00Z">
            <w:rPr/>
          </w:rPrChange>
        </w:rPr>
        <w:pPrChange w:id="4760" w:author="zhouyou" w:date="2025-04-18T16:45:00Z">
          <w:pPr>
            <w:ind w:firstLine="560"/>
          </w:pPr>
        </w:pPrChange>
      </w:pPr>
      <w:r w:rsidRPr="00885D23">
        <w:rPr>
          <w:rFonts w:cs="Times New Roman" w:hint="eastAsia"/>
        </w:rPr>
        <w:t>本课题进行第三方测试，并出具标准测试报告。</w:t>
      </w:r>
    </w:p>
    <w:p w14:paraId="7D0929E4" w14:textId="77777777" w:rsidR="00500E4B" w:rsidRPr="00193049" w:rsidRDefault="00500E4B">
      <w:pPr>
        <w:ind w:firstLine="560"/>
        <w:jc w:val="both"/>
        <w:rPr>
          <w:rFonts w:cs="Times New Roman"/>
          <w:rPrChange w:id="4761" w:author="zhouyou" w:date="2025-04-18T16:48:00Z">
            <w:rPr/>
          </w:rPrChange>
        </w:rPr>
        <w:pPrChange w:id="4762" w:author="zhouyou" w:date="2025-04-18T16:45:00Z">
          <w:pPr>
            <w:ind w:firstLine="560"/>
          </w:pPr>
        </w:pPrChange>
      </w:pPr>
      <w:r w:rsidRPr="00193049">
        <w:rPr>
          <w:rFonts w:cs="Times New Roman" w:hint="eastAsia"/>
          <w:rPrChange w:id="4763" w:author="zhouyou" w:date="2025-04-18T16:48:00Z">
            <w:rPr>
              <w:rFonts w:hint="eastAsia"/>
            </w:rPr>
          </w:rPrChange>
        </w:rPr>
        <w:t>（</w:t>
      </w:r>
      <w:r w:rsidRPr="00193049">
        <w:rPr>
          <w:rFonts w:cs="Times New Roman"/>
          <w:rPrChange w:id="4764" w:author="zhouyou" w:date="2025-04-18T16:48:00Z">
            <w:rPr/>
          </w:rPrChange>
        </w:rPr>
        <w:t>3</w:t>
      </w:r>
      <w:r w:rsidRPr="00193049">
        <w:rPr>
          <w:rFonts w:cs="Times New Roman" w:hint="eastAsia"/>
          <w:rPrChange w:id="4765" w:author="zhouyou" w:date="2025-04-18T16:48:00Z">
            <w:rPr>
              <w:rFonts w:hint="eastAsia"/>
            </w:rPr>
          </w:rPrChange>
        </w:rPr>
        <w:t>）</w:t>
      </w:r>
      <w:r w:rsidRPr="00193049">
        <w:rPr>
          <w:rFonts w:cs="Times New Roman"/>
          <w:rPrChange w:id="4766" w:author="zhouyou" w:date="2025-04-18T16:48:00Z">
            <w:rPr/>
          </w:rPrChange>
        </w:rPr>
        <w:t xml:space="preserve"> ZB </w:t>
      </w:r>
      <w:r w:rsidRPr="00193049">
        <w:rPr>
          <w:rFonts w:cs="Times New Roman" w:hint="eastAsia"/>
          <w:rPrChange w:id="4767" w:author="zhouyou" w:date="2025-04-18T16:48:00Z">
            <w:rPr>
              <w:rFonts w:hint="eastAsia"/>
            </w:rPr>
          </w:rPrChange>
        </w:rPr>
        <w:t>级数据存储能效比</w:t>
      </w:r>
    </w:p>
    <w:p w14:paraId="63990D55" w14:textId="3FF11C8D" w:rsidR="00500E4B" w:rsidRPr="00193049" w:rsidRDefault="00500E4B">
      <w:pPr>
        <w:ind w:firstLine="560"/>
        <w:jc w:val="both"/>
        <w:rPr>
          <w:rFonts w:cs="Times New Roman"/>
          <w:rPrChange w:id="4768" w:author="zhouyou" w:date="2025-04-18T16:48:00Z">
            <w:rPr/>
          </w:rPrChange>
        </w:rPr>
        <w:pPrChange w:id="4769" w:author="zhouyou" w:date="2025-04-18T17:02:00Z">
          <w:pPr>
            <w:ind w:firstLine="560"/>
          </w:pPr>
        </w:pPrChange>
      </w:pPr>
      <w:r w:rsidRPr="00193049">
        <w:rPr>
          <w:rFonts w:cs="Times New Roman"/>
          <w:rPrChange w:id="4770" w:author="zhouyou" w:date="2025-04-18T16:48:00Z">
            <w:rPr/>
          </w:rPrChange>
        </w:rPr>
        <w:t xml:space="preserve">ZB </w:t>
      </w:r>
      <w:r w:rsidRPr="00193049">
        <w:rPr>
          <w:rFonts w:cs="Times New Roman" w:hint="eastAsia"/>
          <w:rPrChange w:id="4771" w:author="zhouyou" w:date="2025-04-18T16:48:00Z">
            <w:rPr>
              <w:rFonts w:hint="eastAsia"/>
            </w:rPr>
          </w:rPrChange>
        </w:rPr>
        <w:t>级海量冷数据管理系统在保证管理能力和检索性能的前提下，提升</w:t>
      </w:r>
      <w:r w:rsidRPr="00193049">
        <w:rPr>
          <w:rFonts w:cs="Times New Roman"/>
          <w:rPrChange w:id="4772" w:author="zhouyou" w:date="2025-04-18T16:48:00Z">
            <w:rPr/>
          </w:rPrChange>
        </w:rPr>
        <w:t>ZB</w:t>
      </w:r>
      <w:r w:rsidRPr="00193049">
        <w:rPr>
          <w:rFonts w:cs="Times New Roman" w:hint="eastAsia"/>
          <w:rPrChange w:id="4773" w:author="zhouyou" w:date="2025-04-18T16:48:00Z">
            <w:rPr>
              <w:rFonts w:hint="eastAsia"/>
            </w:rPr>
          </w:rPrChange>
        </w:rPr>
        <w:t>级海量冷数据系统运行时的存储能效比（</w:t>
      </w:r>
      <w:r w:rsidRPr="00193049">
        <w:rPr>
          <w:rFonts w:cs="Times New Roman"/>
          <w:rPrChange w:id="4774" w:author="zhouyou" w:date="2025-04-18T16:48:00Z">
            <w:rPr/>
          </w:rPrChange>
        </w:rPr>
        <w:t>PB/KW</w:t>
      </w:r>
      <w:r w:rsidRPr="00193049">
        <w:rPr>
          <w:rFonts w:cs="Times New Roman" w:hint="eastAsia"/>
          <w:rPrChange w:id="4775" w:author="zhouyou" w:date="2025-04-18T16:48:00Z">
            <w:rPr>
              <w:rFonts w:hint="eastAsia"/>
            </w:rPr>
          </w:rPrChange>
        </w:rPr>
        <w:t>）。立项时，构建代表性</w:t>
      </w:r>
      <w:proofErr w:type="spellStart"/>
      <w:r w:rsidRPr="00193049">
        <w:rPr>
          <w:rFonts w:cs="Times New Roman"/>
          <w:rPrChange w:id="4776" w:author="zhouyou" w:date="2025-04-18T16:48:00Z">
            <w:rPr/>
          </w:rPrChange>
        </w:rPr>
        <w:t>CephFS</w:t>
      </w:r>
      <w:proofErr w:type="spellEnd"/>
      <w:r w:rsidRPr="00193049">
        <w:rPr>
          <w:rFonts w:cs="Times New Roman" w:hint="eastAsia"/>
          <w:rPrChange w:id="4777" w:author="zhouyou" w:date="2025-04-18T16:48:00Z">
            <w:rPr>
              <w:rFonts w:hint="eastAsia"/>
            </w:rPr>
          </w:rPrChange>
        </w:rPr>
        <w:t>存储集群单元。整体结构如</w:t>
      </w:r>
      <w:r w:rsidRPr="00885D23">
        <w:rPr>
          <w:rFonts w:cs="Times New Roman"/>
        </w:rPr>
        <w:fldChar w:fldCharType="begin"/>
      </w:r>
      <w:r w:rsidRPr="00193049">
        <w:rPr>
          <w:rFonts w:cs="Times New Roman"/>
          <w:rPrChange w:id="4778" w:author="zhouyou" w:date="2025-04-18T16:48:00Z">
            <w:rPr/>
          </w:rPrChange>
        </w:rPr>
        <w:instrText xml:space="preserve"> REF _Ref194155489 \h  \* MERGEFORMAT </w:instrText>
      </w:r>
      <w:r w:rsidRPr="00193049">
        <w:rPr>
          <w:rFonts w:cs="Times New Roman"/>
          <w:rPrChange w:id="4779" w:author="zhouyou" w:date="2025-04-18T16:48:00Z">
            <w:rPr>
              <w:rFonts w:cs="Times New Roman"/>
            </w:rPr>
          </w:rPrChange>
        </w:rPr>
      </w:r>
      <w:r w:rsidRPr="00193049">
        <w:rPr>
          <w:rFonts w:cs="Times New Roman"/>
          <w:rPrChange w:id="4780" w:author="zhouyou" w:date="2025-04-18T16:48:00Z">
            <w:rPr/>
          </w:rPrChange>
        </w:rPr>
        <w:fldChar w:fldCharType="separate"/>
      </w:r>
      <w:r w:rsidRPr="00193049">
        <w:rPr>
          <w:rFonts w:cs="Times New Roman" w:hint="eastAsia"/>
          <w:rPrChange w:id="4781" w:author="zhouyou" w:date="2025-04-18T16:48:00Z">
            <w:rPr>
              <w:rFonts w:hint="eastAsia"/>
            </w:rPr>
          </w:rPrChange>
        </w:rPr>
        <w:t>图</w:t>
      </w:r>
      <w:r w:rsidRPr="00193049">
        <w:rPr>
          <w:rFonts w:cs="Times New Roman"/>
          <w:rPrChange w:id="4782" w:author="zhouyou" w:date="2025-04-18T16:48:00Z">
            <w:rPr/>
          </w:rPrChange>
        </w:rPr>
        <w:t xml:space="preserve">5. </w:t>
      </w:r>
      <w:r w:rsidRPr="00193049">
        <w:rPr>
          <w:rFonts w:cs="Times New Roman"/>
          <w:noProof/>
          <w:rPrChange w:id="4783" w:author="zhouyou" w:date="2025-04-18T16:48:00Z">
            <w:rPr>
              <w:noProof/>
            </w:rPr>
          </w:rPrChange>
        </w:rPr>
        <w:t>2</w:t>
      </w:r>
      <w:r w:rsidRPr="00193049">
        <w:rPr>
          <w:rFonts w:cs="Times New Roman"/>
          <w:rPrChange w:id="4784" w:author="zhouyou" w:date="2025-04-18T16:48:00Z">
            <w:rPr/>
          </w:rPrChange>
        </w:rPr>
        <w:fldChar w:fldCharType="end"/>
      </w:r>
      <w:r w:rsidRPr="00885D23">
        <w:rPr>
          <w:rFonts w:cs="Times New Roman" w:hint="eastAsia"/>
        </w:rPr>
        <w:t>中现有</w:t>
      </w:r>
      <w:proofErr w:type="spellStart"/>
      <w:r w:rsidRPr="00193049">
        <w:rPr>
          <w:rFonts w:cs="Times New Roman"/>
          <w:rPrChange w:id="4785" w:author="zhouyou" w:date="2025-04-18T16:48:00Z">
            <w:rPr/>
          </w:rPrChange>
        </w:rPr>
        <w:t>Ceph</w:t>
      </w:r>
      <w:proofErr w:type="spellEnd"/>
      <w:r w:rsidRPr="00193049">
        <w:rPr>
          <w:rFonts w:cs="Times New Roman" w:hint="eastAsia"/>
          <w:rPrChange w:id="4786" w:author="zhouyou" w:date="2025-04-18T16:48:00Z">
            <w:rPr>
              <w:rFonts w:hint="eastAsia"/>
            </w:rPr>
          </w:rPrChange>
        </w:rPr>
        <w:t>数据中心部分所示，通过多个</w:t>
      </w:r>
      <w:proofErr w:type="spellStart"/>
      <w:r w:rsidRPr="00193049">
        <w:rPr>
          <w:rFonts w:cs="Times New Roman"/>
          <w:rPrChange w:id="4787" w:author="zhouyou" w:date="2025-04-18T16:48:00Z">
            <w:rPr/>
          </w:rPrChange>
        </w:rPr>
        <w:t>Ceph</w:t>
      </w:r>
      <w:proofErr w:type="spellEnd"/>
      <w:r w:rsidRPr="00193049">
        <w:rPr>
          <w:rFonts w:cs="Times New Roman" w:hint="eastAsia"/>
          <w:rPrChange w:id="4788" w:author="zhouyou" w:date="2025-04-18T16:48:00Z">
            <w:rPr>
              <w:rFonts w:hint="eastAsia"/>
            </w:rPr>
          </w:rPrChange>
        </w:rPr>
        <w:t>存储节点共同构成</w:t>
      </w:r>
      <w:proofErr w:type="spellStart"/>
      <w:r w:rsidRPr="00193049">
        <w:rPr>
          <w:rFonts w:cs="Times New Roman"/>
          <w:rPrChange w:id="4789" w:author="zhouyou" w:date="2025-04-18T16:48:00Z">
            <w:rPr/>
          </w:rPrChange>
        </w:rPr>
        <w:t>CephFS</w:t>
      </w:r>
      <w:proofErr w:type="spellEnd"/>
      <w:r w:rsidRPr="00193049">
        <w:rPr>
          <w:rFonts w:cs="Times New Roman" w:hint="eastAsia"/>
          <w:rPrChange w:id="4790" w:author="zhouyou" w:date="2025-04-18T16:48:00Z">
            <w:rPr>
              <w:rFonts w:hint="eastAsia"/>
            </w:rPr>
          </w:rPrChange>
        </w:rPr>
        <w:t>存储集群单元——存储节点组，实际测试一个存储节点组的总存储空间和工作功率得到现有能效比。由于</w:t>
      </w:r>
      <w:proofErr w:type="spellStart"/>
      <w:r w:rsidRPr="00193049">
        <w:rPr>
          <w:rFonts w:cs="Times New Roman"/>
          <w:rPrChange w:id="4791" w:author="zhouyou" w:date="2025-04-18T16:48:00Z">
            <w:rPr/>
          </w:rPrChange>
        </w:rPr>
        <w:t>Ceph</w:t>
      </w:r>
      <w:proofErr w:type="spellEnd"/>
      <w:r w:rsidRPr="00193049">
        <w:rPr>
          <w:rFonts w:cs="Times New Roman" w:hint="eastAsia"/>
          <w:rPrChange w:id="4792" w:author="zhouyou" w:date="2025-04-18T16:48:00Z">
            <w:rPr>
              <w:rFonts w:hint="eastAsia"/>
            </w:rPr>
          </w:rPrChange>
        </w:rPr>
        <w:t>良好的拓展性，</w:t>
      </w:r>
      <w:r w:rsidR="00D20874" w:rsidRPr="00193049">
        <w:rPr>
          <w:rFonts w:cs="Times New Roman" w:hint="eastAsia"/>
          <w:rPrChange w:id="4793" w:author="zhouyou" w:date="2025-04-18T16:48:00Z">
            <w:rPr>
              <w:rFonts w:hint="eastAsia"/>
            </w:rPr>
          </w:rPrChange>
        </w:rPr>
        <w:t>理论上</w:t>
      </w:r>
      <w:r w:rsidRPr="00193049">
        <w:rPr>
          <w:rFonts w:cs="Times New Roman" w:hint="eastAsia"/>
          <w:rPrChange w:id="4794" w:author="zhouyou" w:date="2025-04-18T16:48:00Z">
            <w:rPr>
              <w:rFonts w:hint="eastAsia"/>
            </w:rPr>
          </w:rPrChange>
        </w:rPr>
        <w:t>可通过横向线性扩展存储节点组，使数据中心存储容量达到</w:t>
      </w:r>
      <w:r w:rsidRPr="00193049">
        <w:rPr>
          <w:rFonts w:cs="Times New Roman"/>
          <w:rPrChange w:id="4795" w:author="zhouyou" w:date="2025-04-18T16:48:00Z">
            <w:rPr/>
          </w:rPrChange>
        </w:rPr>
        <w:t>ZB</w:t>
      </w:r>
      <w:r w:rsidRPr="00193049">
        <w:rPr>
          <w:rFonts w:cs="Times New Roman" w:hint="eastAsia"/>
          <w:rPrChange w:id="4796" w:author="zhouyou" w:date="2025-04-18T16:48:00Z">
            <w:rPr>
              <w:rFonts w:hint="eastAsia"/>
            </w:rPr>
          </w:rPrChange>
        </w:rPr>
        <w:t>规模，</w:t>
      </w:r>
      <w:r w:rsidR="00D20874" w:rsidRPr="00193049">
        <w:rPr>
          <w:rFonts w:cs="Times New Roman" w:hint="eastAsia"/>
          <w:rPrChange w:id="4797" w:author="zhouyou" w:date="2025-04-18T16:48:00Z">
            <w:rPr>
              <w:rFonts w:hint="eastAsia"/>
            </w:rPr>
          </w:rPrChange>
        </w:rPr>
        <w:t>因此</w:t>
      </w:r>
      <w:r w:rsidRPr="00193049">
        <w:rPr>
          <w:rFonts w:cs="Times New Roman" w:hint="eastAsia"/>
          <w:rPrChange w:id="4798" w:author="zhouyou" w:date="2025-04-18T16:48:00Z">
            <w:rPr>
              <w:rFonts w:hint="eastAsia"/>
            </w:rPr>
          </w:rPrChange>
        </w:rPr>
        <w:t>根据存储节点组的能效比推得存储</w:t>
      </w:r>
      <w:r w:rsidRPr="00193049">
        <w:rPr>
          <w:rFonts w:cs="Times New Roman"/>
          <w:rPrChange w:id="4799" w:author="zhouyou" w:date="2025-04-18T16:48:00Z">
            <w:rPr/>
          </w:rPrChange>
        </w:rPr>
        <w:t>ZB</w:t>
      </w:r>
      <w:r w:rsidRPr="00193049">
        <w:rPr>
          <w:rFonts w:cs="Times New Roman" w:hint="eastAsia"/>
          <w:rPrChange w:id="4800" w:author="zhouyou" w:date="2025-04-18T16:48:00Z">
            <w:rPr>
              <w:rFonts w:hint="eastAsia"/>
            </w:rPr>
          </w:rPrChange>
        </w:rPr>
        <w:t>数据规模时</w:t>
      </w:r>
      <w:proofErr w:type="spellStart"/>
      <w:r w:rsidRPr="00193049">
        <w:rPr>
          <w:rFonts w:cs="Times New Roman"/>
          <w:rPrChange w:id="4801" w:author="zhouyou" w:date="2025-04-18T16:48:00Z">
            <w:rPr/>
          </w:rPrChange>
        </w:rPr>
        <w:t>CephFS</w:t>
      </w:r>
      <w:proofErr w:type="spellEnd"/>
      <w:r w:rsidRPr="00193049">
        <w:rPr>
          <w:rFonts w:cs="Times New Roman" w:hint="eastAsia"/>
          <w:rPrChange w:id="4802" w:author="zhouyou" w:date="2025-04-18T16:48:00Z">
            <w:rPr>
              <w:rFonts w:hint="eastAsia"/>
            </w:rPr>
          </w:rPrChange>
        </w:rPr>
        <w:t>系统的存储能效指标。设计采用新型光盘的高效</w:t>
      </w:r>
      <w:proofErr w:type="gramStart"/>
      <w:r w:rsidRPr="00193049">
        <w:rPr>
          <w:rFonts w:cs="Times New Roman" w:hint="eastAsia"/>
          <w:rPrChange w:id="4803" w:author="zhouyou" w:date="2025-04-18T16:48:00Z">
            <w:rPr>
              <w:rFonts w:hint="eastAsia"/>
            </w:rPr>
          </w:rPrChange>
        </w:rPr>
        <w:t>冷数据</w:t>
      </w:r>
      <w:proofErr w:type="gramEnd"/>
      <w:r w:rsidRPr="00193049">
        <w:rPr>
          <w:rFonts w:cs="Times New Roman" w:hint="eastAsia"/>
          <w:rPrChange w:id="4804" w:author="zhouyou" w:date="2025-04-18T16:48:00Z">
            <w:rPr>
              <w:rFonts w:hint="eastAsia"/>
            </w:rPr>
          </w:rPrChange>
        </w:rPr>
        <w:t>存储集群系统，构</w:t>
      </w:r>
      <w:r w:rsidRPr="00193049">
        <w:rPr>
          <w:rFonts w:cs="Times New Roman" w:hint="eastAsia"/>
          <w:rPrChange w:id="4805" w:author="zhouyou" w:date="2025-04-18T16:48:00Z">
            <w:rPr>
              <w:rFonts w:hint="eastAsia"/>
            </w:rPr>
          </w:rPrChange>
        </w:rPr>
        <w:lastRenderedPageBreak/>
        <w:t>建高效</w:t>
      </w:r>
      <w:proofErr w:type="gramStart"/>
      <w:r w:rsidRPr="00193049">
        <w:rPr>
          <w:rFonts w:cs="Times New Roman" w:hint="eastAsia"/>
          <w:rPrChange w:id="4806" w:author="zhouyou" w:date="2025-04-18T16:48:00Z">
            <w:rPr>
              <w:rFonts w:hint="eastAsia"/>
            </w:rPr>
          </w:rPrChange>
        </w:rPr>
        <w:t>冷数据</w:t>
      </w:r>
      <w:proofErr w:type="gramEnd"/>
      <w:r w:rsidRPr="00193049">
        <w:rPr>
          <w:rFonts w:cs="Times New Roman" w:hint="eastAsia"/>
          <w:rPrChange w:id="4807" w:author="zhouyou" w:date="2025-04-18T16:48:00Z">
            <w:rPr>
              <w:rFonts w:hint="eastAsia"/>
            </w:rPr>
          </w:rPrChange>
        </w:rPr>
        <w:t>存储集群单元。整体结构如</w:t>
      </w:r>
      <w:r w:rsidRPr="00885D23">
        <w:rPr>
          <w:rFonts w:cs="Times New Roman"/>
        </w:rPr>
        <w:fldChar w:fldCharType="begin"/>
      </w:r>
      <w:r w:rsidRPr="00193049">
        <w:rPr>
          <w:rFonts w:cs="Times New Roman"/>
          <w:rPrChange w:id="4808" w:author="zhouyou" w:date="2025-04-18T16:48:00Z">
            <w:rPr/>
          </w:rPrChange>
        </w:rPr>
        <w:instrText xml:space="preserve"> REF _Ref194155489 \h  \* MERGEFORMAT </w:instrText>
      </w:r>
      <w:r w:rsidRPr="00193049">
        <w:rPr>
          <w:rFonts w:cs="Times New Roman"/>
          <w:rPrChange w:id="4809" w:author="zhouyou" w:date="2025-04-18T16:48:00Z">
            <w:rPr>
              <w:rFonts w:cs="Times New Roman"/>
            </w:rPr>
          </w:rPrChange>
        </w:rPr>
      </w:r>
      <w:r w:rsidRPr="00193049">
        <w:rPr>
          <w:rFonts w:cs="Times New Roman"/>
          <w:rPrChange w:id="4810" w:author="zhouyou" w:date="2025-04-18T16:48:00Z">
            <w:rPr/>
          </w:rPrChange>
        </w:rPr>
        <w:fldChar w:fldCharType="separate"/>
      </w:r>
      <w:r w:rsidRPr="00193049">
        <w:rPr>
          <w:rFonts w:cs="Times New Roman" w:hint="eastAsia"/>
          <w:rPrChange w:id="4811" w:author="zhouyou" w:date="2025-04-18T16:48:00Z">
            <w:rPr>
              <w:rFonts w:hint="eastAsia"/>
            </w:rPr>
          </w:rPrChange>
        </w:rPr>
        <w:t>图</w:t>
      </w:r>
      <w:r w:rsidRPr="00193049">
        <w:rPr>
          <w:rFonts w:cs="Times New Roman"/>
          <w:rPrChange w:id="4812" w:author="zhouyou" w:date="2025-04-18T16:48:00Z">
            <w:rPr/>
          </w:rPrChange>
        </w:rPr>
        <w:t xml:space="preserve">5. </w:t>
      </w:r>
      <w:r w:rsidRPr="00193049">
        <w:rPr>
          <w:rFonts w:cs="Times New Roman"/>
          <w:noProof/>
          <w:rPrChange w:id="4813" w:author="zhouyou" w:date="2025-04-18T16:48:00Z">
            <w:rPr>
              <w:noProof/>
            </w:rPr>
          </w:rPrChange>
        </w:rPr>
        <w:t>2</w:t>
      </w:r>
      <w:r w:rsidRPr="00193049">
        <w:rPr>
          <w:rFonts w:cs="Times New Roman"/>
          <w:rPrChange w:id="4814" w:author="zhouyou" w:date="2025-04-18T16:48:00Z">
            <w:rPr/>
          </w:rPrChange>
        </w:rPr>
        <w:fldChar w:fldCharType="end"/>
      </w:r>
      <w:r w:rsidRPr="00885D23">
        <w:rPr>
          <w:rFonts w:cs="Times New Roman" w:hint="eastAsia"/>
        </w:rPr>
        <w:t>中</w:t>
      </w:r>
      <w:r w:rsidRPr="00193049">
        <w:rPr>
          <w:rFonts w:cs="Times New Roman"/>
          <w:rPrChange w:id="4815" w:author="zhouyou" w:date="2025-04-18T16:48:00Z">
            <w:rPr/>
          </w:rPrChange>
        </w:rPr>
        <w:t xml:space="preserve"> ZB</w:t>
      </w:r>
      <w:proofErr w:type="gramStart"/>
      <w:r w:rsidRPr="00193049">
        <w:rPr>
          <w:rFonts w:cs="Times New Roman" w:hint="eastAsia"/>
          <w:rPrChange w:id="4816" w:author="zhouyou" w:date="2025-04-18T16:48:00Z">
            <w:rPr>
              <w:rFonts w:hint="eastAsia"/>
            </w:rPr>
          </w:rPrChange>
        </w:rPr>
        <w:t>级冷数据</w:t>
      </w:r>
      <w:proofErr w:type="gramEnd"/>
      <w:r w:rsidRPr="00193049">
        <w:rPr>
          <w:rFonts w:cs="Times New Roman" w:hint="eastAsia"/>
          <w:rPrChange w:id="4817" w:author="zhouyou" w:date="2025-04-18T16:48:00Z">
            <w:rPr>
              <w:rFonts w:hint="eastAsia"/>
            </w:rPr>
          </w:rPrChange>
        </w:rPr>
        <w:t>存储中心</w:t>
      </w:r>
      <w:r w:rsidRPr="00193049">
        <w:rPr>
          <w:rFonts w:cs="Times New Roman"/>
          <w:rPrChange w:id="4818" w:author="zhouyou" w:date="2025-04-18T16:48:00Z">
            <w:rPr/>
          </w:rPrChange>
        </w:rPr>
        <w:t xml:space="preserve"> </w:t>
      </w:r>
      <w:r w:rsidRPr="00193049">
        <w:rPr>
          <w:rFonts w:cs="Times New Roman" w:hint="eastAsia"/>
          <w:rPrChange w:id="4819" w:author="zhouyou" w:date="2025-04-18T16:48:00Z">
            <w:rPr>
              <w:rFonts w:hint="eastAsia"/>
            </w:rPr>
          </w:rPrChange>
        </w:rPr>
        <w:t>部分所示，高效</w:t>
      </w:r>
      <w:proofErr w:type="gramStart"/>
      <w:r w:rsidRPr="00193049">
        <w:rPr>
          <w:rFonts w:cs="Times New Roman" w:hint="eastAsia"/>
          <w:rPrChange w:id="4820" w:author="zhouyou" w:date="2025-04-18T16:48:00Z">
            <w:rPr>
              <w:rFonts w:hint="eastAsia"/>
            </w:rPr>
          </w:rPrChange>
        </w:rPr>
        <w:t>冷数据</w:t>
      </w:r>
      <w:proofErr w:type="gramEnd"/>
      <w:r w:rsidRPr="00193049">
        <w:rPr>
          <w:rFonts w:cs="Times New Roman" w:hint="eastAsia"/>
          <w:rPrChange w:id="4821" w:author="zhouyou" w:date="2025-04-18T16:48:00Z">
            <w:rPr>
              <w:rFonts w:hint="eastAsia"/>
            </w:rPr>
          </w:rPrChange>
        </w:rPr>
        <w:t>存储集群单元同样是存储节点组，节点组中以光盘节点为主，提供更大的存储空间以及更低的工作功率；根据性能需求，存储节点组中可选择性增加磁电存储节点以提供更高的读写性能。</w:t>
      </w:r>
      <w:proofErr w:type="gramStart"/>
      <w:r w:rsidRPr="00193049">
        <w:rPr>
          <w:rFonts w:cs="Times New Roman" w:hint="eastAsia"/>
          <w:rPrChange w:id="4822" w:author="zhouyou" w:date="2025-04-18T16:48:00Z">
            <w:rPr>
              <w:rFonts w:hint="eastAsia"/>
            </w:rPr>
          </w:rPrChange>
        </w:rPr>
        <w:t>结项时</w:t>
      </w:r>
      <w:proofErr w:type="gramEnd"/>
      <w:r w:rsidRPr="00193049">
        <w:rPr>
          <w:rFonts w:cs="Times New Roman" w:hint="eastAsia"/>
          <w:rPrChange w:id="4823" w:author="zhouyou" w:date="2025-04-18T16:48:00Z">
            <w:rPr>
              <w:rFonts w:hint="eastAsia"/>
            </w:rPr>
          </w:rPrChange>
        </w:rPr>
        <w:t>实际测试一个存储节点组的总存储空间和工作功率，</w:t>
      </w:r>
      <w:r w:rsidR="00D20874" w:rsidRPr="00193049">
        <w:rPr>
          <w:rFonts w:cs="Times New Roman" w:hint="eastAsia"/>
          <w:rPrChange w:id="4824" w:author="zhouyou" w:date="2025-04-18T16:48:00Z">
            <w:rPr>
              <w:rFonts w:hint="eastAsia"/>
            </w:rPr>
          </w:rPrChange>
        </w:rPr>
        <w:t>通过</w:t>
      </w:r>
      <w:r w:rsidRPr="00193049">
        <w:rPr>
          <w:rFonts w:cs="Times New Roman" w:hint="eastAsia"/>
          <w:rPrChange w:id="4825" w:author="zhouyou" w:date="2025-04-18T16:48:00Z">
            <w:rPr>
              <w:rFonts w:hint="eastAsia"/>
            </w:rPr>
          </w:rPrChange>
        </w:rPr>
        <w:t>线性外推得到存储</w:t>
      </w:r>
      <w:r w:rsidRPr="00193049">
        <w:rPr>
          <w:rFonts w:cs="Times New Roman"/>
          <w:rPrChange w:id="4826" w:author="zhouyou" w:date="2025-04-18T16:48:00Z">
            <w:rPr/>
          </w:rPrChange>
        </w:rPr>
        <w:t>ZB</w:t>
      </w:r>
      <w:r w:rsidRPr="00193049">
        <w:rPr>
          <w:rFonts w:cs="Times New Roman" w:hint="eastAsia"/>
          <w:rPrChange w:id="4827" w:author="zhouyou" w:date="2025-04-18T16:48:00Z">
            <w:rPr>
              <w:rFonts w:hint="eastAsia"/>
            </w:rPr>
          </w:rPrChange>
        </w:rPr>
        <w:t>数据规模时高效</w:t>
      </w:r>
      <w:proofErr w:type="gramStart"/>
      <w:r w:rsidRPr="00193049">
        <w:rPr>
          <w:rFonts w:cs="Times New Roman" w:hint="eastAsia"/>
          <w:rPrChange w:id="4828" w:author="zhouyou" w:date="2025-04-18T16:48:00Z">
            <w:rPr>
              <w:rFonts w:hint="eastAsia"/>
            </w:rPr>
          </w:rPrChange>
        </w:rPr>
        <w:t>冷数据</w:t>
      </w:r>
      <w:proofErr w:type="gramEnd"/>
      <w:r w:rsidRPr="00193049">
        <w:rPr>
          <w:rFonts w:cs="Times New Roman" w:hint="eastAsia"/>
          <w:rPrChange w:id="4829" w:author="zhouyou" w:date="2025-04-18T16:48:00Z">
            <w:rPr>
              <w:rFonts w:hint="eastAsia"/>
            </w:rPr>
          </w:rPrChange>
        </w:rPr>
        <w:t>存储系统的存储能效指标。对比两者测算整体能效比指标。本课题进行第三方测试，并出具标准测试报告。</w:t>
      </w:r>
    </w:p>
    <w:p w14:paraId="01A15950" w14:textId="77777777" w:rsidR="00500E4B" w:rsidRPr="00193049" w:rsidRDefault="00500E4B">
      <w:pPr>
        <w:keepNext/>
        <w:spacing w:before="120" w:after="120"/>
        <w:ind w:firstLineChars="0" w:firstLine="0"/>
        <w:jc w:val="center"/>
        <w:rPr>
          <w:rFonts w:cs="Times New Roman"/>
          <w:rPrChange w:id="4830" w:author="zhouyou" w:date="2025-04-18T16:48:00Z">
            <w:rPr>
              <w:rFonts w:ascii="仿宋" w:hAnsi="仿宋"/>
            </w:rPr>
          </w:rPrChange>
        </w:rPr>
        <w:pPrChange w:id="4831" w:author="zhouyou" w:date="2025-04-18T17:02:00Z">
          <w:pPr>
            <w:keepNext/>
            <w:spacing w:before="571" w:after="190"/>
            <w:ind w:firstLine="480"/>
          </w:pPr>
        </w:pPrChange>
      </w:pPr>
      <w:r w:rsidRPr="00193049">
        <w:rPr>
          <w:rFonts w:cs="Times New Roman"/>
          <w:bCs/>
          <w:noProof/>
          <w:sz w:val="24"/>
          <w:rPrChange w:id="4832" w:author="zhouyou" w:date="2025-04-18T16:48:00Z">
            <w:rPr>
              <w:rFonts w:ascii="仿宋" w:hAnsi="仿宋" w:cs="宋体"/>
              <w:bCs/>
              <w:noProof/>
              <w:sz w:val="24"/>
            </w:rPr>
          </w:rPrChange>
        </w:rPr>
        <w:drawing>
          <wp:inline distT="0" distB="0" distL="0" distR="0" wp14:anchorId="5AB340E6" wp14:editId="29CD9717">
            <wp:extent cx="5274310" cy="3244171"/>
            <wp:effectExtent l="0" t="0" r="0" b="0"/>
            <wp:docPr id="53"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7"/>
                    <pic:cNvPicPr>
                      <a:picLocks noChangeAspect="1" noChangeArrowheads="1"/>
                    </pic:cNvPicPr>
                  </pic:nvPicPr>
                  <pic:blipFill>
                    <a:blip r:embed="rId44" cstate="print"/>
                    <a:srcRect/>
                    <a:stretch>
                      <a:fillRect/>
                    </a:stretch>
                  </pic:blipFill>
                  <pic:spPr>
                    <a:xfrm>
                      <a:off x="0" y="0"/>
                      <a:ext cx="5274310" cy="3244171"/>
                    </a:xfrm>
                    <a:prstGeom prst="rect">
                      <a:avLst/>
                    </a:prstGeom>
                    <a:noFill/>
                  </pic:spPr>
                </pic:pic>
              </a:graphicData>
            </a:graphic>
          </wp:inline>
        </w:drawing>
      </w:r>
    </w:p>
    <w:p w14:paraId="25EC06F7" w14:textId="47F98EDC" w:rsidR="00500E4B" w:rsidRPr="00193049" w:rsidRDefault="00500E4B">
      <w:pPr>
        <w:pStyle w:val="af3"/>
        <w:ind w:firstLine="480"/>
        <w:rPr>
          <w:rFonts w:cs="Times New Roman"/>
          <w:rPrChange w:id="4833" w:author="zhouyou" w:date="2025-04-18T16:48:00Z">
            <w:rPr>
              <w:rFonts w:ascii="仿宋" w:hAnsi="仿宋"/>
            </w:rPr>
          </w:rPrChange>
        </w:rPr>
      </w:pPr>
      <w:bookmarkStart w:id="4834" w:name="_Ref194155489"/>
      <w:r w:rsidRPr="00193049">
        <w:rPr>
          <w:rFonts w:cs="Times New Roman" w:hint="eastAsia"/>
          <w:rPrChange w:id="4835" w:author="zhouyou" w:date="2025-04-18T16:48:00Z">
            <w:rPr>
              <w:rFonts w:ascii="仿宋" w:hAnsi="仿宋" w:hint="eastAsia"/>
            </w:rPr>
          </w:rPrChange>
        </w:rPr>
        <w:t>图</w:t>
      </w:r>
      <w:r w:rsidRPr="00193049">
        <w:rPr>
          <w:rFonts w:cs="Times New Roman"/>
          <w:rPrChange w:id="4836" w:author="zhouyou" w:date="2025-04-18T16:48:00Z">
            <w:rPr>
              <w:rFonts w:ascii="仿宋" w:hAnsi="仿宋"/>
            </w:rPr>
          </w:rPrChange>
        </w:rPr>
        <w:t xml:space="preserve">5. </w:t>
      </w:r>
      <w:r w:rsidRPr="00193049">
        <w:rPr>
          <w:rFonts w:cs="Times New Roman"/>
          <w:rPrChange w:id="4837" w:author="zhouyou" w:date="2025-04-18T16:48:00Z">
            <w:rPr>
              <w:rFonts w:ascii="仿宋" w:hAnsi="仿宋"/>
            </w:rPr>
          </w:rPrChange>
        </w:rPr>
        <w:fldChar w:fldCharType="begin"/>
      </w:r>
      <w:r w:rsidRPr="00193049">
        <w:rPr>
          <w:rFonts w:cs="Times New Roman"/>
          <w:rPrChange w:id="4838" w:author="zhouyou" w:date="2025-04-18T16:48:00Z">
            <w:rPr>
              <w:rFonts w:ascii="仿宋" w:hAnsi="仿宋"/>
            </w:rPr>
          </w:rPrChange>
        </w:rPr>
        <w:instrText xml:space="preserve"> SEQ </w:instrText>
      </w:r>
      <w:r w:rsidRPr="00193049">
        <w:rPr>
          <w:rFonts w:cs="Times New Roman" w:hint="eastAsia"/>
          <w:rPrChange w:id="4839" w:author="zhouyou" w:date="2025-04-18T16:48:00Z">
            <w:rPr>
              <w:rFonts w:ascii="仿宋" w:hAnsi="仿宋" w:hint="eastAsia"/>
            </w:rPr>
          </w:rPrChange>
        </w:rPr>
        <w:instrText>图</w:instrText>
      </w:r>
      <w:r w:rsidRPr="00193049">
        <w:rPr>
          <w:rFonts w:cs="Times New Roman"/>
          <w:rPrChange w:id="4840" w:author="zhouyou" w:date="2025-04-18T16:48:00Z">
            <w:rPr>
              <w:rFonts w:ascii="仿宋" w:hAnsi="仿宋"/>
            </w:rPr>
          </w:rPrChange>
        </w:rPr>
        <w:instrText xml:space="preserve">5. \* ARABIC </w:instrText>
      </w:r>
      <w:r w:rsidRPr="00193049">
        <w:rPr>
          <w:rFonts w:cs="Times New Roman"/>
          <w:rPrChange w:id="4841" w:author="zhouyou" w:date="2025-04-18T16:48:00Z">
            <w:rPr>
              <w:rFonts w:ascii="仿宋" w:hAnsi="仿宋"/>
            </w:rPr>
          </w:rPrChange>
        </w:rPr>
        <w:fldChar w:fldCharType="separate"/>
      </w:r>
      <w:r w:rsidRPr="00193049">
        <w:rPr>
          <w:rFonts w:cs="Times New Roman"/>
          <w:noProof/>
          <w:rPrChange w:id="4842" w:author="zhouyou" w:date="2025-04-18T16:48:00Z">
            <w:rPr>
              <w:rFonts w:ascii="仿宋" w:hAnsi="仿宋"/>
              <w:noProof/>
            </w:rPr>
          </w:rPrChange>
        </w:rPr>
        <w:t>2</w:t>
      </w:r>
      <w:r w:rsidRPr="00193049">
        <w:rPr>
          <w:rFonts w:cs="Times New Roman"/>
          <w:rPrChange w:id="4843" w:author="zhouyou" w:date="2025-04-18T16:48:00Z">
            <w:rPr>
              <w:rFonts w:ascii="仿宋" w:hAnsi="仿宋"/>
            </w:rPr>
          </w:rPrChange>
        </w:rPr>
        <w:fldChar w:fldCharType="end"/>
      </w:r>
      <w:bookmarkEnd w:id="4834"/>
      <w:r w:rsidRPr="00193049">
        <w:rPr>
          <w:rFonts w:cs="Times New Roman"/>
          <w:rPrChange w:id="4844" w:author="zhouyou" w:date="2025-04-18T16:48:00Z">
            <w:rPr>
              <w:rFonts w:ascii="仿宋" w:hAnsi="仿宋"/>
            </w:rPr>
          </w:rPrChange>
        </w:rPr>
        <w:t xml:space="preserve"> ZB</w:t>
      </w:r>
      <w:r w:rsidRPr="00193049">
        <w:rPr>
          <w:rFonts w:cs="Times New Roman" w:hint="eastAsia"/>
          <w:rPrChange w:id="4845" w:author="zhouyou" w:date="2025-04-18T16:48:00Z">
            <w:rPr>
              <w:rFonts w:ascii="仿宋" w:hAnsi="仿宋" w:hint="eastAsia"/>
            </w:rPr>
          </w:rPrChange>
        </w:rPr>
        <w:t>级数据存储架构示意图</w:t>
      </w:r>
    </w:p>
    <w:p w14:paraId="6AD3EE59" w14:textId="77777777" w:rsidR="00500E4B" w:rsidRPr="00193049" w:rsidRDefault="00500E4B">
      <w:pPr>
        <w:ind w:firstLine="560"/>
        <w:jc w:val="both"/>
        <w:rPr>
          <w:rFonts w:cs="Times New Roman"/>
          <w:rPrChange w:id="4846" w:author="zhouyou" w:date="2025-04-18T16:48:00Z">
            <w:rPr>
              <w:rFonts w:ascii="仿宋" w:hAnsi="仿宋"/>
            </w:rPr>
          </w:rPrChange>
        </w:rPr>
      </w:pPr>
      <w:r w:rsidRPr="00193049">
        <w:rPr>
          <w:rFonts w:cs="Times New Roman" w:hint="eastAsia"/>
          <w:rPrChange w:id="4847" w:author="zhouyou" w:date="2025-04-18T16:48:00Z">
            <w:rPr>
              <w:rFonts w:ascii="仿宋" w:hAnsi="仿宋" w:hint="eastAsia"/>
            </w:rPr>
          </w:rPrChange>
        </w:rPr>
        <w:t>（</w:t>
      </w:r>
      <w:r w:rsidRPr="00193049">
        <w:rPr>
          <w:rFonts w:cs="Times New Roman"/>
          <w:rPrChange w:id="4848" w:author="zhouyou" w:date="2025-04-18T16:48:00Z">
            <w:rPr>
              <w:rFonts w:ascii="仿宋" w:hAnsi="仿宋"/>
            </w:rPr>
          </w:rPrChange>
        </w:rPr>
        <w:t>4</w:t>
      </w:r>
      <w:r w:rsidRPr="00193049">
        <w:rPr>
          <w:rFonts w:cs="Times New Roman" w:hint="eastAsia"/>
          <w:rPrChange w:id="4849" w:author="zhouyou" w:date="2025-04-18T16:48:00Z">
            <w:rPr>
              <w:rFonts w:ascii="仿宋" w:hAnsi="仿宋" w:hint="eastAsia"/>
            </w:rPr>
          </w:rPrChange>
        </w:rPr>
        <w:t>）发表论文</w:t>
      </w:r>
      <w:r w:rsidRPr="00193049">
        <w:rPr>
          <w:rFonts w:cs="Times New Roman"/>
          <w:rPrChange w:id="4850" w:author="zhouyou" w:date="2025-04-18T16:48:00Z">
            <w:rPr>
              <w:rFonts w:ascii="仿宋" w:hAnsi="仿宋"/>
            </w:rPr>
          </w:rPrChange>
        </w:rPr>
        <w:t>5</w:t>
      </w:r>
      <w:r w:rsidRPr="00193049">
        <w:rPr>
          <w:rFonts w:cs="Times New Roman" w:hint="eastAsia"/>
          <w:rPrChange w:id="4851" w:author="zhouyou" w:date="2025-04-18T16:48:00Z">
            <w:rPr>
              <w:rFonts w:ascii="仿宋" w:hAnsi="仿宋" w:hint="eastAsia"/>
            </w:rPr>
          </w:rPrChange>
        </w:rPr>
        <w:t>篇。评测手段：录用通知</w:t>
      </w:r>
      <w:r w:rsidRPr="00193049">
        <w:rPr>
          <w:rFonts w:cs="Times New Roman"/>
          <w:rPrChange w:id="4852" w:author="zhouyou" w:date="2025-04-18T16:48:00Z">
            <w:rPr>
              <w:rFonts w:ascii="仿宋" w:hAnsi="仿宋"/>
            </w:rPr>
          </w:rPrChange>
        </w:rPr>
        <w:t>/</w:t>
      </w:r>
      <w:r w:rsidRPr="00193049">
        <w:rPr>
          <w:rFonts w:cs="Times New Roman" w:hint="eastAsia"/>
          <w:rPrChange w:id="4853" w:author="zhouyou" w:date="2025-04-18T16:48:00Z">
            <w:rPr>
              <w:rFonts w:ascii="仿宋" w:hAnsi="仿宋" w:hint="eastAsia"/>
            </w:rPr>
          </w:rPrChange>
        </w:rPr>
        <w:t>见刊</w:t>
      </w:r>
      <w:r w:rsidRPr="00193049">
        <w:rPr>
          <w:rFonts w:cs="Times New Roman"/>
          <w:rPrChange w:id="4854" w:author="zhouyou" w:date="2025-04-18T16:48:00Z">
            <w:rPr>
              <w:rFonts w:ascii="仿宋" w:hAnsi="仿宋"/>
            </w:rPr>
          </w:rPrChange>
        </w:rPr>
        <w:t>/</w:t>
      </w:r>
      <w:r w:rsidRPr="00193049">
        <w:rPr>
          <w:rFonts w:cs="Times New Roman" w:hint="eastAsia"/>
          <w:rPrChange w:id="4855" w:author="zhouyou" w:date="2025-04-18T16:48:00Z">
            <w:rPr>
              <w:rFonts w:ascii="仿宋" w:hAnsi="仿宋" w:hint="eastAsia"/>
            </w:rPr>
          </w:rPrChange>
        </w:rPr>
        <w:t>论文首页及标注页。</w:t>
      </w:r>
    </w:p>
    <w:p w14:paraId="5F6BAFA6" w14:textId="77777777" w:rsidR="00500E4B" w:rsidRPr="00193049" w:rsidRDefault="00500E4B">
      <w:pPr>
        <w:ind w:firstLine="560"/>
        <w:jc w:val="both"/>
        <w:rPr>
          <w:rFonts w:cs="Times New Roman"/>
          <w:rPrChange w:id="4856" w:author="zhouyou" w:date="2025-04-18T16:48:00Z">
            <w:rPr>
              <w:rFonts w:ascii="仿宋" w:hAnsi="仿宋"/>
            </w:rPr>
          </w:rPrChange>
        </w:rPr>
      </w:pPr>
      <w:r w:rsidRPr="00193049">
        <w:rPr>
          <w:rFonts w:cs="Times New Roman" w:hint="eastAsia"/>
          <w:rPrChange w:id="4857" w:author="zhouyou" w:date="2025-04-18T16:48:00Z">
            <w:rPr>
              <w:rFonts w:ascii="仿宋" w:hAnsi="仿宋" w:hint="eastAsia"/>
            </w:rPr>
          </w:rPrChange>
        </w:rPr>
        <w:t>（</w:t>
      </w:r>
      <w:r w:rsidRPr="00193049">
        <w:rPr>
          <w:rFonts w:cs="Times New Roman"/>
          <w:rPrChange w:id="4858" w:author="zhouyou" w:date="2025-04-18T16:48:00Z">
            <w:rPr>
              <w:rFonts w:ascii="仿宋" w:hAnsi="仿宋"/>
            </w:rPr>
          </w:rPrChange>
        </w:rPr>
        <w:t>5</w:t>
      </w:r>
      <w:r w:rsidRPr="00193049">
        <w:rPr>
          <w:rFonts w:cs="Times New Roman" w:hint="eastAsia"/>
          <w:rPrChange w:id="4859" w:author="zhouyou" w:date="2025-04-18T16:48:00Z">
            <w:rPr>
              <w:rFonts w:ascii="仿宋" w:hAnsi="仿宋" w:hint="eastAsia"/>
            </w:rPr>
          </w:rPrChange>
        </w:rPr>
        <w:t>）申请专利</w:t>
      </w:r>
      <w:r w:rsidRPr="00193049">
        <w:rPr>
          <w:rFonts w:cs="Times New Roman"/>
          <w:rPrChange w:id="4860" w:author="zhouyou" w:date="2025-04-18T16:48:00Z">
            <w:rPr>
              <w:rFonts w:ascii="仿宋" w:hAnsi="仿宋"/>
            </w:rPr>
          </w:rPrChange>
        </w:rPr>
        <w:t>12</w:t>
      </w:r>
      <w:r w:rsidRPr="00193049">
        <w:rPr>
          <w:rFonts w:cs="Times New Roman" w:hint="eastAsia"/>
          <w:rPrChange w:id="4861" w:author="zhouyou" w:date="2025-04-18T16:48:00Z">
            <w:rPr>
              <w:rFonts w:ascii="仿宋" w:hAnsi="仿宋" w:hint="eastAsia"/>
            </w:rPr>
          </w:rPrChange>
        </w:rPr>
        <w:t>项。评测手段：受理或授权通知书。</w:t>
      </w:r>
    </w:p>
    <w:p w14:paraId="413E5756" w14:textId="77777777" w:rsidR="00500E4B" w:rsidRPr="00193049" w:rsidRDefault="00500E4B">
      <w:pPr>
        <w:ind w:firstLine="560"/>
        <w:jc w:val="both"/>
        <w:rPr>
          <w:rFonts w:cs="Times New Roman"/>
          <w:rPrChange w:id="4862" w:author="zhouyou" w:date="2025-04-18T16:48:00Z">
            <w:rPr>
              <w:rFonts w:ascii="仿宋" w:hAnsi="仿宋"/>
            </w:rPr>
          </w:rPrChange>
        </w:rPr>
      </w:pPr>
      <w:r w:rsidRPr="00193049">
        <w:rPr>
          <w:rFonts w:cs="Times New Roman" w:hint="eastAsia"/>
          <w:rPrChange w:id="4863" w:author="zhouyou" w:date="2025-04-18T16:48:00Z">
            <w:rPr>
              <w:rFonts w:ascii="仿宋" w:hAnsi="仿宋" w:hint="eastAsia"/>
            </w:rPr>
          </w:rPrChange>
        </w:rPr>
        <w:t>（</w:t>
      </w:r>
      <w:r w:rsidRPr="00193049">
        <w:rPr>
          <w:rFonts w:cs="Times New Roman"/>
          <w:rPrChange w:id="4864" w:author="zhouyou" w:date="2025-04-18T16:48:00Z">
            <w:rPr>
              <w:rFonts w:ascii="仿宋" w:hAnsi="仿宋"/>
            </w:rPr>
          </w:rPrChange>
        </w:rPr>
        <w:t>6</w:t>
      </w:r>
      <w:r w:rsidRPr="00193049">
        <w:rPr>
          <w:rFonts w:cs="Times New Roman" w:hint="eastAsia"/>
          <w:rPrChange w:id="4865" w:author="zhouyou" w:date="2025-04-18T16:48:00Z">
            <w:rPr>
              <w:rFonts w:ascii="仿宋" w:hAnsi="仿宋" w:hint="eastAsia"/>
            </w:rPr>
          </w:rPrChange>
        </w:rPr>
        <w:t>）</w:t>
      </w:r>
      <w:proofErr w:type="gramStart"/>
      <w:r w:rsidRPr="00193049">
        <w:rPr>
          <w:rFonts w:cs="Times New Roman" w:hint="eastAsia"/>
          <w:rPrChange w:id="4866" w:author="zhouyou" w:date="2025-04-18T16:48:00Z">
            <w:rPr>
              <w:rFonts w:ascii="仿宋" w:hAnsi="仿宋" w:hint="eastAsia"/>
            </w:rPr>
          </w:rPrChange>
        </w:rPr>
        <w:t>申请软著</w:t>
      </w:r>
      <w:r w:rsidRPr="00193049">
        <w:rPr>
          <w:rFonts w:cs="Times New Roman"/>
          <w:rPrChange w:id="4867" w:author="zhouyou" w:date="2025-04-18T16:48:00Z">
            <w:rPr>
              <w:rFonts w:ascii="仿宋" w:hAnsi="仿宋"/>
            </w:rPr>
          </w:rPrChange>
        </w:rPr>
        <w:t>4</w:t>
      </w:r>
      <w:r w:rsidRPr="00193049">
        <w:rPr>
          <w:rFonts w:cs="Times New Roman" w:hint="eastAsia"/>
          <w:rPrChange w:id="4868" w:author="zhouyou" w:date="2025-04-18T16:48:00Z">
            <w:rPr>
              <w:rFonts w:ascii="仿宋" w:hAnsi="仿宋" w:hint="eastAsia"/>
            </w:rPr>
          </w:rPrChange>
        </w:rPr>
        <w:t>项</w:t>
      </w:r>
      <w:proofErr w:type="gramEnd"/>
      <w:r w:rsidRPr="00193049">
        <w:rPr>
          <w:rFonts w:cs="Times New Roman" w:hint="eastAsia"/>
          <w:rPrChange w:id="4869" w:author="zhouyou" w:date="2025-04-18T16:48:00Z">
            <w:rPr>
              <w:rFonts w:ascii="仿宋" w:hAnsi="仿宋" w:hint="eastAsia"/>
            </w:rPr>
          </w:rPrChange>
        </w:rPr>
        <w:t>。评测手段：登记证书。</w:t>
      </w:r>
    </w:p>
    <w:sectPr w:rsidR="00500E4B" w:rsidRPr="00193049" w:rsidSect="001B4DB3">
      <w:pgSz w:w="11906" w:h="16838"/>
      <w:pgMar w:top="1440" w:right="1800" w:bottom="1440" w:left="180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72BD4" w14:textId="77777777" w:rsidR="00652E2A" w:rsidRDefault="00652E2A">
      <w:pPr>
        <w:spacing w:before="360" w:after="120"/>
        <w:ind w:firstLine="560"/>
      </w:pPr>
      <w:r>
        <w:separator/>
      </w:r>
    </w:p>
    <w:p w14:paraId="4FC953E2" w14:textId="77777777" w:rsidR="00652E2A" w:rsidRDefault="00652E2A">
      <w:pPr>
        <w:ind w:firstLine="560"/>
      </w:pPr>
    </w:p>
  </w:endnote>
  <w:endnote w:type="continuationSeparator" w:id="0">
    <w:p w14:paraId="1FC368AE" w14:textId="77777777" w:rsidR="00652E2A" w:rsidRDefault="00652E2A">
      <w:pPr>
        <w:spacing w:before="360" w:after="120"/>
        <w:ind w:firstLine="560"/>
      </w:pPr>
      <w:r>
        <w:continuationSeparator/>
      </w:r>
    </w:p>
    <w:p w14:paraId="2693A491" w14:textId="77777777" w:rsidR="00652E2A" w:rsidRDefault="00652E2A">
      <w:pPr>
        <w:ind w:firstLine="5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浠垮畫">
    <w:altName w:val="等线"/>
    <w:charset w:val="86"/>
    <w:family w:val="auto"/>
    <w:pitch w:val="default"/>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72428" w14:textId="77777777" w:rsidR="00193049" w:rsidRDefault="00193049">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CA07" w14:textId="77777777" w:rsidR="00193049" w:rsidRDefault="00193049">
    <w:pPr>
      <w:pStyle w:val="aa"/>
      <w:spacing w:before="36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6AE9E" w14:textId="77777777" w:rsidR="00193049" w:rsidRDefault="00193049">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26347"/>
    </w:sdtPr>
    <w:sdtEndPr/>
    <w:sdtContent>
      <w:p w14:paraId="02A279DA" w14:textId="77777777" w:rsidR="00193049" w:rsidRDefault="00193049">
        <w:pPr>
          <w:pStyle w:val="aa"/>
          <w:spacing w:before="360" w:after="120"/>
          <w:ind w:firstLine="360"/>
          <w:jc w:val="center"/>
        </w:pPr>
        <w:r>
          <w:fldChar w:fldCharType="begin"/>
        </w:r>
        <w:r>
          <w:instrText xml:space="preserve"> PAGE   \* MERGEFORMAT </w:instrText>
        </w:r>
        <w:r>
          <w:fldChar w:fldCharType="separate"/>
        </w:r>
        <w:r>
          <w:rPr>
            <w:lang w:val="zh-CN"/>
          </w:rPr>
          <w:t>3</w:t>
        </w:r>
        <w:r>
          <w:fldChar w:fldCharType="end"/>
        </w:r>
      </w:p>
    </w:sdtContent>
  </w:sdt>
  <w:p w14:paraId="2E29430A" w14:textId="77777777" w:rsidR="00193049" w:rsidRDefault="00193049">
    <w:pPr>
      <w:pStyle w:val="aa"/>
      <w:spacing w:before="36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2ED47" w14:textId="77777777" w:rsidR="00652E2A" w:rsidRDefault="00652E2A">
      <w:pPr>
        <w:spacing w:before="360" w:after="120"/>
        <w:ind w:firstLine="560"/>
      </w:pPr>
      <w:r>
        <w:separator/>
      </w:r>
    </w:p>
    <w:p w14:paraId="02659A4F" w14:textId="77777777" w:rsidR="00652E2A" w:rsidRDefault="00652E2A">
      <w:pPr>
        <w:ind w:firstLine="560"/>
      </w:pPr>
    </w:p>
  </w:footnote>
  <w:footnote w:type="continuationSeparator" w:id="0">
    <w:p w14:paraId="6025B0B6" w14:textId="77777777" w:rsidR="00652E2A" w:rsidRDefault="00652E2A">
      <w:pPr>
        <w:spacing w:before="360" w:after="120"/>
        <w:ind w:firstLine="560"/>
      </w:pPr>
      <w:r>
        <w:continuationSeparator/>
      </w:r>
    </w:p>
    <w:p w14:paraId="20F92DB4" w14:textId="77777777" w:rsidR="00652E2A" w:rsidRDefault="00652E2A">
      <w:pPr>
        <w:ind w:firstLine="5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7C03" w14:textId="77777777" w:rsidR="00193049" w:rsidRDefault="00193049">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CB28" w14:textId="77777777" w:rsidR="00193049" w:rsidRDefault="00193049">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8BFE" w14:textId="77777777" w:rsidR="00193049" w:rsidRDefault="00193049">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8D3"/>
    <w:multiLevelType w:val="hybridMultilevel"/>
    <w:tmpl w:val="722EAC62"/>
    <w:lvl w:ilvl="0" w:tplc="AD8C7BBC">
      <w:start w:val="1"/>
      <w:numFmt w:val="japaneseCounting"/>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F486F84"/>
    <w:multiLevelType w:val="hybridMultilevel"/>
    <w:tmpl w:val="DE7E1F90"/>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 w15:restartNumberingAfterBreak="0">
    <w:nsid w:val="15465A5B"/>
    <w:multiLevelType w:val="hybridMultilevel"/>
    <w:tmpl w:val="38348B64"/>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281E44D0"/>
    <w:multiLevelType w:val="hybridMultilevel"/>
    <w:tmpl w:val="11C2906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5F4E70C5"/>
    <w:multiLevelType w:val="hybridMultilevel"/>
    <w:tmpl w:val="35960300"/>
    <w:lvl w:ilvl="0" w:tplc="E25C97AC">
      <w:start w:val="4"/>
      <w:numFmt w:val="japaneseCounting"/>
      <w:lvlText w:val="%1、"/>
      <w:lvlJc w:val="left"/>
      <w:pPr>
        <w:ind w:left="878" w:hanging="720"/>
      </w:pPr>
      <w:rPr>
        <w:rFonts w:hint="default"/>
      </w:rPr>
    </w:lvl>
    <w:lvl w:ilvl="1" w:tplc="04090019" w:tentative="1">
      <w:start w:val="1"/>
      <w:numFmt w:val="lowerLetter"/>
      <w:lvlText w:val="%2)"/>
      <w:lvlJc w:val="left"/>
      <w:pPr>
        <w:ind w:left="1038" w:hanging="440"/>
      </w:pPr>
    </w:lvl>
    <w:lvl w:ilvl="2" w:tplc="0409001B" w:tentative="1">
      <w:start w:val="1"/>
      <w:numFmt w:val="lowerRoman"/>
      <w:lvlText w:val="%3."/>
      <w:lvlJc w:val="right"/>
      <w:pPr>
        <w:ind w:left="1478" w:hanging="440"/>
      </w:pPr>
    </w:lvl>
    <w:lvl w:ilvl="3" w:tplc="0409000F" w:tentative="1">
      <w:start w:val="1"/>
      <w:numFmt w:val="decimal"/>
      <w:lvlText w:val="%4."/>
      <w:lvlJc w:val="left"/>
      <w:pPr>
        <w:ind w:left="1918" w:hanging="440"/>
      </w:pPr>
    </w:lvl>
    <w:lvl w:ilvl="4" w:tplc="04090019" w:tentative="1">
      <w:start w:val="1"/>
      <w:numFmt w:val="lowerLetter"/>
      <w:lvlText w:val="%5)"/>
      <w:lvlJc w:val="left"/>
      <w:pPr>
        <w:ind w:left="2358" w:hanging="440"/>
      </w:pPr>
    </w:lvl>
    <w:lvl w:ilvl="5" w:tplc="0409001B" w:tentative="1">
      <w:start w:val="1"/>
      <w:numFmt w:val="lowerRoman"/>
      <w:lvlText w:val="%6."/>
      <w:lvlJc w:val="right"/>
      <w:pPr>
        <w:ind w:left="2798" w:hanging="440"/>
      </w:pPr>
    </w:lvl>
    <w:lvl w:ilvl="6" w:tplc="0409000F" w:tentative="1">
      <w:start w:val="1"/>
      <w:numFmt w:val="decimal"/>
      <w:lvlText w:val="%7."/>
      <w:lvlJc w:val="left"/>
      <w:pPr>
        <w:ind w:left="3238" w:hanging="440"/>
      </w:pPr>
    </w:lvl>
    <w:lvl w:ilvl="7" w:tplc="04090019" w:tentative="1">
      <w:start w:val="1"/>
      <w:numFmt w:val="lowerLetter"/>
      <w:lvlText w:val="%8)"/>
      <w:lvlJc w:val="left"/>
      <w:pPr>
        <w:ind w:left="3678" w:hanging="440"/>
      </w:pPr>
    </w:lvl>
    <w:lvl w:ilvl="8" w:tplc="0409001B" w:tentative="1">
      <w:start w:val="1"/>
      <w:numFmt w:val="lowerRoman"/>
      <w:lvlText w:val="%9."/>
      <w:lvlJc w:val="right"/>
      <w:pPr>
        <w:ind w:left="4118" w:hanging="440"/>
      </w:pPr>
    </w:lvl>
  </w:abstractNum>
  <w:abstractNum w:abstractNumId="5" w15:restartNumberingAfterBreak="0">
    <w:nsid w:val="6BA56515"/>
    <w:multiLevelType w:val="hybridMultilevel"/>
    <w:tmpl w:val="FF400368"/>
    <w:lvl w:ilvl="0" w:tplc="C4FA2800">
      <w:start w:val="1"/>
      <w:numFmt w:val="japaneseCounting"/>
      <w:lvlText w:val="%1、"/>
      <w:lvlJc w:val="left"/>
      <w:pPr>
        <w:ind w:left="1882" w:hanging="720"/>
      </w:pPr>
      <w:rPr>
        <w:rFonts w:hint="default"/>
      </w:rPr>
    </w:lvl>
    <w:lvl w:ilvl="1" w:tplc="04090019" w:tentative="1">
      <w:start w:val="1"/>
      <w:numFmt w:val="lowerLetter"/>
      <w:lvlText w:val="%2)"/>
      <w:lvlJc w:val="left"/>
      <w:pPr>
        <w:ind w:left="2042" w:hanging="440"/>
      </w:pPr>
    </w:lvl>
    <w:lvl w:ilvl="2" w:tplc="0409001B" w:tentative="1">
      <w:start w:val="1"/>
      <w:numFmt w:val="lowerRoman"/>
      <w:lvlText w:val="%3."/>
      <w:lvlJc w:val="right"/>
      <w:pPr>
        <w:ind w:left="2482" w:hanging="440"/>
      </w:pPr>
    </w:lvl>
    <w:lvl w:ilvl="3" w:tplc="0409000F" w:tentative="1">
      <w:start w:val="1"/>
      <w:numFmt w:val="decimal"/>
      <w:lvlText w:val="%4."/>
      <w:lvlJc w:val="left"/>
      <w:pPr>
        <w:ind w:left="2922" w:hanging="440"/>
      </w:pPr>
    </w:lvl>
    <w:lvl w:ilvl="4" w:tplc="04090019" w:tentative="1">
      <w:start w:val="1"/>
      <w:numFmt w:val="lowerLetter"/>
      <w:lvlText w:val="%5)"/>
      <w:lvlJc w:val="left"/>
      <w:pPr>
        <w:ind w:left="3362" w:hanging="440"/>
      </w:pPr>
    </w:lvl>
    <w:lvl w:ilvl="5" w:tplc="0409001B" w:tentative="1">
      <w:start w:val="1"/>
      <w:numFmt w:val="lowerRoman"/>
      <w:lvlText w:val="%6."/>
      <w:lvlJc w:val="right"/>
      <w:pPr>
        <w:ind w:left="3802" w:hanging="440"/>
      </w:pPr>
    </w:lvl>
    <w:lvl w:ilvl="6" w:tplc="0409000F" w:tentative="1">
      <w:start w:val="1"/>
      <w:numFmt w:val="decimal"/>
      <w:lvlText w:val="%7."/>
      <w:lvlJc w:val="left"/>
      <w:pPr>
        <w:ind w:left="4242" w:hanging="440"/>
      </w:pPr>
    </w:lvl>
    <w:lvl w:ilvl="7" w:tplc="04090019" w:tentative="1">
      <w:start w:val="1"/>
      <w:numFmt w:val="lowerLetter"/>
      <w:lvlText w:val="%8)"/>
      <w:lvlJc w:val="left"/>
      <w:pPr>
        <w:ind w:left="4682" w:hanging="440"/>
      </w:pPr>
    </w:lvl>
    <w:lvl w:ilvl="8" w:tplc="0409001B" w:tentative="1">
      <w:start w:val="1"/>
      <w:numFmt w:val="lowerRoman"/>
      <w:lvlText w:val="%9."/>
      <w:lvlJc w:val="right"/>
      <w:pPr>
        <w:ind w:left="5122" w:hanging="440"/>
      </w:pPr>
    </w:lvl>
  </w:abstractNum>
  <w:abstractNum w:abstractNumId="6" w15:restartNumberingAfterBreak="0">
    <w:nsid w:val="6FEF0178"/>
    <w:multiLevelType w:val="hybridMultilevel"/>
    <w:tmpl w:val="3942ECF6"/>
    <w:lvl w:ilvl="0" w:tplc="9ABE1BD6">
      <w:start w:val="1"/>
      <w:numFmt w:val="bullet"/>
      <w:lvlText w:val=""/>
      <w:lvlJc w:val="left"/>
      <w:pPr>
        <w:ind w:left="980" w:hanging="420"/>
      </w:pPr>
      <w:rPr>
        <w:rFonts w:ascii="Wingdings" w:hAnsi="Wingdings" w:hint="default"/>
      </w:rPr>
    </w:lvl>
    <w:lvl w:ilvl="1" w:tplc="2DFED37E">
      <w:numFmt w:val="bullet"/>
      <w:lvlText w:val="·"/>
      <w:lvlJc w:val="left"/>
      <w:pPr>
        <w:ind w:left="1340" w:hanging="360"/>
      </w:pPr>
      <w:rPr>
        <w:rFonts w:ascii="Times New Roman" w:eastAsia="仿宋" w:hAnsi="Times New Roman" w:cs="Times New Roman"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775D73FC"/>
    <w:multiLevelType w:val="multilevel"/>
    <w:tmpl w:val="9F60B2DE"/>
    <w:lvl w:ilvl="0">
      <w:start w:val="1"/>
      <w:numFmt w:val="chineseCountingThousand"/>
      <w:lvlText w:val="%1、"/>
      <w:lvlJc w:val="left"/>
      <w:pPr>
        <w:ind w:left="154" w:hanging="44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2"/>
  </w:num>
  <w:num w:numId="3">
    <w:abstractNumId w:val="1"/>
  </w:num>
  <w:num w:numId="4">
    <w:abstractNumId w:val="3"/>
  </w:num>
  <w:num w:numId="5">
    <w:abstractNumId w:val="4"/>
  </w:num>
  <w:num w:numId="6">
    <w:abstractNumId w:val="0"/>
  </w:num>
  <w:num w:numId="7">
    <w:abstractNumId w:val="5"/>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ouyou">
    <w15:presenceInfo w15:providerId="Windows Live" w15:userId="da5adac6f9a9ba16"/>
  </w15:person>
  <w15:person w15:author="久越 鄢">
    <w15:presenceInfo w15:providerId="Windows Live" w15:userId="f156afe4f6484f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trackRevisions/>
  <w:defaultTabStop w:val="42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D1"/>
    <w:rsid w:val="000036CF"/>
    <w:rsid w:val="0000378C"/>
    <w:rsid w:val="00004A95"/>
    <w:rsid w:val="00010C5D"/>
    <w:rsid w:val="00012057"/>
    <w:rsid w:val="000445C7"/>
    <w:rsid w:val="0005468F"/>
    <w:rsid w:val="00055579"/>
    <w:rsid w:val="00062224"/>
    <w:rsid w:val="00062716"/>
    <w:rsid w:val="000705C5"/>
    <w:rsid w:val="000732F4"/>
    <w:rsid w:val="00077713"/>
    <w:rsid w:val="00081A8B"/>
    <w:rsid w:val="000847C2"/>
    <w:rsid w:val="000849BD"/>
    <w:rsid w:val="00084BB9"/>
    <w:rsid w:val="00091B64"/>
    <w:rsid w:val="000945D9"/>
    <w:rsid w:val="000A113D"/>
    <w:rsid w:val="000A270B"/>
    <w:rsid w:val="000A4D64"/>
    <w:rsid w:val="000A5610"/>
    <w:rsid w:val="000B0360"/>
    <w:rsid w:val="000B12E9"/>
    <w:rsid w:val="000B1F15"/>
    <w:rsid w:val="000B7E97"/>
    <w:rsid w:val="000C2716"/>
    <w:rsid w:val="000C4313"/>
    <w:rsid w:val="000C5A6D"/>
    <w:rsid w:val="000C636B"/>
    <w:rsid w:val="000C70DE"/>
    <w:rsid w:val="000D367D"/>
    <w:rsid w:val="000E4F57"/>
    <w:rsid w:val="000E5BE8"/>
    <w:rsid w:val="000E761E"/>
    <w:rsid w:val="000F7ECC"/>
    <w:rsid w:val="00105490"/>
    <w:rsid w:val="00123F8A"/>
    <w:rsid w:val="00127AED"/>
    <w:rsid w:val="00134638"/>
    <w:rsid w:val="00135A80"/>
    <w:rsid w:val="001415CF"/>
    <w:rsid w:val="00152FB0"/>
    <w:rsid w:val="00157F01"/>
    <w:rsid w:val="00164187"/>
    <w:rsid w:val="00167BA4"/>
    <w:rsid w:val="001769A3"/>
    <w:rsid w:val="00177511"/>
    <w:rsid w:val="00177A19"/>
    <w:rsid w:val="00193049"/>
    <w:rsid w:val="0019438A"/>
    <w:rsid w:val="00196AB9"/>
    <w:rsid w:val="00196EC8"/>
    <w:rsid w:val="00197570"/>
    <w:rsid w:val="00197CB7"/>
    <w:rsid w:val="001A00F7"/>
    <w:rsid w:val="001A5074"/>
    <w:rsid w:val="001A636B"/>
    <w:rsid w:val="001A7F88"/>
    <w:rsid w:val="001B2632"/>
    <w:rsid w:val="001B4184"/>
    <w:rsid w:val="001B4DB3"/>
    <w:rsid w:val="001C4372"/>
    <w:rsid w:val="001D1173"/>
    <w:rsid w:val="001E0B34"/>
    <w:rsid w:val="001E4DF7"/>
    <w:rsid w:val="001F13A6"/>
    <w:rsid w:val="001F7E00"/>
    <w:rsid w:val="002065A8"/>
    <w:rsid w:val="0021278D"/>
    <w:rsid w:val="002130D0"/>
    <w:rsid w:val="002159A9"/>
    <w:rsid w:val="002168B2"/>
    <w:rsid w:val="00227061"/>
    <w:rsid w:val="00234472"/>
    <w:rsid w:val="00234A61"/>
    <w:rsid w:val="0023675B"/>
    <w:rsid w:val="00240B79"/>
    <w:rsid w:val="00247816"/>
    <w:rsid w:val="002506F9"/>
    <w:rsid w:val="00253AC2"/>
    <w:rsid w:val="00266F32"/>
    <w:rsid w:val="00270188"/>
    <w:rsid w:val="002738AD"/>
    <w:rsid w:val="00274281"/>
    <w:rsid w:val="002835FC"/>
    <w:rsid w:val="0028699A"/>
    <w:rsid w:val="0028744E"/>
    <w:rsid w:val="00291E4D"/>
    <w:rsid w:val="00295AF2"/>
    <w:rsid w:val="002963D9"/>
    <w:rsid w:val="002A16F7"/>
    <w:rsid w:val="002A2AB2"/>
    <w:rsid w:val="002A5AA2"/>
    <w:rsid w:val="002A694E"/>
    <w:rsid w:val="002A6EDA"/>
    <w:rsid w:val="002B01FE"/>
    <w:rsid w:val="002C2868"/>
    <w:rsid w:val="002C3E19"/>
    <w:rsid w:val="002C5FAF"/>
    <w:rsid w:val="002D428A"/>
    <w:rsid w:val="002D7EA8"/>
    <w:rsid w:val="002E009F"/>
    <w:rsid w:val="002E21CD"/>
    <w:rsid w:val="002E4693"/>
    <w:rsid w:val="002F4A2F"/>
    <w:rsid w:val="00300C6D"/>
    <w:rsid w:val="00301E77"/>
    <w:rsid w:val="00306539"/>
    <w:rsid w:val="003101FD"/>
    <w:rsid w:val="00311C8B"/>
    <w:rsid w:val="00316C79"/>
    <w:rsid w:val="00317ED9"/>
    <w:rsid w:val="00331DF7"/>
    <w:rsid w:val="003409DA"/>
    <w:rsid w:val="00340A99"/>
    <w:rsid w:val="00345CAF"/>
    <w:rsid w:val="00346EAD"/>
    <w:rsid w:val="00350C95"/>
    <w:rsid w:val="00360E06"/>
    <w:rsid w:val="00366F4B"/>
    <w:rsid w:val="00367074"/>
    <w:rsid w:val="00370E24"/>
    <w:rsid w:val="00371100"/>
    <w:rsid w:val="003721C6"/>
    <w:rsid w:val="00387396"/>
    <w:rsid w:val="00397DE3"/>
    <w:rsid w:val="003A216C"/>
    <w:rsid w:val="003B1269"/>
    <w:rsid w:val="003B333B"/>
    <w:rsid w:val="003C4EA8"/>
    <w:rsid w:val="003C523F"/>
    <w:rsid w:val="003C7B1A"/>
    <w:rsid w:val="003F5D46"/>
    <w:rsid w:val="004049DC"/>
    <w:rsid w:val="004055DD"/>
    <w:rsid w:val="00411D83"/>
    <w:rsid w:val="00414350"/>
    <w:rsid w:val="00414FF6"/>
    <w:rsid w:val="00455712"/>
    <w:rsid w:val="004562D3"/>
    <w:rsid w:val="0045634F"/>
    <w:rsid w:val="00457161"/>
    <w:rsid w:val="00457B51"/>
    <w:rsid w:val="0046426D"/>
    <w:rsid w:val="004708C2"/>
    <w:rsid w:val="004712D9"/>
    <w:rsid w:val="004749A5"/>
    <w:rsid w:val="00475DC4"/>
    <w:rsid w:val="00482D7E"/>
    <w:rsid w:val="004834A9"/>
    <w:rsid w:val="00487F39"/>
    <w:rsid w:val="0049116C"/>
    <w:rsid w:val="004A37C5"/>
    <w:rsid w:val="004A4D71"/>
    <w:rsid w:val="004B43B9"/>
    <w:rsid w:val="004C244E"/>
    <w:rsid w:val="004C4313"/>
    <w:rsid w:val="004C6D4F"/>
    <w:rsid w:val="004D0A60"/>
    <w:rsid w:val="004E109C"/>
    <w:rsid w:val="004E26F5"/>
    <w:rsid w:val="004E2B2C"/>
    <w:rsid w:val="004E5A4E"/>
    <w:rsid w:val="004E6F35"/>
    <w:rsid w:val="004F3E74"/>
    <w:rsid w:val="004F7AFF"/>
    <w:rsid w:val="00500E4B"/>
    <w:rsid w:val="005061CB"/>
    <w:rsid w:val="00506222"/>
    <w:rsid w:val="00506D0E"/>
    <w:rsid w:val="00507911"/>
    <w:rsid w:val="00514D57"/>
    <w:rsid w:val="00516BA2"/>
    <w:rsid w:val="00522726"/>
    <w:rsid w:val="00523BCF"/>
    <w:rsid w:val="005265EC"/>
    <w:rsid w:val="00536560"/>
    <w:rsid w:val="00541168"/>
    <w:rsid w:val="00541D82"/>
    <w:rsid w:val="005450CD"/>
    <w:rsid w:val="005521DE"/>
    <w:rsid w:val="00564AE0"/>
    <w:rsid w:val="00571DBF"/>
    <w:rsid w:val="00590A07"/>
    <w:rsid w:val="005913B9"/>
    <w:rsid w:val="00591C72"/>
    <w:rsid w:val="00594367"/>
    <w:rsid w:val="00596195"/>
    <w:rsid w:val="005A4867"/>
    <w:rsid w:val="005B1AD8"/>
    <w:rsid w:val="005B2773"/>
    <w:rsid w:val="005C60D7"/>
    <w:rsid w:val="005D1850"/>
    <w:rsid w:val="005D1AA6"/>
    <w:rsid w:val="005D3108"/>
    <w:rsid w:val="005D518E"/>
    <w:rsid w:val="005D6CD1"/>
    <w:rsid w:val="005D70DC"/>
    <w:rsid w:val="005E07DB"/>
    <w:rsid w:val="005E1B85"/>
    <w:rsid w:val="005E2A8D"/>
    <w:rsid w:val="005E7ED0"/>
    <w:rsid w:val="005F3487"/>
    <w:rsid w:val="005F5294"/>
    <w:rsid w:val="005F57CB"/>
    <w:rsid w:val="005F6907"/>
    <w:rsid w:val="005F790B"/>
    <w:rsid w:val="006003A6"/>
    <w:rsid w:val="00601B9D"/>
    <w:rsid w:val="006040E3"/>
    <w:rsid w:val="00604AFF"/>
    <w:rsid w:val="006118BD"/>
    <w:rsid w:val="00611FA7"/>
    <w:rsid w:val="00612132"/>
    <w:rsid w:val="00612371"/>
    <w:rsid w:val="00615CB0"/>
    <w:rsid w:val="00617388"/>
    <w:rsid w:val="00621BB1"/>
    <w:rsid w:val="00627601"/>
    <w:rsid w:val="00630BAE"/>
    <w:rsid w:val="006377D7"/>
    <w:rsid w:val="006407D1"/>
    <w:rsid w:val="006415B7"/>
    <w:rsid w:val="00646FB0"/>
    <w:rsid w:val="00650A54"/>
    <w:rsid w:val="00652E2A"/>
    <w:rsid w:val="006534B9"/>
    <w:rsid w:val="00656B56"/>
    <w:rsid w:val="006570D9"/>
    <w:rsid w:val="0067523B"/>
    <w:rsid w:val="00677DB3"/>
    <w:rsid w:val="00682046"/>
    <w:rsid w:val="00686EE1"/>
    <w:rsid w:val="00687554"/>
    <w:rsid w:val="00691A32"/>
    <w:rsid w:val="00691FFF"/>
    <w:rsid w:val="00693C87"/>
    <w:rsid w:val="006A0C58"/>
    <w:rsid w:val="006A25EE"/>
    <w:rsid w:val="006A2CB5"/>
    <w:rsid w:val="006B1D9E"/>
    <w:rsid w:val="006B7D81"/>
    <w:rsid w:val="006C01BC"/>
    <w:rsid w:val="006C216F"/>
    <w:rsid w:val="006C7FC9"/>
    <w:rsid w:val="006D1851"/>
    <w:rsid w:val="006D2859"/>
    <w:rsid w:val="006E0F33"/>
    <w:rsid w:val="006E673D"/>
    <w:rsid w:val="006F20D4"/>
    <w:rsid w:val="00700823"/>
    <w:rsid w:val="00701EF8"/>
    <w:rsid w:val="00722DC2"/>
    <w:rsid w:val="0072325C"/>
    <w:rsid w:val="00730FFB"/>
    <w:rsid w:val="00731553"/>
    <w:rsid w:val="0073253C"/>
    <w:rsid w:val="00734386"/>
    <w:rsid w:val="00740472"/>
    <w:rsid w:val="00740F59"/>
    <w:rsid w:val="00745019"/>
    <w:rsid w:val="00750F19"/>
    <w:rsid w:val="00753C1A"/>
    <w:rsid w:val="0075548C"/>
    <w:rsid w:val="00763C20"/>
    <w:rsid w:val="00763D37"/>
    <w:rsid w:val="0076627D"/>
    <w:rsid w:val="00767194"/>
    <w:rsid w:val="007709BF"/>
    <w:rsid w:val="00770BF7"/>
    <w:rsid w:val="007717DD"/>
    <w:rsid w:val="00781240"/>
    <w:rsid w:val="00781AAB"/>
    <w:rsid w:val="0078288D"/>
    <w:rsid w:val="0078455B"/>
    <w:rsid w:val="007855D3"/>
    <w:rsid w:val="0078746C"/>
    <w:rsid w:val="00791009"/>
    <w:rsid w:val="007919D5"/>
    <w:rsid w:val="00792AEF"/>
    <w:rsid w:val="00794941"/>
    <w:rsid w:val="007963F4"/>
    <w:rsid w:val="007B49F2"/>
    <w:rsid w:val="007B614F"/>
    <w:rsid w:val="007C45EB"/>
    <w:rsid w:val="007C62E1"/>
    <w:rsid w:val="007D0F12"/>
    <w:rsid w:val="007D1D87"/>
    <w:rsid w:val="007D3FEF"/>
    <w:rsid w:val="007D70C6"/>
    <w:rsid w:val="007E0229"/>
    <w:rsid w:val="007E12F5"/>
    <w:rsid w:val="007E2362"/>
    <w:rsid w:val="007F6073"/>
    <w:rsid w:val="008012B0"/>
    <w:rsid w:val="00803BFB"/>
    <w:rsid w:val="00806567"/>
    <w:rsid w:val="00807256"/>
    <w:rsid w:val="008102FC"/>
    <w:rsid w:val="00811012"/>
    <w:rsid w:val="00814F47"/>
    <w:rsid w:val="00815369"/>
    <w:rsid w:val="008243E6"/>
    <w:rsid w:val="00824C54"/>
    <w:rsid w:val="00826C0E"/>
    <w:rsid w:val="008303B5"/>
    <w:rsid w:val="008306B6"/>
    <w:rsid w:val="00844318"/>
    <w:rsid w:val="00846AD2"/>
    <w:rsid w:val="0084763A"/>
    <w:rsid w:val="00847A1D"/>
    <w:rsid w:val="0086539B"/>
    <w:rsid w:val="008701B7"/>
    <w:rsid w:val="00870B13"/>
    <w:rsid w:val="00873B31"/>
    <w:rsid w:val="00873EA9"/>
    <w:rsid w:val="00874E28"/>
    <w:rsid w:val="00882B89"/>
    <w:rsid w:val="00883389"/>
    <w:rsid w:val="008857EC"/>
    <w:rsid w:val="00885D23"/>
    <w:rsid w:val="00886A9D"/>
    <w:rsid w:val="0089298E"/>
    <w:rsid w:val="0089477F"/>
    <w:rsid w:val="00897C58"/>
    <w:rsid w:val="00897CA9"/>
    <w:rsid w:val="008B1A0B"/>
    <w:rsid w:val="008B2F74"/>
    <w:rsid w:val="008B4EEA"/>
    <w:rsid w:val="008B58CD"/>
    <w:rsid w:val="008C0E03"/>
    <w:rsid w:val="008C0E12"/>
    <w:rsid w:val="008C3B43"/>
    <w:rsid w:val="008D06A7"/>
    <w:rsid w:val="008D3215"/>
    <w:rsid w:val="008D3DC9"/>
    <w:rsid w:val="008E06F0"/>
    <w:rsid w:val="008E078D"/>
    <w:rsid w:val="008E4082"/>
    <w:rsid w:val="008F243F"/>
    <w:rsid w:val="008F6CFB"/>
    <w:rsid w:val="009043DB"/>
    <w:rsid w:val="00904E59"/>
    <w:rsid w:val="00906F69"/>
    <w:rsid w:val="00911A32"/>
    <w:rsid w:val="00917684"/>
    <w:rsid w:val="009207C0"/>
    <w:rsid w:val="00922664"/>
    <w:rsid w:val="00925D6D"/>
    <w:rsid w:val="009325AA"/>
    <w:rsid w:val="0093274A"/>
    <w:rsid w:val="0093757C"/>
    <w:rsid w:val="00942479"/>
    <w:rsid w:val="0094296A"/>
    <w:rsid w:val="00944A84"/>
    <w:rsid w:val="00952C47"/>
    <w:rsid w:val="009543B7"/>
    <w:rsid w:val="00955F0F"/>
    <w:rsid w:val="00960492"/>
    <w:rsid w:val="00963519"/>
    <w:rsid w:val="00965792"/>
    <w:rsid w:val="009677EC"/>
    <w:rsid w:val="009700E9"/>
    <w:rsid w:val="009726B4"/>
    <w:rsid w:val="00974075"/>
    <w:rsid w:val="009747F0"/>
    <w:rsid w:val="00981C82"/>
    <w:rsid w:val="00986309"/>
    <w:rsid w:val="00987DFA"/>
    <w:rsid w:val="009908FB"/>
    <w:rsid w:val="00996485"/>
    <w:rsid w:val="009966E5"/>
    <w:rsid w:val="009A1C03"/>
    <w:rsid w:val="009A5C9A"/>
    <w:rsid w:val="009B391D"/>
    <w:rsid w:val="009B60FE"/>
    <w:rsid w:val="009C148F"/>
    <w:rsid w:val="009C2C0C"/>
    <w:rsid w:val="009C4522"/>
    <w:rsid w:val="009C6962"/>
    <w:rsid w:val="009D01A4"/>
    <w:rsid w:val="009D370A"/>
    <w:rsid w:val="009D43F8"/>
    <w:rsid w:val="009D552C"/>
    <w:rsid w:val="009E2C86"/>
    <w:rsid w:val="009E7535"/>
    <w:rsid w:val="009F210B"/>
    <w:rsid w:val="009F5A06"/>
    <w:rsid w:val="009F65FD"/>
    <w:rsid w:val="009F6EA2"/>
    <w:rsid w:val="00A079D5"/>
    <w:rsid w:val="00A13B24"/>
    <w:rsid w:val="00A21B97"/>
    <w:rsid w:val="00A2357A"/>
    <w:rsid w:val="00A26A2C"/>
    <w:rsid w:val="00A3344C"/>
    <w:rsid w:val="00A34983"/>
    <w:rsid w:val="00A36039"/>
    <w:rsid w:val="00A41C15"/>
    <w:rsid w:val="00A42772"/>
    <w:rsid w:val="00A43246"/>
    <w:rsid w:val="00A54A1E"/>
    <w:rsid w:val="00A54D0B"/>
    <w:rsid w:val="00A55FB2"/>
    <w:rsid w:val="00A56960"/>
    <w:rsid w:val="00A575B4"/>
    <w:rsid w:val="00A66683"/>
    <w:rsid w:val="00A67992"/>
    <w:rsid w:val="00A75DCB"/>
    <w:rsid w:val="00A875DA"/>
    <w:rsid w:val="00A957D3"/>
    <w:rsid w:val="00AA33C3"/>
    <w:rsid w:val="00AA47A3"/>
    <w:rsid w:val="00AA4C4D"/>
    <w:rsid w:val="00AB2B8A"/>
    <w:rsid w:val="00AB750F"/>
    <w:rsid w:val="00AC4C47"/>
    <w:rsid w:val="00AD3BFF"/>
    <w:rsid w:val="00AD4820"/>
    <w:rsid w:val="00AD6E77"/>
    <w:rsid w:val="00AE2128"/>
    <w:rsid w:val="00AE45B0"/>
    <w:rsid w:val="00B069A7"/>
    <w:rsid w:val="00B15E03"/>
    <w:rsid w:val="00B17213"/>
    <w:rsid w:val="00B1752E"/>
    <w:rsid w:val="00B212CE"/>
    <w:rsid w:val="00B316BB"/>
    <w:rsid w:val="00B33508"/>
    <w:rsid w:val="00B34774"/>
    <w:rsid w:val="00B45F1D"/>
    <w:rsid w:val="00B4796D"/>
    <w:rsid w:val="00B5166E"/>
    <w:rsid w:val="00B61C2A"/>
    <w:rsid w:val="00B64D8B"/>
    <w:rsid w:val="00B74501"/>
    <w:rsid w:val="00B7606D"/>
    <w:rsid w:val="00B76A5F"/>
    <w:rsid w:val="00B76A6C"/>
    <w:rsid w:val="00B824A3"/>
    <w:rsid w:val="00B82CFA"/>
    <w:rsid w:val="00B856B8"/>
    <w:rsid w:val="00B927C2"/>
    <w:rsid w:val="00B9401E"/>
    <w:rsid w:val="00B96089"/>
    <w:rsid w:val="00BA273A"/>
    <w:rsid w:val="00BA5BA1"/>
    <w:rsid w:val="00BB5B44"/>
    <w:rsid w:val="00BB60D4"/>
    <w:rsid w:val="00BC00E1"/>
    <w:rsid w:val="00BD2BE2"/>
    <w:rsid w:val="00BD78E2"/>
    <w:rsid w:val="00BF0C32"/>
    <w:rsid w:val="00BF20AC"/>
    <w:rsid w:val="00BF399A"/>
    <w:rsid w:val="00C10AC4"/>
    <w:rsid w:val="00C116A1"/>
    <w:rsid w:val="00C135C1"/>
    <w:rsid w:val="00C16D64"/>
    <w:rsid w:val="00C20FAE"/>
    <w:rsid w:val="00C25FA8"/>
    <w:rsid w:val="00C32FF4"/>
    <w:rsid w:val="00C455F3"/>
    <w:rsid w:val="00C5655D"/>
    <w:rsid w:val="00C60ABE"/>
    <w:rsid w:val="00C663B4"/>
    <w:rsid w:val="00C67623"/>
    <w:rsid w:val="00C704EF"/>
    <w:rsid w:val="00C742E1"/>
    <w:rsid w:val="00C75D42"/>
    <w:rsid w:val="00C769DD"/>
    <w:rsid w:val="00C801FD"/>
    <w:rsid w:val="00C80543"/>
    <w:rsid w:val="00C80835"/>
    <w:rsid w:val="00C942F6"/>
    <w:rsid w:val="00CA598E"/>
    <w:rsid w:val="00CB02FD"/>
    <w:rsid w:val="00CB2422"/>
    <w:rsid w:val="00CC02D6"/>
    <w:rsid w:val="00CC0430"/>
    <w:rsid w:val="00CC10CB"/>
    <w:rsid w:val="00CC3FC1"/>
    <w:rsid w:val="00CC49B7"/>
    <w:rsid w:val="00CC4F96"/>
    <w:rsid w:val="00CC7827"/>
    <w:rsid w:val="00CD1590"/>
    <w:rsid w:val="00CD7189"/>
    <w:rsid w:val="00CE085A"/>
    <w:rsid w:val="00CE0BA4"/>
    <w:rsid w:val="00CE2647"/>
    <w:rsid w:val="00CF18B5"/>
    <w:rsid w:val="00CF3BBE"/>
    <w:rsid w:val="00CF51EA"/>
    <w:rsid w:val="00CF5CD8"/>
    <w:rsid w:val="00D022F9"/>
    <w:rsid w:val="00D04C81"/>
    <w:rsid w:val="00D077FA"/>
    <w:rsid w:val="00D1068A"/>
    <w:rsid w:val="00D20874"/>
    <w:rsid w:val="00D362BA"/>
    <w:rsid w:val="00D4066A"/>
    <w:rsid w:val="00D41E8D"/>
    <w:rsid w:val="00D5248D"/>
    <w:rsid w:val="00D63CF9"/>
    <w:rsid w:val="00D66807"/>
    <w:rsid w:val="00D670FF"/>
    <w:rsid w:val="00D67327"/>
    <w:rsid w:val="00D839B8"/>
    <w:rsid w:val="00D8571E"/>
    <w:rsid w:val="00D87BF3"/>
    <w:rsid w:val="00D92B8D"/>
    <w:rsid w:val="00D95906"/>
    <w:rsid w:val="00DA1A0B"/>
    <w:rsid w:val="00DB0708"/>
    <w:rsid w:val="00DB56BE"/>
    <w:rsid w:val="00DC54F6"/>
    <w:rsid w:val="00DD53CE"/>
    <w:rsid w:val="00DD67B5"/>
    <w:rsid w:val="00DE2509"/>
    <w:rsid w:val="00DE3371"/>
    <w:rsid w:val="00DF0C47"/>
    <w:rsid w:val="00E038EE"/>
    <w:rsid w:val="00E04210"/>
    <w:rsid w:val="00E07720"/>
    <w:rsid w:val="00E15F0F"/>
    <w:rsid w:val="00E16B11"/>
    <w:rsid w:val="00E17250"/>
    <w:rsid w:val="00E343B7"/>
    <w:rsid w:val="00E40165"/>
    <w:rsid w:val="00E454A4"/>
    <w:rsid w:val="00E5046E"/>
    <w:rsid w:val="00E5242C"/>
    <w:rsid w:val="00E67FB0"/>
    <w:rsid w:val="00E70C13"/>
    <w:rsid w:val="00E70C47"/>
    <w:rsid w:val="00E76F1C"/>
    <w:rsid w:val="00E81C6B"/>
    <w:rsid w:val="00E9188B"/>
    <w:rsid w:val="00E9349F"/>
    <w:rsid w:val="00E93FDD"/>
    <w:rsid w:val="00EA13AD"/>
    <w:rsid w:val="00EB3E32"/>
    <w:rsid w:val="00EB5F6E"/>
    <w:rsid w:val="00EC0D32"/>
    <w:rsid w:val="00EC243D"/>
    <w:rsid w:val="00EC26CC"/>
    <w:rsid w:val="00EC2823"/>
    <w:rsid w:val="00EC36E3"/>
    <w:rsid w:val="00EC501D"/>
    <w:rsid w:val="00ED5A31"/>
    <w:rsid w:val="00EE33ED"/>
    <w:rsid w:val="00EE56DE"/>
    <w:rsid w:val="00EE61A0"/>
    <w:rsid w:val="00EF773B"/>
    <w:rsid w:val="00F14881"/>
    <w:rsid w:val="00F164B2"/>
    <w:rsid w:val="00F17B8B"/>
    <w:rsid w:val="00F206DC"/>
    <w:rsid w:val="00F22CC0"/>
    <w:rsid w:val="00F23954"/>
    <w:rsid w:val="00F3268B"/>
    <w:rsid w:val="00F41BAB"/>
    <w:rsid w:val="00F502B3"/>
    <w:rsid w:val="00F50A9C"/>
    <w:rsid w:val="00F530B7"/>
    <w:rsid w:val="00F6330E"/>
    <w:rsid w:val="00F63444"/>
    <w:rsid w:val="00F64422"/>
    <w:rsid w:val="00F6669D"/>
    <w:rsid w:val="00F71E33"/>
    <w:rsid w:val="00F7247B"/>
    <w:rsid w:val="00F74F98"/>
    <w:rsid w:val="00F804D2"/>
    <w:rsid w:val="00F81B16"/>
    <w:rsid w:val="00F8308B"/>
    <w:rsid w:val="00F87826"/>
    <w:rsid w:val="00F910D6"/>
    <w:rsid w:val="00F92895"/>
    <w:rsid w:val="00F933BE"/>
    <w:rsid w:val="00FA39AB"/>
    <w:rsid w:val="00FA5BD1"/>
    <w:rsid w:val="00FA5F50"/>
    <w:rsid w:val="00FB155A"/>
    <w:rsid w:val="00FC5151"/>
    <w:rsid w:val="00FC5FCD"/>
    <w:rsid w:val="00FD56F6"/>
    <w:rsid w:val="00FD76EF"/>
    <w:rsid w:val="00FE5499"/>
    <w:rsid w:val="00FF27FA"/>
    <w:rsid w:val="1A4B7E3D"/>
    <w:rsid w:val="244741EA"/>
    <w:rsid w:val="5C016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7CA60"/>
  <w15:docId w15:val="{0A9DBB0A-4147-47DB-8B6C-505B52B2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39"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21C6"/>
    <w:pPr>
      <w:spacing w:line="360" w:lineRule="auto"/>
      <w:ind w:firstLineChars="200" w:firstLine="200"/>
    </w:pPr>
    <w:rPr>
      <w:rFonts w:ascii="Times New Roman" w:eastAsia="仿宋" w:hAnsi="Times New Roman"/>
      <w:kern w:val="2"/>
      <w:sz w:val="28"/>
      <w:szCs w:val="22"/>
    </w:rPr>
  </w:style>
  <w:style w:type="paragraph" w:styleId="1">
    <w:name w:val="heading 1"/>
    <w:basedOn w:val="2"/>
    <w:next w:val="a"/>
    <w:link w:val="10"/>
    <w:uiPriority w:val="9"/>
    <w:qFormat/>
    <w:rsid w:val="003721C6"/>
    <w:pPr>
      <w:outlineLvl w:val="0"/>
    </w:pPr>
  </w:style>
  <w:style w:type="paragraph" w:styleId="2">
    <w:name w:val="heading 2"/>
    <w:basedOn w:val="a"/>
    <w:next w:val="a"/>
    <w:link w:val="20"/>
    <w:uiPriority w:val="9"/>
    <w:unhideWhenUsed/>
    <w:qFormat/>
    <w:rsid w:val="003721C6"/>
    <w:pPr>
      <w:snapToGrid w:val="0"/>
      <w:ind w:firstLineChars="0" w:firstLine="0"/>
      <w:jc w:val="both"/>
      <w:outlineLvl w:val="1"/>
    </w:pPr>
    <w:rPr>
      <w:rFonts w:eastAsiaTheme="majorEastAsia"/>
      <w:b/>
    </w:rPr>
  </w:style>
  <w:style w:type="paragraph" w:styleId="3">
    <w:name w:val="heading 3"/>
    <w:basedOn w:val="a"/>
    <w:next w:val="a"/>
    <w:link w:val="30"/>
    <w:uiPriority w:val="9"/>
    <w:unhideWhenUsed/>
    <w:qFormat/>
    <w:rsid w:val="006C216F"/>
    <w:pPr>
      <w:jc w:val="both"/>
      <w:outlineLvl w:val="2"/>
    </w:pPr>
    <w:rPr>
      <w:rFonts w:eastAsiaTheme="majorEastAsia"/>
      <w:b/>
      <w:szCs w:val="28"/>
    </w:rPr>
  </w:style>
  <w:style w:type="paragraph" w:styleId="4">
    <w:name w:val="heading 4"/>
    <w:basedOn w:val="3"/>
    <w:next w:val="a"/>
    <w:link w:val="40"/>
    <w:uiPriority w:val="9"/>
    <w:unhideWhenUsed/>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unhideWhenUsed/>
    <w:qFormat/>
    <w:rsid w:val="006407D1"/>
    <w:rPr>
      <w:kern w:val="0"/>
    </w:rPr>
  </w:style>
  <w:style w:type="character" w:styleId="a3">
    <w:name w:val="FollowedHyperlink"/>
    <w:basedOn w:val="a0"/>
    <w:uiPriority w:val="99"/>
    <w:semiHidden/>
    <w:unhideWhenUsed/>
    <w:rsid w:val="00055579"/>
    <w:rPr>
      <w:color w:val="800080" w:themeColor="followedHyperlink"/>
      <w:u w:val="single"/>
    </w:rPr>
  </w:style>
  <w:style w:type="paragraph" w:styleId="a4">
    <w:name w:val="List Paragraph"/>
    <w:basedOn w:val="a"/>
    <w:uiPriority w:val="99"/>
    <w:qFormat/>
    <w:rsid w:val="00CF18B5"/>
    <w:pPr>
      <w:spacing w:after="160" w:line="278" w:lineRule="auto"/>
      <w:ind w:left="106"/>
    </w:pPr>
    <w:rPr>
      <w:rFonts w:ascii="宋体" w:eastAsia="宋体" w:hAnsi="宋体" w:cs="宋体"/>
      <w:lang w:val="zh-CN" w:bidi="zh-CN"/>
    </w:rPr>
  </w:style>
  <w:style w:type="paragraph" w:styleId="TOC2">
    <w:name w:val="toc 2"/>
    <w:basedOn w:val="a"/>
    <w:next w:val="a"/>
    <w:uiPriority w:val="39"/>
    <w:unhideWhenUsed/>
    <w:qFormat/>
    <w:rsid w:val="006407D1"/>
    <w:rPr>
      <w:kern w:val="0"/>
    </w:rPr>
  </w:style>
  <w:style w:type="character" w:styleId="a5">
    <w:name w:val="Hyperlink"/>
    <w:basedOn w:val="a0"/>
    <w:uiPriority w:val="99"/>
    <w:unhideWhenUsed/>
    <w:qFormat/>
    <w:rPr>
      <w:color w:val="0000FF" w:themeColor="hyperlink"/>
      <w:u w:val="single"/>
    </w:rPr>
  </w:style>
  <w:style w:type="character" w:customStyle="1" w:styleId="a6">
    <w:name w:val="实施方案 宋体 字符"/>
    <w:basedOn w:val="a0"/>
    <w:link w:val="a7"/>
    <w:rsid w:val="005C60D7"/>
    <w:rPr>
      <w:rFonts w:ascii="Times New Roman" w:hAnsi="Times New Roman" w:cs="Times New Roman"/>
      <w:kern w:val="2"/>
      <w:sz w:val="24"/>
      <w:szCs w:val="22"/>
    </w:rPr>
  </w:style>
  <w:style w:type="paragraph" w:styleId="TOC3">
    <w:name w:val="toc 3"/>
    <w:basedOn w:val="a"/>
    <w:next w:val="a"/>
    <w:uiPriority w:val="39"/>
    <w:unhideWhenUsed/>
    <w:qFormat/>
    <w:rsid w:val="006407D1"/>
    <w:pPr>
      <w:ind w:firstLineChars="400" w:firstLine="400"/>
    </w:pPr>
    <w:rPr>
      <w:kern w:val="0"/>
    </w:rPr>
  </w:style>
  <w:style w:type="paragraph" w:customStyle="1" w:styleId="a8">
    <w:name w:val="文档正文"/>
    <w:basedOn w:val="a"/>
    <w:link w:val="a9"/>
    <w:qFormat/>
    <w:rsid w:val="00A42772"/>
    <w:pPr>
      <w:ind w:firstLine="480"/>
    </w:pPr>
    <w:rPr>
      <w:rFonts w:eastAsia="宋体" w:cs="Times New Roman"/>
      <w:sz w:val="24"/>
      <w:szCs w:val="24"/>
    </w:rPr>
  </w:style>
  <w:style w:type="paragraph" w:customStyle="1" w:styleId="a7">
    <w:name w:val="实施方案 宋体"/>
    <w:basedOn w:val="a"/>
    <w:link w:val="a6"/>
    <w:rsid w:val="005C60D7"/>
    <w:pPr>
      <w:ind w:firstLine="480"/>
    </w:pPr>
    <w:rPr>
      <w:rFonts w:cs="Times New Roman"/>
      <w:sz w:val="24"/>
    </w:rPr>
  </w:style>
  <w:style w:type="paragraph" w:customStyle="1" w:styleId="11">
    <w:name w:val="列出段落1"/>
    <w:basedOn w:val="a"/>
    <w:uiPriority w:val="34"/>
    <w:qFormat/>
    <w:pPr>
      <w:ind w:firstLine="420"/>
    </w:pPr>
  </w:style>
  <w:style w:type="paragraph" w:styleId="aa">
    <w:name w:val="footer"/>
    <w:basedOn w:val="a"/>
    <w:link w:val="ab"/>
    <w:uiPriority w:val="99"/>
    <w:unhideWhenUsed/>
    <w:qFormat/>
    <w:pPr>
      <w:tabs>
        <w:tab w:val="center" w:pos="4153"/>
        <w:tab w:val="right" w:pos="8306"/>
      </w:tabs>
      <w:snapToGrid w:val="0"/>
    </w:pPr>
    <w:rPr>
      <w:sz w:val="18"/>
      <w:szCs w:val="18"/>
    </w:rPr>
  </w:style>
  <w:style w:type="paragraph" w:customStyle="1" w:styleId="Style3">
    <w:name w:val="_Style 3"/>
    <w:basedOn w:val="a"/>
    <w:uiPriority w:val="34"/>
    <w:qFormat/>
    <w:pPr>
      <w:ind w:firstLine="420"/>
    </w:pPr>
  </w:style>
  <w:style w:type="character" w:customStyle="1" w:styleId="ac">
    <w:name w:val="页眉 字符"/>
    <w:basedOn w:val="a0"/>
    <w:link w:val="ad"/>
    <w:uiPriority w:val="99"/>
    <w:qFormat/>
    <w:rPr>
      <w:sz w:val="18"/>
      <w:szCs w:val="18"/>
    </w:rPr>
  </w:style>
  <w:style w:type="paragraph" w:styleId="ad">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ae">
    <w:name w:val="实施方案题注"/>
    <w:basedOn w:val="a"/>
    <w:link w:val="af"/>
    <w:rsid w:val="00F530B7"/>
    <w:pPr>
      <w:jc w:val="center"/>
    </w:pPr>
    <w:rPr>
      <w:rFonts w:cs="Times New Roman"/>
      <w:sz w:val="24"/>
    </w:rPr>
  </w:style>
  <w:style w:type="paragraph" w:styleId="af0">
    <w:name w:val="Balloon Text"/>
    <w:basedOn w:val="a"/>
    <w:link w:val="af1"/>
    <w:uiPriority w:val="99"/>
    <w:unhideWhenUsed/>
    <w:qFormat/>
    <w:rPr>
      <w:sz w:val="18"/>
      <w:szCs w:val="18"/>
    </w:rPr>
  </w:style>
  <w:style w:type="character" w:customStyle="1" w:styleId="af1">
    <w:name w:val="批注框文本 字符"/>
    <w:basedOn w:val="a0"/>
    <w:link w:val="af0"/>
    <w:uiPriority w:val="99"/>
    <w:semiHidden/>
    <w:qFormat/>
    <w:rPr>
      <w:rFonts w:eastAsia="仿宋"/>
      <w:sz w:val="18"/>
      <w:szCs w:val="18"/>
    </w:rPr>
  </w:style>
  <w:style w:type="character" w:customStyle="1" w:styleId="af2">
    <w:name w:val="题注 字符"/>
    <w:link w:val="af3"/>
    <w:uiPriority w:val="35"/>
    <w:rsid w:val="000A4D64"/>
    <w:rPr>
      <w:rFonts w:ascii="Times New Roman" w:hAnsi="Times New Roman" w:cstheme="majorBidi"/>
      <w:kern w:val="2"/>
      <w:sz w:val="24"/>
    </w:rPr>
  </w:style>
  <w:style w:type="paragraph" w:styleId="af3">
    <w:name w:val="caption"/>
    <w:basedOn w:val="a"/>
    <w:next w:val="a"/>
    <w:link w:val="af2"/>
    <w:uiPriority w:val="35"/>
    <w:unhideWhenUsed/>
    <w:qFormat/>
    <w:rsid w:val="000A4D64"/>
    <w:pPr>
      <w:jc w:val="center"/>
    </w:pPr>
    <w:rPr>
      <w:rFonts w:cstheme="majorBidi"/>
      <w:sz w:val="24"/>
      <w:szCs w:val="20"/>
    </w:rPr>
  </w:style>
  <w:style w:type="character" w:customStyle="1" w:styleId="ab">
    <w:name w:val="页脚 字符"/>
    <w:basedOn w:val="a0"/>
    <w:link w:val="aa"/>
    <w:uiPriority w:val="99"/>
    <w:rPr>
      <w:sz w:val="18"/>
      <w:szCs w:val="18"/>
    </w:rPr>
  </w:style>
  <w:style w:type="character" w:customStyle="1" w:styleId="a9">
    <w:name w:val="文档正文 字符"/>
    <w:basedOn w:val="a0"/>
    <w:link w:val="a8"/>
    <w:qFormat/>
    <w:rsid w:val="00A42772"/>
    <w:rPr>
      <w:rFonts w:ascii="Times New Roman" w:eastAsia="宋体" w:hAnsi="Times New Roman" w:cs="Times New Roman"/>
      <w:kern w:val="2"/>
      <w:sz w:val="24"/>
      <w:szCs w:val="24"/>
    </w:rPr>
  </w:style>
  <w:style w:type="character" w:customStyle="1" w:styleId="10">
    <w:name w:val="标题 1 字符"/>
    <w:basedOn w:val="a0"/>
    <w:link w:val="1"/>
    <w:uiPriority w:val="9"/>
    <w:rsid w:val="003721C6"/>
    <w:rPr>
      <w:rFonts w:ascii="Times New Roman" w:eastAsiaTheme="majorEastAsia" w:hAnsi="Times New Roman"/>
      <w:b/>
      <w:kern w:val="2"/>
      <w:sz w:val="28"/>
      <w:szCs w:val="22"/>
    </w:rPr>
  </w:style>
  <w:style w:type="paragraph" w:customStyle="1" w:styleId="TOC10">
    <w:name w:val="TOC 标题1"/>
    <w:basedOn w:val="1"/>
    <w:next w:val="a"/>
    <w:uiPriority w:val="39"/>
    <w:unhideWhenUsed/>
    <w:qFormat/>
    <w:pPr>
      <w:keepNext/>
      <w:keepLines/>
      <w:spacing w:line="276" w:lineRule="auto"/>
      <w:outlineLvl w:val="9"/>
    </w:pPr>
    <w:rPr>
      <w:rFonts w:asciiTheme="majorHAnsi" w:hAnsiTheme="majorHAnsi" w:cstheme="majorBidi"/>
      <w:bCs/>
      <w:color w:val="365F91" w:themeColor="accent1" w:themeShade="BF"/>
      <w:kern w:val="0"/>
    </w:rPr>
  </w:style>
  <w:style w:type="character" w:customStyle="1" w:styleId="af">
    <w:name w:val="实施方案题注 字符"/>
    <w:basedOn w:val="a0"/>
    <w:link w:val="ae"/>
    <w:rsid w:val="00F530B7"/>
    <w:rPr>
      <w:rFonts w:ascii="Times New Roman" w:eastAsia="仿宋" w:hAnsi="Times New Roman" w:cs="Times New Roman"/>
      <w:kern w:val="2"/>
      <w:sz w:val="24"/>
      <w:szCs w:val="22"/>
    </w:rPr>
  </w:style>
  <w:style w:type="character" w:customStyle="1" w:styleId="30">
    <w:name w:val="标题 3 字符"/>
    <w:basedOn w:val="a0"/>
    <w:link w:val="3"/>
    <w:uiPriority w:val="9"/>
    <w:qFormat/>
    <w:rsid w:val="006C216F"/>
    <w:rPr>
      <w:rFonts w:ascii="Times New Roman" w:eastAsiaTheme="majorEastAsia" w:hAnsi="Times New Roman"/>
      <w:b/>
      <w:kern w:val="2"/>
      <w:sz w:val="28"/>
      <w:szCs w:val="28"/>
    </w:rPr>
  </w:style>
  <w:style w:type="table" w:styleId="af4">
    <w:name w:val="Table Grid"/>
    <w:basedOn w:val="a1"/>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
    <w:name w:val="TOC Heading"/>
    <w:basedOn w:val="1"/>
    <w:next w:val="a"/>
    <w:uiPriority w:val="39"/>
    <w:unhideWhenUsed/>
    <w:qFormat/>
    <w:rsid w:val="00D87BF3"/>
    <w:pPr>
      <w:keepNext/>
      <w:keepLines/>
      <w:spacing w:before="240" w:line="259" w:lineRule="auto"/>
      <w:outlineLvl w:val="9"/>
    </w:pPr>
    <w:rPr>
      <w:rFonts w:asciiTheme="majorHAnsi" w:hAnsiTheme="majorHAnsi" w:cstheme="majorBidi"/>
      <w:b w:val="0"/>
      <w:color w:val="365F91" w:themeColor="accent1" w:themeShade="BF"/>
      <w:kern w:val="0"/>
      <w:sz w:val="32"/>
      <w:szCs w:val="32"/>
    </w:rPr>
  </w:style>
  <w:style w:type="paragraph" w:customStyle="1" w:styleId="af5">
    <w:name w:val="公式"/>
    <w:basedOn w:val="a"/>
    <w:link w:val="af6"/>
    <w:qFormat/>
    <w:rsid w:val="009966E5"/>
    <w:pPr>
      <w:tabs>
        <w:tab w:val="center" w:pos="4080"/>
        <w:tab w:val="right" w:pos="8640"/>
      </w:tabs>
      <w:adjustRightInd w:val="0"/>
      <w:snapToGrid w:val="0"/>
    </w:pPr>
    <w:rPr>
      <w:rFonts w:eastAsia="宋体" w:cs="Times New Roman"/>
      <w:sz w:val="24"/>
      <w:szCs w:val="21"/>
    </w:rPr>
  </w:style>
  <w:style w:type="character" w:customStyle="1" w:styleId="af6">
    <w:name w:val="公式 字符"/>
    <w:basedOn w:val="a0"/>
    <w:link w:val="af5"/>
    <w:locked/>
    <w:rsid w:val="009966E5"/>
    <w:rPr>
      <w:rFonts w:ascii="Times New Roman" w:eastAsia="宋体" w:hAnsi="Times New Roman" w:cs="Times New Roman"/>
      <w:kern w:val="2"/>
      <w:sz w:val="24"/>
      <w:szCs w:val="21"/>
    </w:rPr>
  </w:style>
  <w:style w:type="character" w:customStyle="1" w:styleId="20">
    <w:name w:val="标题 2 字符"/>
    <w:basedOn w:val="a0"/>
    <w:link w:val="2"/>
    <w:uiPriority w:val="9"/>
    <w:rsid w:val="003721C6"/>
    <w:rPr>
      <w:rFonts w:ascii="Times New Roman" w:eastAsiaTheme="majorEastAsia" w:hAnsi="Times New Roman"/>
      <w:b/>
      <w:kern w:val="2"/>
      <w:sz w:val="28"/>
      <w:szCs w:val="22"/>
    </w:rPr>
  </w:style>
  <w:style w:type="character" w:customStyle="1" w:styleId="40">
    <w:name w:val="标题 4 字符"/>
    <w:basedOn w:val="a0"/>
    <w:link w:val="4"/>
    <w:uiPriority w:val="9"/>
    <w:rPr>
      <w:rFonts w:eastAsia="仿宋"/>
      <w:sz w:val="28"/>
      <w:szCs w:val="28"/>
    </w:rPr>
  </w:style>
  <w:style w:type="paragraph" w:styleId="af7">
    <w:name w:val="annotation text"/>
    <w:basedOn w:val="a"/>
    <w:link w:val="af8"/>
    <w:uiPriority w:val="99"/>
    <w:semiHidden/>
    <w:unhideWhenUsed/>
  </w:style>
  <w:style w:type="character" w:customStyle="1" w:styleId="af8">
    <w:name w:val="批注文字 字符"/>
    <w:basedOn w:val="a0"/>
    <w:link w:val="af7"/>
    <w:uiPriority w:val="99"/>
    <w:semiHidden/>
    <w:rPr>
      <w:rFonts w:ascii="Times New Roman" w:hAnsi="Times New Roman"/>
      <w:kern w:val="2"/>
      <w:sz w:val="28"/>
      <w:szCs w:val="22"/>
    </w:rPr>
  </w:style>
  <w:style w:type="character" w:styleId="af9">
    <w:name w:val="annotation reference"/>
    <w:basedOn w:val="a0"/>
    <w:uiPriority w:val="99"/>
    <w:semiHidden/>
    <w:unhideWhenUsed/>
    <w:rPr>
      <w:sz w:val="21"/>
      <w:szCs w:val="21"/>
    </w:rPr>
  </w:style>
  <w:style w:type="paragraph" w:styleId="afa">
    <w:name w:val="annotation subject"/>
    <w:basedOn w:val="af7"/>
    <w:next w:val="af7"/>
    <w:link w:val="afb"/>
    <w:uiPriority w:val="99"/>
    <w:semiHidden/>
    <w:unhideWhenUsed/>
    <w:rsid w:val="008D3215"/>
    <w:rPr>
      <w:b/>
      <w:bCs/>
    </w:rPr>
  </w:style>
  <w:style w:type="character" w:customStyle="1" w:styleId="afb">
    <w:name w:val="批注主题 字符"/>
    <w:basedOn w:val="af8"/>
    <w:link w:val="afa"/>
    <w:uiPriority w:val="99"/>
    <w:semiHidden/>
    <w:rsid w:val="008D3215"/>
    <w:rPr>
      <w:rFonts w:ascii="Times New Roman" w:eastAsia="仿宋" w:hAnsi="Times New Roman"/>
      <w:b/>
      <w:bCs/>
      <w:kern w:val="2"/>
      <w:sz w:val="28"/>
      <w:szCs w:val="22"/>
    </w:rPr>
  </w:style>
  <w:style w:type="paragraph" w:styleId="afc">
    <w:name w:val="Date"/>
    <w:basedOn w:val="a"/>
    <w:next w:val="a"/>
    <w:link w:val="afd"/>
    <w:uiPriority w:val="99"/>
    <w:semiHidden/>
    <w:unhideWhenUsed/>
    <w:rsid w:val="000A270B"/>
    <w:pPr>
      <w:ind w:leftChars="2500" w:left="100"/>
    </w:pPr>
  </w:style>
  <w:style w:type="character" w:customStyle="1" w:styleId="afd">
    <w:name w:val="日期 字符"/>
    <w:basedOn w:val="a0"/>
    <w:link w:val="afc"/>
    <w:uiPriority w:val="99"/>
    <w:semiHidden/>
    <w:rsid w:val="000A270B"/>
    <w:rPr>
      <w:rFonts w:ascii="Times New Roman" w:eastAsia="仿宋" w:hAnsi="Times New Roman"/>
      <w:kern w:val="2"/>
      <w:sz w:val="28"/>
      <w:szCs w:val="22"/>
    </w:rPr>
  </w:style>
  <w:style w:type="paragraph" w:customStyle="1" w:styleId="21">
    <w:name w:val="表格内容2"/>
    <w:basedOn w:val="a"/>
    <w:link w:val="22"/>
    <w:qFormat/>
    <w:rsid w:val="00500E4B"/>
    <w:pPr>
      <w:widowControl w:val="0"/>
      <w:jc w:val="both"/>
    </w:pPr>
    <w:rPr>
      <w:rFonts w:ascii="仿宋" w:hAnsi="仿宋" w:cs="Times New Roman"/>
      <w:noProof/>
      <w:color w:val="000000"/>
      <w:sz w:val="20"/>
      <w:szCs w:val="28"/>
    </w:rPr>
  </w:style>
  <w:style w:type="character" w:customStyle="1" w:styleId="22">
    <w:name w:val="表格内容2 字符"/>
    <w:basedOn w:val="a0"/>
    <w:link w:val="21"/>
    <w:rsid w:val="00500E4B"/>
    <w:rPr>
      <w:rFonts w:ascii="仿宋" w:eastAsia="仿宋" w:hAnsi="仿宋" w:cs="Times New Roman"/>
      <w:noProof/>
      <w:color w:val="000000"/>
      <w:kern w:val="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oleObject" Target="embeddings/oleObject1.bin"/><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package" Target="embeddings/Microsoft_Visio_Drawing.vsdx"/><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emf"/><Relationship Id="rId30" Type="http://schemas.openxmlformats.org/officeDocument/2006/relationships/package" Target="embeddings/Microsoft_Visio_Drawing1.vsdx"/><Relationship Id="rId35" Type="http://schemas.openxmlformats.org/officeDocument/2006/relationships/oleObject" Target="embeddings/oleObject3.bin"/><Relationship Id="rId43"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oleObject" Target="embeddings/oleObject2.bin"/><Relationship Id="rId38" Type="http://schemas.openxmlformats.org/officeDocument/2006/relationships/image" Target="media/image20.png"/><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81DAA-FEC4-4DD3-BD33-274DF0E0F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65</Pages>
  <Words>5267</Words>
  <Characters>30024</Characters>
  <Application>Microsoft Office Word</Application>
  <DocSecurity>0</DocSecurity>
  <Lines>250</Lines>
  <Paragraphs>70</Paragraphs>
  <ScaleCrop>false</ScaleCrop>
  <Company/>
  <LinksUpToDate>false</LinksUpToDate>
  <CharactersWithSpaces>35221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久越 鄢</cp:lastModifiedBy>
  <cp:revision>2</cp:revision>
  <dcterms:created xsi:type="dcterms:W3CDTF">2025-04-18T09:15:00Z</dcterms:created>
  <dcterms:modified xsi:type="dcterms:W3CDTF">2025-04-18T09:15:00Z</dcterms:modified>
</cp:coreProperties>
</file>